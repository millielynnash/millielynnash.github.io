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495378" w14:textId="00C76B38" w:rsidR="00527A65" w:rsidRDefault="00527A65" w:rsidP="00527A65"/>
    <w:p w14:paraId="2313CDD4" w14:textId="77777777" w:rsidR="00527A65" w:rsidRDefault="00527A65" w:rsidP="00527A65"/>
    <w:p w14:paraId="64D038AE" w14:textId="4A687394" w:rsidR="1D10472D" w:rsidRDefault="1D10472D" w:rsidP="5D6D246A">
      <w:pPr>
        <w:jc w:val="center"/>
      </w:pPr>
      <w:r>
        <w:t xml:space="preserve">Balancing Differentiation in the Presence of </w:t>
      </w:r>
      <w:r w:rsidR="006D3051">
        <w:t xml:space="preserve">Romantic </w:t>
      </w:r>
      <w:r>
        <w:t>Relationships</w:t>
      </w:r>
      <w:r w:rsidR="005F3CD2">
        <w:t xml:space="preserve"> After </w:t>
      </w:r>
      <w:r w:rsidR="004C3594">
        <w:t xml:space="preserve">Adverse </w:t>
      </w:r>
      <w:r w:rsidR="006D3051">
        <w:t>Childhood</w:t>
      </w:r>
      <w:r w:rsidR="004C3594">
        <w:t xml:space="preserve"> Experiences</w:t>
      </w:r>
    </w:p>
    <w:p w14:paraId="349F6B09" w14:textId="77777777" w:rsidR="00527A65" w:rsidRDefault="00527A65" w:rsidP="00527A65"/>
    <w:p w14:paraId="62DA03A5" w14:textId="77777777" w:rsidR="00527A65" w:rsidRDefault="00527A65" w:rsidP="00527A65"/>
    <w:p w14:paraId="60CAC6CD" w14:textId="3B7D0CAE" w:rsidR="00527A65" w:rsidRDefault="00402805" w:rsidP="00527A65">
      <w:pPr>
        <w:jc w:val="center"/>
      </w:pPr>
      <w:r>
        <w:t>Thesis</w:t>
      </w:r>
    </w:p>
    <w:p w14:paraId="5E399BF5" w14:textId="77777777" w:rsidR="00527A65" w:rsidRDefault="00527A65" w:rsidP="00527A65"/>
    <w:p w14:paraId="6320FF03" w14:textId="6E973D23" w:rsidR="00527A65" w:rsidRDefault="00527A65" w:rsidP="00527A65">
      <w:pPr>
        <w:jc w:val="center"/>
      </w:pPr>
      <w:r>
        <w:t xml:space="preserve">Presented in Partial Fulfillment of the Requirements for the Degree </w:t>
      </w:r>
      <w:r w:rsidR="006D3051">
        <w:t>Master of Science</w:t>
      </w:r>
      <w:r>
        <w:t xml:space="preserve"> in the Graduate School of The Ohio State University</w:t>
      </w:r>
    </w:p>
    <w:p w14:paraId="03E3FD58" w14:textId="77777777" w:rsidR="00527A65" w:rsidRDefault="00527A65" w:rsidP="00527A65">
      <w:pPr>
        <w:jc w:val="center"/>
      </w:pPr>
    </w:p>
    <w:p w14:paraId="5C7AD7FB" w14:textId="77777777" w:rsidR="00527A65" w:rsidRDefault="00527A65" w:rsidP="00527A65">
      <w:pPr>
        <w:jc w:val="center"/>
      </w:pPr>
      <w:r>
        <w:t>By</w:t>
      </w:r>
    </w:p>
    <w:p w14:paraId="6FBCAF2B" w14:textId="3A001330" w:rsidR="00527A65" w:rsidRDefault="00B545E9" w:rsidP="00527A65">
      <w:pPr>
        <w:jc w:val="center"/>
      </w:pPr>
      <w:r>
        <w:t>Millie Lynn Ash</w:t>
      </w:r>
    </w:p>
    <w:p w14:paraId="3498EF8B" w14:textId="53EED5F3" w:rsidR="00527A65" w:rsidRPr="000F1DB4" w:rsidRDefault="00527A65" w:rsidP="00527A65">
      <w:pPr>
        <w:jc w:val="center"/>
      </w:pPr>
      <w:r w:rsidRPr="000F1DB4">
        <w:t xml:space="preserve">Graduate Program in </w:t>
      </w:r>
      <w:r w:rsidR="00065CD2" w:rsidRPr="00065CD2">
        <w:rPr>
          <w:color w:val="000000" w:themeColor="text1"/>
        </w:rPr>
        <w:t>Human Development and Family Science</w:t>
      </w:r>
    </w:p>
    <w:p w14:paraId="6A2A8920" w14:textId="77777777" w:rsidR="00527A65" w:rsidRDefault="00527A65" w:rsidP="00527A65">
      <w:pPr>
        <w:jc w:val="center"/>
      </w:pPr>
    </w:p>
    <w:p w14:paraId="7CDB8476" w14:textId="77777777" w:rsidR="00527A65" w:rsidRDefault="00527A65" w:rsidP="00527A65">
      <w:pPr>
        <w:jc w:val="center"/>
      </w:pPr>
      <w:r>
        <w:t>The Ohio State University</w:t>
      </w:r>
    </w:p>
    <w:p w14:paraId="0C759C08" w14:textId="321EE51F" w:rsidR="00527A65" w:rsidRDefault="000D5E18" w:rsidP="00527A65">
      <w:pPr>
        <w:jc w:val="center"/>
      </w:pPr>
      <w:r>
        <w:t>2025</w:t>
      </w:r>
    </w:p>
    <w:p w14:paraId="16EF8772" w14:textId="77777777" w:rsidR="00527A65" w:rsidRDefault="00527A65" w:rsidP="00527A65">
      <w:pPr>
        <w:jc w:val="center"/>
      </w:pPr>
    </w:p>
    <w:p w14:paraId="73F671C8" w14:textId="7E276FE8" w:rsidR="00527A65" w:rsidRDefault="00335623" w:rsidP="670430C7">
      <w:pPr>
        <w:jc w:val="center"/>
      </w:pPr>
      <w:r>
        <w:t>Thesis</w:t>
      </w:r>
      <w:r w:rsidR="00527A65">
        <w:t xml:space="preserve"> </w:t>
      </w:r>
      <w:r w:rsidR="00F259C6">
        <w:t>Committee</w:t>
      </w:r>
    </w:p>
    <w:p w14:paraId="35D8F86C" w14:textId="38FE49E2" w:rsidR="00527A65" w:rsidRDefault="791214BE" w:rsidP="670430C7">
      <w:pPr>
        <w:jc w:val="center"/>
      </w:pPr>
      <w:r>
        <w:t>Dr. Suzanne Bartle-Haring</w:t>
      </w:r>
      <w:r w:rsidR="00527A65">
        <w:t>, Advisor</w:t>
      </w:r>
    </w:p>
    <w:p w14:paraId="47BFF63E" w14:textId="7DED67D5" w:rsidR="00527A65" w:rsidRDefault="41F313AB" w:rsidP="670430C7">
      <w:pPr>
        <w:jc w:val="center"/>
      </w:pPr>
      <w:r>
        <w:t>Dr. Ashley Landers, Committee Member</w:t>
      </w:r>
      <w:r>
        <w:br w:type="page"/>
      </w:r>
    </w:p>
    <w:p w14:paraId="2A568FDA" w14:textId="77777777" w:rsidR="00527A65" w:rsidRDefault="00527A65" w:rsidP="00527A65"/>
    <w:p w14:paraId="55D9642D" w14:textId="77777777" w:rsidR="00527A65" w:rsidRDefault="00527A65" w:rsidP="00527A65"/>
    <w:p w14:paraId="0FE50537" w14:textId="77777777" w:rsidR="00527A65" w:rsidRDefault="00527A65" w:rsidP="00527A65"/>
    <w:p w14:paraId="6005D3EA" w14:textId="77777777" w:rsidR="00527A65" w:rsidRDefault="00527A65" w:rsidP="00527A65"/>
    <w:p w14:paraId="5A9F960B" w14:textId="77777777" w:rsidR="00527A65" w:rsidRDefault="00527A65" w:rsidP="00527A65"/>
    <w:p w14:paraId="374BFC43" w14:textId="77777777" w:rsidR="00527A65" w:rsidRDefault="00527A65" w:rsidP="00527A65"/>
    <w:p w14:paraId="79196F20" w14:textId="77777777" w:rsidR="00527A65" w:rsidRDefault="00527A65" w:rsidP="00527A65"/>
    <w:p w14:paraId="5FC92831" w14:textId="77777777" w:rsidR="00527A65" w:rsidRDefault="00527A65" w:rsidP="00527A65"/>
    <w:p w14:paraId="4317CC86" w14:textId="77777777" w:rsidR="00527A65" w:rsidRDefault="00527A65" w:rsidP="00527A65">
      <w:pPr>
        <w:jc w:val="center"/>
      </w:pPr>
      <w:r>
        <w:t>Copyrighted by</w:t>
      </w:r>
    </w:p>
    <w:p w14:paraId="56715803" w14:textId="79CA380F" w:rsidR="26630B6B" w:rsidRDefault="26630B6B" w:rsidP="7AA4C9ED">
      <w:pPr>
        <w:jc w:val="center"/>
      </w:pPr>
      <w:r>
        <w:t>Millie Lynn Ash</w:t>
      </w:r>
    </w:p>
    <w:p w14:paraId="4A2F9F16" w14:textId="3F01AD22" w:rsidR="00527A65" w:rsidRDefault="7436B759" w:rsidP="00527A65">
      <w:pPr>
        <w:jc w:val="center"/>
      </w:pPr>
      <w:r>
        <w:t>2025</w:t>
      </w:r>
    </w:p>
    <w:p w14:paraId="1FF6EEE8" w14:textId="77777777" w:rsidR="00527A65" w:rsidRDefault="00527A65" w:rsidP="00527A65"/>
    <w:p w14:paraId="5F37F194" w14:textId="77777777" w:rsidR="00185AC8" w:rsidRDefault="0077693B" w:rsidP="00527A65">
      <w:r>
        <w:rPr>
          <w:noProof/>
        </w:rPr>
        <mc:AlternateContent>
          <mc:Choice Requires="wps">
            <w:drawing>
              <wp:anchor distT="0" distB="0" distL="114300" distR="114300" simplePos="0" relativeHeight="251658240" behindDoc="0" locked="0" layoutInCell="1" allowOverlap="1" wp14:anchorId="0B76992D" wp14:editId="5FDF0CAB">
                <wp:simplePos x="0" y="0"/>
                <wp:positionH relativeFrom="margin">
                  <wp:align>center</wp:align>
                </wp:positionH>
                <wp:positionV relativeFrom="page">
                  <wp:posOffset>8646168</wp:posOffset>
                </wp:positionV>
                <wp:extent cx="272005" cy="34724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72005" cy="347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19F83C" w14:textId="77777777" w:rsidR="0004216D" w:rsidRDefault="000421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B76992D" id="_x0000_t202" coordsize="21600,21600" o:spt="202" path="m,l,21600r21600,l21600,xe">
                <v:stroke joinstyle="miter"/>
                <v:path gradientshapeok="t" o:connecttype="rect"/>
              </v:shapetype>
              <v:shape id="Text Box 15" o:spid="_x0000_s1026" type="#_x0000_t202" style="position:absolute;margin-left:0;margin-top:680.8pt;width:21.4pt;height:27.35pt;z-index:251658240;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" fillcolor="white [3201]" stroked="f" strokeweight=".5pt">
                <v:textbox>
                  <w:txbxContent>
                    <w:p w14:paraId="1619F83C" w14:textId="77777777" w:rsidR="0004216D" w:rsidRDefault="0004216D"/>
                  </w:txbxContent>
                </v:textbox>
                <w10:wrap anchorx="margin" anchory="page"/>
              </v:shape>
            </w:pict>
          </mc:Fallback>
        </mc:AlternateContent>
      </w:r>
    </w:p>
    <w:p w14:paraId="003B968F" w14:textId="77777777" w:rsidR="00527A65" w:rsidRDefault="00527A65" w:rsidP="00527A65">
      <w:pPr>
        <w:sectPr w:rsidR="00527A65" w:rsidSect="004D6A3D">
          <w:headerReference w:type="default" r:id="rId8"/>
          <w:footerReference w:type="default" r:id="rId9"/>
          <w:pgSz w:w="12240" w:h="15840"/>
          <w:pgMar w:top="1440" w:right="1440" w:bottom="1440" w:left="2160" w:header="720" w:footer="1584" w:gutter="0"/>
          <w:cols w:space="720"/>
          <w:docGrid w:linePitch="360"/>
        </w:sectPr>
      </w:pPr>
    </w:p>
    <w:p w14:paraId="090B8C9F" w14:textId="77777777" w:rsidR="00527A65" w:rsidRDefault="00527A65" w:rsidP="00185AC8">
      <w:pPr>
        <w:pStyle w:val="Heading1"/>
      </w:pPr>
      <w:bookmarkStart w:id="0" w:name="_Toc190009177"/>
      <w:r>
        <w:lastRenderedPageBreak/>
        <w:t>Abstract</w:t>
      </w:r>
      <w:bookmarkEnd w:id="0"/>
    </w:p>
    <w:p w14:paraId="1B1E6ABC" w14:textId="79E7D910" w:rsidR="00527A65" w:rsidRDefault="4ABA5805" w:rsidP="00527A65">
      <w:r w:rsidRPr="1A2B4744">
        <w:rPr>
          <w:b/>
          <w:bCs/>
        </w:rPr>
        <w:t>Objective</w:t>
      </w:r>
      <w:r>
        <w:t xml:space="preserve">: </w:t>
      </w:r>
      <w:r w:rsidR="00623461">
        <w:t xml:space="preserve">This study examined how childhood neglect influences romantic relationship satisfaction through differentiation of self (separateness and connectedness) and demand-withdraw (DW) communication patterns in couples. </w:t>
      </w:r>
      <w:r w:rsidR="57A3FF0B">
        <w:t xml:space="preserve"> </w:t>
      </w:r>
    </w:p>
    <w:p w14:paraId="562F6EC7" w14:textId="12BAAFA5" w:rsidR="4ABA5805" w:rsidRDefault="4ABA5805" w:rsidP="1A2B4744">
      <w:r w:rsidRPr="1A2B4744">
        <w:rPr>
          <w:b/>
          <w:bCs/>
        </w:rPr>
        <w:t>Background</w:t>
      </w:r>
      <w:r w:rsidRPr="1A2B4744">
        <w:t>:</w:t>
      </w:r>
      <w:r w:rsidR="2818D418" w:rsidRPr="1A2B4744">
        <w:t xml:space="preserve"> </w:t>
      </w:r>
      <w:r w:rsidR="00623461">
        <w:t xml:space="preserve">Bowen’s Family Systems Theory (Bowen, 1978) posits that differentiation serves as a protective factor against relationship distress, while emotional fusion (low differentiation) </w:t>
      </w:r>
      <w:r w:rsidR="005560FD">
        <w:t>increases susceptibility to conflictual communication patterns such as demand-withdraw. Childhood neglect, a form of relational trauma, may weaken differentiation</w:t>
      </w:r>
      <w:r w:rsidR="0068425C">
        <w:t xml:space="preserve"> and increase vulnerability to maladaptive communication behaviors, resulting in lower relationship satisfaction. </w:t>
      </w:r>
    </w:p>
    <w:p w14:paraId="7C862440" w14:textId="4A3B32B4" w:rsidR="4ABA5805" w:rsidRDefault="4ABA5805" w:rsidP="1A2B4744">
      <w:r w:rsidRPr="1A2B4744">
        <w:rPr>
          <w:b/>
          <w:bCs/>
        </w:rPr>
        <w:t>Method</w:t>
      </w:r>
      <w:r w:rsidRPr="1A2B4744">
        <w:t>:</w:t>
      </w:r>
      <w:r w:rsidR="785AF328" w:rsidRPr="1A2B4744">
        <w:t xml:space="preserve"> </w:t>
      </w:r>
      <w:r w:rsidR="0068425C">
        <w:t>We employed Actor-Partner</w:t>
      </w:r>
      <w:r w:rsidR="785AF328" w:rsidRPr="1A2B4744">
        <w:t xml:space="preserve"> </w:t>
      </w:r>
      <w:r w:rsidR="0068425C">
        <w:t>Interdependence Model with Moderation (APIMoM) analyses</w:t>
      </w:r>
      <w:r w:rsidR="00A430B5">
        <w:t xml:space="preserve"> with data from 91 clinical couples to assess the actor and partner effects of childhood neglect, differentiation of self, and DW behaviors on relationship satisfaction. </w:t>
      </w:r>
    </w:p>
    <w:p w14:paraId="43B57746" w14:textId="05C2F8F9" w:rsidR="4ABA5805" w:rsidRDefault="4ABA5805" w:rsidP="670430C7">
      <w:r w:rsidRPr="670430C7">
        <w:rPr>
          <w:b/>
          <w:bCs/>
        </w:rPr>
        <w:t>Results</w:t>
      </w:r>
      <w:r w:rsidRPr="670430C7">
        <w:t>:</w:t>
      </w:r>
      <w:r w:rsidR="00A430B5">
        <w:t xml:space="preserve"> Childhood </w:t>
      </w:r>
      <w:r w:rsidR="00E90020">
        <w:t>neglect</w:t>
      </w:r>
      <w:r w:rsidR="00A430B5">
        <w:t xml:space="preserve"> significantly predicted higher engagement in DW behaviors for both partners, which in turn predicted lower relationship satisfaction. Differentiation of </w:t>
      </w:r>
      <w:proofErr w:type="spellStart"/>
      <w:r w:rsidR="00A430B5">
        <w:t>self moderated</w:t>
      </w:r>
      <w:proofErr w:type="spellEnd"/>
      <w:r w:rsidR="00A430B5">
        <w:t xml:space="preserve"> and mediated these pathways: higher separateness served as a buffer </w:t>
      </w:r>
      <w:r w:rsidR="00A430B5">
        <w:lastRenderedPageBreak/>
        <w:t xml:space="preserve">against the impact of neglect, while higher connectedness increase DW behaviors and mediated the relationship between neglect and lower relationship satisfaction. Gendered asymmetries emerged with Partner 2’s (predominantly women) DW behaviors were more predictive of both partners’ satisfaction than Partner 1’s (predominantly men) DW behaviors, highlighting the role of gendered relational expectations in shaping </w:t>
      </w:r>
      <w:r w:rsidR="00E04769">
        <w:t xml:space="preserve">communication patterns. </w:t>
      </w:r>
    </w:p>
    <w:p w14:paraId="58C7FE18" w14:textId="2751DC12" w:rsidR="4ABA5805" w:rsidRDefault="4ABA5805" w:rsidP="670430C7">
      <w:r w:rsidRPr="670430C7">
        <w:rPr>
          <w:b/>
          <w:bCs/>
        </w:rPr>
        <w:t>Conclusion</w:t>
      </w:r>
      <w:r w:rsidRPr="670430C7">
        <w:t>:</w:t>
      </w:r>
      <w:r w:rsidR="00E04769">
        <w:t xml:space="preserve"> The findings advance Bowenian theory by demonstrated that differentiation of self operates as both an intrapersonal and dyadic process influencing relationship outcomes. Differentiation of </w:t>
      </w:r>
      <w:proofErr w:type="spellStart"/>
      <w:r w:rsidR="00E04769">
        <w:t>self emerged</w:t>
      </w:r>
      <w:proofErr w:type="spellEnd"/>
      <w:r w:rsidR="00E04769">
        <w:t xml:space="preserve"> as a </w:t>
      </w:r>
      <w:r w:rsidR="00DE2DB1">
        <w:t>primary mechanism linking childhood trauma to</w:t>
      </w:r>
      <w:r w:rsidR="008C380B">
        <w:t xml:space="preserve"> dysfunctional communication patterns and relationship distress. Clinical implications highlight the need for differentiation-focused</w:t>
      </w:r>
      <w:r w:rsidR="007B21CC">
        <w:t xml:space="preserve"> and trauma-informed interventions, with attention to gender-sensitive approaches to emotional engagement and conflict resolution.</w:t>
      </w:r>
    </w:p>
    <w:p w14:paraId="1C181E7B" w14:textId="18DEB833" w:rsidR="670430C7" w:rsidRDefault="670430C7" w:rsidP="670430C7"/>
    <w:p w14:paraId="286C8FA0" w14:textId="0C546926" w:rsidR="4ABA5805" w:rsidRDefault="4ABA5805" w:rsidP="670430C7">
      <w:pPr>
        <w:rPr>
          <w:i/>
          <w:iCs/>
        </w:rPr>
      </w:pPr>
      <w:r w:rsidRPr="670430C7">
        <w:rPr>
          <w:b/>
          <w:bCs/>
        </w:rPr>
        <w:t>Keywords</w:t>
      </w:r>
      <w:r w:rsidRPr="670430C7">
        <w:t xml:space="preserve">: </w:t>
      </w:r>
      <w:r w:rsidRPr="670430C7">
        <w:rPr>
          <w:i/>
          <w:iCs/>
        </w:rPr>
        <w:t>Relationship Satisfaction, Differentiation of Self, Dem</w:t>
      </w:r>
      <w:r w:rsidR="1EF1F710" w:rsidRPr="670430C7">
        <w:rPr>
          <w:i/>
          <w:iCs/>
        </w:rPr>
        <w:t>a</w:t>
      </w:r>
      <w:r w:rsidRPr="670430C7">
        <w:rPr>
          <w:i/>
          <w:iCs/>
        </w:rPr>
        <w:t>nd-Withdraw</w:t>
      </w:r>
      <w:r w:rsidR="4094E70E" w:rsidRPr="670430C7">
        <w:rPr>
          <w:i/>
          <w:iCs/>
        </w:rPr>
        <w:t>, Actor-Partner Interaction Model</w:t>
      </w:r>
      <w:r w:rsidR="007B21CC">
        <w:rPr>
          <w:i/>
          <w:iCs/>
        </w:rPr>
        <w:t>, Bowen Family Systems Theory</w:t>
      </w:r>
      <w:r w:rsidR="00E90020">
        <w:rPr>
          <w:i/>
          <w:iCs/>
        </w:rPr>
        <w:t>, Childhood Neglect</w:t>
      </w:r>
    </w:p>
    <w:p w14:paraId="78F16E46" w14:textId="77777777" w:rsidR="00527A65" w:rsidRDefault="00527A65" w:rsidP="00527A65"/>
    <w:p w14:paraId="61206907" w14:textId="77777777" w:rsidR="00527A65" w:rsidRDefault="00527A65" w:rsidP="00527A65"/>
    <w:p w14:paraId="336A21DD" w14:textId="77777777" w:rsidR="00527A65" w:rsidRDefault="00527A65" w:rsidP="00527A65"/>
    <w:p w14:paraId="09A1D97B" w14:textId="77777777" w:rsidR="00527A65" w:rsidRDefault="00527A65" w:rsidP="00527A65"/>
    <w:p w14:paraId="2120EE05" w14:textId="77777777" w:rsidR="00527A65" w:rsidRDefault="00527A65" w:rsidP="00527A65"/>
    <w:p w14:paraId="4D56DEAA" w14:textId="04B1C2D6" w:rsidR="00527A65" w:rsidRDefault="00527A65" w:rsidP="1A2B4744">
      <w:pPr>
        <w:sectPr w:rsidR="00527A65" w:rsidSect="004D6A3D">
          <w:headerReference w:type="default" r:id="rId10"/>
          <w:pgSz w:w="12240" w:h="15840"/>
          <w:pgMar w:top="1440" w:right="1440" w:bottom="1440" w:left="2160" w:header="720" w:footer="1584" w:gutter="0"/>
          <w:pgNumType w:fmt="lowerRoman" w:start="2"/>
          <w:cols w:space="720"/>
          <w:docGrid w:linePitch="360"/>
        </w:sectPr>
      </w:pPr>
    </w:p>
    <w:p w14:paraId="6167B78C" w14:textId="4A8F7137" w:rsidR="00527A65" w:rsidRDefault="00527A65" w:rsidP="002847AD">
      <w:pPr>
        <w:pStyle w:val="Heading1"/>
      </w:pPr>
      <w:bookmarkStart w:id="1" w:name="_Toc190009178"/>
      <w:r>
        <w:lastRenderedPageBreak/>
        <w:t>Dedicati</w:t>
      </w:r>
      <w:r w:rsidR="002847AD">
        <w:t>on</w:t>
      </w:r>
      <w:bookmarkEnd w:id="1"/>
    </w:p>
    <w:p w14:paraId="3E45916E" w14:textId="73A90294" w:rsidR="3416BCF7" w:rsidRDefault="3416BCF7" w:rsidP="61BEE364">
      <w:pPr>
        <w:jc w:val="center"/>
        <w:sectPr w:rsidR="3416BCF7" w:rsidSect="004D6A3D">
          <w:headerReference w:type="default" r:id="rId11"/>
          <w:pgSz w:w="12240" w:h="15840"/>
          <w:pgMar w:top="1440" w:right="1440" w:bottom="1440" w:left="2160" w:header="720" w:footer="1584" w:gutter="0"/>
          <w:pgNumType w:fmt="lowerRoman"/>
          <w:cols w:space="720"/>
          <w:docGrid w:linePitch="360"/>
        </w:sectPr>
      </w:pPr>
      <w:r>
        <w:t>Dedicated to Alex</w:t>
      </w:r>
      <w:r w:rsidR="24088BD4">
        <w:t>ander</w:t>
      </w:r>
      <w:r w:rsidR="32516427">
        <w:t>,</w:t>
      </w:r>
      <w:r w:rsidR="24088BD4">
        <w:t xml:space="preserve"> Gabriel</w:t>
      </w:r>
      <w:r w:rsidR="343190F5">
        <w:t>, Wolfgang</w:t>
      </w:r>
      <w:r w:rsidR="7A78A8FC">
        <w:t xml:space="preserve">, and Grant </w:t>
      </w:r>
      <w:r w:rsidR="24088BD4">
        <w:t>who supported me every step of the way</w:t>
      </w:r>
      <w:r w:rsidR="2DEECAAB">
        <w:t xml:space="preserve">, and to those we lost </w:t>
      </w:r>
      <w:r w:rsidR="6F1EC89C">
        <w:t>on</w:t>
      </w:r>
      <w:r w:rsidR="2DEECAAB">
        <w:t xml:space="preserve"> </w:t>
      </w:r>
      <w:r w:rsidR="4A5D930A">
        <w:t>our journe</w:t>
      </w:r>
      <w:r w:rsidR="2DEECAAB">
        <w:t>y</w:t>
      </w:r>
      <w:r w:rsidR="24088BD4">
        <w:t>.</w:t>
      </w:r>
      <w:r w:rsidR="5F0C8343">
        <w:t xml:space="preserve"> T</w:t>
      </w:r>
      <w:r w:rsidR="70D23D48">
        <w:t xml:space="preserve">o my </w:t>
      </w:r>
      <w:r w:rsidR="1DD51387">
        <w:t>grandfather</w:t>
      </w:r>
      <w:r w:rsidR="5243A836">
        <w:t xml:space="preserve"> who made me who I am</w:t>
      </w:r>
      <w:r w:rsidR="362E68FD">
        <w:t xml:space="preserve"> and </w:t>
      </w:r>
      <w:r w:rsidR="3F9475F1">
        <w:t>will never be forgotten.</w:t>
      </w:r>
      <w:r w:rsidR="5820E9A0">
        <w:t xml:space="preserve"> </w:t>
      </w:r>
      <w:r w:rsidR="2BD18DB6">
        <w:t>And t</w:t>
      </w:r>
      <w:r w:rsidR="5820E9A0">
        <w:t>o Laura and Reynold</w:t>
      </w:r>
      <w:r w:rsidR="256CA807">
        <w:t>s</w:t>
      </w:r>
      <w:r w:rsidR="4FF3A497">
        <w:t xml:space="preserve">, the women who inspire me </w:t>
      </w:r>
      <w:r w:rsidR="5CF61EC2">
        <w:t>and are my greatest blessing</w:t>
      </w:r>
      <w:r w:rsidR="4FF3A497">
        <w:t>.</w:t>
      </w:r>
    </w:p>
    <w:p w14:paraId="62F95983" w14:textId="77777777" w:rsidR="00527A65" w:rsidRDefault="000B1ED6" w:rsidP="00185AC8">
      <w:pPr>
        <w:pStyle w:val="Heading1"/>
      </w:pPr>
      <w:bookmarkStart w:id="2" w:name="_Toc190009179"/>
      <w:r>
        <w:lastRenderedPageBreak/>
        <w:t>Acknowledgments</w:t>
      </w:r>
      <w:bookmarkEnd w:id="2"/>
    </w:p>
    <w:p w14:paraId="6D2F3036" w14:textId="2E9233FB" w:rsidR="00B152D9" w:rsidRDefault="5A51516A" w:rsidP="4F4E6EDC">
      <w:pPr>
        <w:ind w:firstLine="720"/>
      </w:pPr>
      <w:r>
        <w:t>I wish to express my gratitude to my faculty advisor, Dr. Suzanne Bartle-Haring</w:t>
      </w:r>
      <w:r w:rsidR="63DA5DBD">
        <w:t xml:space="preserve">, for her guidance and support throughout each stage </w:t>
      </w:r>
      <w:r w:rsidR="7275FC70">
        <w:t xml:space="preserve">of this </w:t>
      </w:r>
      <w:r w:rsidR="62D7C7F1">
        <w:t>project.</w:t>
      </w:r>
      <w:r w:rsidR="7275FC70">
        <w:t xml:space="preserve"> </w:t>
      </w:r>
      <w:r w:rsidR="107700D6">
        <w:t>Her knowledge</w:t>
      </w:r>
      <w:r w:rsidR="093D2BC5">
        <w:t xml:space="preserve">, understanding, and patience provided a foundation for me to </w:t>
      </w:r>
      <w:r w:rsidR="2ED9EDA5">
        <w:t>further develop my skills and abilities</w:t>
      </w:r>
      <w:r w:rsidR="62F68F4E">
        <w:t xml:space="preserve">. I hope I can continue the legacy </w:t>
      </w:r>
      <w:r w:rsidR="54BDBD24">
        <w:t xml:space="preserve">she </w:t>
      </w:r>
      <w:r w:rsidR="62F68F4E">
        <w:t>ha</w:t>
      </w:r>
      <w:r w:rsidR="28FE1361">
        <w:t>s</w:t>
      </w:r>
      <w:r w:rsidR="62F68F4E">
        <w:t xml:space="preserve"> built </w:t>
      </w:r>
      <w:r w:rsidR="39755DD1">
        <w:t>throughout the</w:t>
      </w:r>
      <w:r w:rsidR="62F68F4E">
        <w:t xml:space="preserve"> years with </w:t>
      </w:r>
      <w:r w:rsidR="2AFBE818">
        <w:t xml:space="preserve">a </w:t>
      </w:r>
      <w:r w:rsidR="62F68F4E">
        <w:t xml:space="preserve">passion and </w:t>
      </w:r>
      <w:r w:rsidR="491EFBA7">
        <w:t>never-ending curiosity</w:t>
      </w:r>
      <w:r w:rsidR="6D07BAC7">
        <w:t xml:space="preserve"> </w:t>
      </w:r>
      <w:r w:rsidR="5BF59F18">
        <w:t>she always has</w:t>
      </w:r>
      <w:r w:rsidR="6D07BAC7">
        <w:t xml:space="preserve">. </w:t>
      </w:r>
      <w:r w:rsidR="2E985ECE">
        <w:t xml:space="preserve">She gave me the confidence to </w:t>
      </w:r>
      <w:r w:rsidR="6B901034">
        <w:t xml:space="preserve">challenge myself and </w:t>
      </w:r>
      <w:r w:rsidR="2E985ECE">
        <w:t xml:space="preserve">grow into </w:t>
      </w:r>
      <w:r w:rsidR="24F8E404">
        <w:t xml:space="preserve">who I am, both in our work and my personal life. </w:t>
      </w:r>
      <w:r w:rsidR="78070973">
        <w:t>Thank you for always believing in me</w:t>
      </w:r>
      <w:r w:rsidR="274B0BF5">
        <w:t xml:space="preserve">. </w:t>
      </w:r>
    </w:p>
    <w:p w14:paraId="46597AB5" w14:textId="77777777" w:rsidR="00B152D9" w:rsidRDefault="00B152D9" w:rsidP="00527A65"/>
    <w:p w14:paraId="71C54B97" w14:textId="77777777" w:rsidR="000B1ED6" w:rsidRDefault="000B1ED6" w:rsidP="00527A65"/>
    <w:p w14:paraId="38F1D7E4" w14:textId="77777777" w:rsidR="000B1ED6" w:rsidRDefault="000B1ED6" w:rsidP="00527A65">
      <w:pPr>
        <w:sectPr w:rsidR="000B1ED6" w:rsidSect="004D6A3D">
          <w:headerReference w:type="default" r:id="rId12"/>
          <w:pgSz w:w="12240" w:h="15840"/>
          <w:pgMar w:top="1440" w:right="1440" w:bottom="1440" w:left="2160" w:header="720" w:footer="1584" w:gutter="0"/>
          <w:pgNumType w:fmt="lowerRoman"/>
          <w:cols w:space="720"/>
          <w:docGrid w:linePitch="360"/>
        </w:sectPr>
      </w:pPr>
    </w:p>
    <w:p w14:paraId="30F41F38" w14:textId="77777777" w:rsidR="000B1ED6" w:rsidRDefault="000B1ED6" w:rsidP="00185AC8">
      <w:pPr>
        <w:pStyle w:val="Heading1"/>
      </w:pPr>
      <w:bookmarkStart w:id="3" w:name="_Toc190009180"/>
      <w:r>
        <w:lastRenderedPageBreak/>
        <w:t>Vita</w:t>
      </w:r>
      <w:bookmarkEnd w:id="3"/>
    </w:p>
    <w:p w14:paraId="205E7592" w14:textId="40755A07" w:rsidR="000B1ED6" w:rsidRDefault="146925A2" w:rsidP="00527A65">
      <w:r>
        <w:t xml:space="preserve">December 18, </w:t>
      </w:r>
      <w:proofErr w:type="gramStart"/>
      <w:r>
        <w:t>2000</w:t>
      </w:r>
      <w:proofErr w:type="gramEnd"/>
      <w:r w:rsidR="4DE8DCF8">
        <w:t xml:space="preserve"> Born – Akron, Ohio</w:t>
      </w:r>
    </w:p>
    <w:p w14:paraId="3997F8F9" w14:textId="75AF59DE" w:rsidR="000B1ED6" w:rsidRDefault="4DE8DCF8" w:rsidP="00527A65">
      <w:r>
        <w:t>2021-2023 Undergraduate Teaching Associate, The Ohio State University</w:t>
      </w:r>
    </w:p>
    <w:p w14:paraId="00F638F9" w14:textId="6A1F78CB" w:rsidR="000B1ED6" w:rsidRDefault="146925A2" w:rsidP="670430C7">
      <w:r>
        <w:t>2023 B.S. Human Development and Family Science (Major)</w:t>
      </w:r>
      <w:r w:rsidR="6C40C516">
        <w:t xml:space="preserve"> with Research Distinction</w:t>
      </w:r>
      <w:r>
        <w:t>, History (Minor)</w:t>
      </w:r>
      <w:r w:rsidR="163E9830">
        <w:t xml:space="preserve">, </w:t>
      </w:r>
      <w:r>
        <w:t>The Ohio State University</w:t>
      </w:r>
    </w:p>
    <w:p w14:paraId="3A439850" w14:textId="4D106E47" w:rsidR="000B1ED6" w:rsidRDefault="258CE8CD" w:rsidP="00527A65">
      <w:r>
        <w:t>2023-2025 Graduate Teaching Associate, The Ohio State University</w:t>
      </w:r>
    </w:p>
    <w:p w14:paraId="4DC15223" w14:textId="1859EF59" w:rsidR="000B1ED6" w:rsidRDefault="000B1ED6" w:rsidP="00527A65"/>
    <w:p w14:paraId="68D70029" w14:textId="48C65227" w:rsidR="000B1ED6" w:rsidRDefault="000B1ED6" w:rsidP="4F4E6EDC"/>
    <w:p w14:paraId="673BF187" w14:textId="4BD9C1B1" w:rsidR="000B1ED6" w:rsidRDefault="000B1ED6" w:rsidP="000B1ED6">
      <w:pPr>
        <w:jc w:val="center"/>
      </w:pPr>
    </w:p>
    <w:p w14:paraId="636D9799" w14:textId="204EC3F7" w:rsidR="000B1ED6" w:rsidRDefault="000B1ED6" w:rsidP="000B1ED6">
      <w:pPr>
        <w:jc w:val="center"/>
      </w:pPr>
    </w:p>
    <w:p w14:paraId="743F94A5" w14:textId="6F6AB0BB" w:rsidR="000B1ED6" w:rsidRDefault="000B1ED6" w:rsidP="000B1ED6">
      <w:pPr>
        <w:jc w:val="center"/>
      </w:pPr>
    </w:p>
    <w:p w14:paraId="6CBBCCFB" w14:textId="403886F8" w:rsidR="000B1ED6" w:rsidRDefault="000B1ED6" w:rsidP="000B1ED6">
      <w:pPr>
        <w:jc w:val="center"/>
      </w:pPr>
    </w:p>
    <w:p w14:paraId="1BF99AF0" w14:textId="496323EA" w:rsidR="000B1ED6" w:rsidRDefault="000B1ED6" w:rsidP="68D22D08">
      <w:pPr>
        <w:jc w:val="center"/>
      </w:pPr>
    </w:p>
    <w:p w14:paraId="1B2E0FF8" w14:textId="689A3FC8" w:rsidR="000B1ED6" w:rsidRDefault="000B1ED6" w:rsidP="4F4E6EDC">
      <w:pPr>
        <w:jc w:val="center"/>
      </w:pPr>
      <w:r>
        <w:t>Fields of Study</w:t>
      </w:r>
    </w:p>
    <w:p w14:paraId="51276639" w14:textId="77777777" w:rsidR="000B1ED6" w:rsidRDefault="000B1ED6" w:rsidP="00527A65"/>
    <w:p w14:paraId="30677325" w14:textId="0C510C85" w:rsidR="000B1ED6" w:rsidRDefault="000B1ED6" w:rsidP="00527A65">
      <w:pPr>
        <w:sectPr w:rsidR="000B1ED6" w:rsidSect="004D6A3D">
          <w:headerReference w:type="default" r:id="rId13"/>
          <w:pgSz w:w="12240" w:h="15840"/>
          <w:pgMar w:top="1440" w:right="1440" w:bottom="1440" w:left="2160" w:header="720" w:footer="1584" w:gutter="0"/>
          <w:pgNumType w:fmt="lowerRoman"/>
          <w:cols w:space="720"/>
          <w:docGrid w:linePitch="360"/>
        </w:sectPr>
      </w:pPr>
      <w:r>
        <w:t xml:space="preserve">Major Field: </w:t>
      </w:r>
      <w:r w:rsidR="00065CD2">
        <w:t>Human Development and Family Science</w:t>
      </w:r>
    </w:p>
    <w:p w14:paraId="070F315D" w14:textId="75770272" w:rsidR="000B1ED6" w:rsidRDefault="000B1ED6" w:rsidP="4F4E6EDC"/>
    <w:p w14:paraId="6CE5677E" w14:textId="77777777" w:rsidR="000B1ED6" w:rsidRDefault="000B1ED6" w:rsidP="000B1ED6">
      <w:pPr>
        <w:jc w:val="center"/>
      </w:pPr>
      <w:r>
        <w:t>Table of Contents</w:t>
      </w:r>
    </w:p>
    <w:sdt>
      <w:sdtPr>
        <w:rPr>
          <w:rFonts w:ascii="Times New Roman" w:eastAsiaTheme="minorEastAsia" w:hAnsi="Times New Roman" w:cstheme="minorBidi"/>
          <w:color w:val="auto"/>
          <w:sz w:val="24"/>
          <w:szCs w:val="24"/>
        </w:rPr>
        <w:id w:val="1630658977"/>
        <w:docPartObj>
          <w:docPartGallery w:val="Table of Contents"/>
          <w:docPartUnique/>
        </w:docPartObj>
      </w:sdtPr>
      <w:sdtContent>
        <w:p w14:paraId="37C03B25" w14:textId="77777777" w:rsidR="0077693B" w:rsidRDefault="0077693B">
          <w:pPr>
            <w:pStyle w:val="TOCHeading"/>
          </w:pPr>
        </w:p>
        <w:p w14:paraId="7DA09D22" w14:textId="13A8E67E" w:rsidR="00934629" w:rsidRDefault="1A2B4744">
          <w:pPr>
            <w:pStyle w:val="TOC1"/>
            <w:tabs>
              <w:tab w:val="right" w:leader="dot" w:pos="8630"/>
            </w:tabs>
            <w:rPr>
              <w:rFonts w:asciiTheme="minorHAnsi" w:eastAsiaTheme="minorEastAsia" w:hAnsiTheme="minorHAnsi"/>
              <w:noProof/>
              <w:kern w:val="2"/>
              <w14:ligatures w14:val="standardContextual"/>
            </w:rPr>
          </w:pPr>
          <w:r>
            <w:fldChar w:fldCharType="begin"/>
          </w:r>
          <w:r w:rsidR="0077693B">
            <w:instrText>TOC \o "1-3" \z \u \h</w:instrText>
          </w:r>
          <w:r>
            <w:fldChar w:fldCharType="separate"/>
          </w:r>
          <w:hyperlink w:anchor="_Toc190009177" w:history="1">
            <w:r w:rsidR="00934629" w:rsidRPr="000E58CD">
              <w:rPr>
                <w:rStyle w:val="Hyperlink"/>
                <w:noProof/>
              </w:rPr>
              <w:t>Abstract</w:t>
            </w:r>
            <w:r w:rsidR="00934629">
              <w:rPr>
                <w:noProof/>
                <w:webHidden/>
              </w:rPr>
              <w:tab/>
            </w:r>
            <w:r w:rsidR="00934629">
              <w:rPr>
                <w:noProof/>
                <w:webHidden/>
              </w:rPr>
              <w:fldChar w:fldCharType="begin"/>
            </w:r>
            <w:r w:rsidR="00934629">
              <w:rPr>
                <w:noProof/>
                <w:webHidden/>
              </w:rPr>
              <w:instrText xml:space="preserve"> PAGEREF _Toc190009177 \h </w:instrText>
            </w:r>
            <w:r w:rsidR="00934629">
              <w:rPr>
                <w:noProof/>
                <w:webHidden/>
              </w:rPr>
            </w:r>
            <w:r w:rsidR="00934629">
              <w:rPr>
                <w:noProof/>
                <w:webHidden/>
              </w:rPr>
              <w:fldChar w:fldCharType="separate"/>
            </w:r>
            <w:r w:rsidR="00934629">
              <w:rPr>
                <w:noProof/>
                <w:webHidden/>
              </w:rPr>
              <w:t>ii</w:t>
            </w:r>
            <w:r w:rsidR="00934629">
              <w:rPr>
                <w:noProof/>
                <w:webHidden/>
              </w:rPr>
              <w:fldChar w:fldCharType="end"/>
            </w:r>
          </w:hyperlink>
        </w:p>
        <w:p w14:paraId="15B91186" w14:textId="59D4FB44" w:rsidR="00934629" w:rsidRDefault="00934629">
          <w:pPr>
            <w:pStyle w:val="TOC1"/>
            <w:tabs>
              <w:tab w:val="right" w:leader="dot" w:pos="8630"/>
            </w:tabs>
            <w:rPr>
              <w:rFonts w:asciiTheme="minorHAnsi" w:eastAsiaTheme="minorEastAsia" w:hAnsiTheme="minorHAnsi"/>
              <w:noProof/>
              <w:kern w:val="2"/>
              <w14:ligatures w14:val="standardContextual"/>
            </w:rPr>
          </w:pPr>
          <w:hyperlink w:anchor="_Toc190009178" w:history="1">
            <w:r w:rsidRPr="000E58CD">
              <w:rPr>
                <w:rStyle w:val="Hyperlink"/>
                <w:noProof/>
              </w:rPr>
              <w:t>Dedication</w:t>
            </w:r>
            <w:r>
              <w:rPr>
                <w:noProof/>
                <w:webHidden/>
              </w:rPr>
              <w:tab/>
            </w:r>
            <w:r>
              <w:rPr>
                <w:noProof/>
                <w:webHidden/>
              </w:rPr>
              <w:fldChar w:fldCharType="begin"/>
            </w:r>
            <w:r>
              <w:rPr>
                <w:noProof/>
                <w:webHidden/>
              </w:rPr>
              <w:instrText xml:space="preserve"> PAGEREF _Toc190009178 \h </w:instrText>
            </w:r>
            <w:r>
              <w:rPr>
                <w:noProof/>
                <w:webHidden/>
              </w:rPr>
            </w:r>
            <w:r>
              <w:rPr>
                <w:noProof/>
                <w:webHidden/>
              </w:rPr>
              <w:fldChar w:fldCharType="separate"/>
            </w:r>
            <w:r>
              <w:rPr>
                <w:noProof/>
                <w:webHidden/>
              </w:rPr>
              <w:t>iii</w:t>
            </w:r>
            <w:r>
              <w:rPr>
                <w:noProof/>
                <w:webHidden/>
              </w:rPr>
              <w:fldChar w:fldCharType="end"/>
            </w:r>
          </w:hyperlink>
        </w:p>
        <w:p w14:paraId="77E1F201" w14:textId="696DC2AD" w:rsidR="00934629" w:rsidRDefault="00934629">
          <w:pPr>
            <w:pStyle w:val="TOC1"/>
            <w:tabs>
              <w:tab w:val="right" w:leader="dot" w:pos="8630"/>
            </w:tabs>
            <w:rPr>
              <w:rFonts w:asciiTheme="minorHAnsi" w:eastAsiaTheme="minorEastAsia" w:hAnsiTheme="minorHAnsi"/>
              <w:noProof/>
              <w:kern w:val="2"/>
              <w14:ligatures w14:val="standardContextual"/>
            </w:rPr>
          </w:pPr>
          <w:hyperlink w:anchor="_Toc190009179" w:history="1">
            <w:r w:rsidRPr="000E58CD">
              <w:rPr>
                <w:rStyle w:val="Hyperlink"/>
                <w:noProof/>
              </w:rPr>
              <w:t>Acknowledgments</w:t>
            </w:r>
            <w:r>
              <w:rPr>
                <w:noProof/>
                <w:webHidden/>
              </w:rPr>
              <w:tab/>
            </w:r>
            <w:r>
              <w:rPr>
                <w:noProof/>
                <w:webHidden/>
              </w:rPr>
              <w:fldChar w:fldCharType="begin"/>
            </w:r>
            <w:r>
              <w:rPr>
                <w:noProof/>
                <w:webHidden/>
              </w:rPr>
              <w:instrText xml:space="preserve"> PAGEREF _Toc190009179 \h </w:instrText>
            </w:r>
            <w:r>
              <w:rPr>
                <w:noProof/>
                <w:webHidden/>
              </w:rPr>
            </w:r>
            <w:r>
              <w:rPr>
                <w:noProof/>
                <w:webHidden/>
              </w:rPr>
              <w:fldChar w:fldCharType="separate"/>
            </w:r>
            <w:r>
              <w:rPr>
                <w:noProof/>
                <w:webHidden/>
              </w:rPr>
              <w:t>iv</w:t>
            </w:r>
            <w:r>
              <w:rPr>
                <w:noProof/>
                <w:webHidden/>
              </w:rPr>
              <w:fldChar w:fldCharType="end"/>
            </w:r>
          </w:hyperlink>
        </w:p>
        <w:p w14:paraId="320E16A3" w14:textId="2DC90F31" w:rsidR="00934629" w:rsidRDefault="00934629">
          <w:pPr>
            <w:pStyle w:val="TOC1"/>
            <w:tabs>
              <w:tab w:val="right" w:leader="dot" w:pos="8630"/>
            </w:tabs>
            <w:rPr>
              <w:rFonts w:asciiTheme="minorHAnsi" w:eastAsiaTheme="minorEastAsia" w:hAnsiTheme="minorHAnsi"/>
              <w:noProof/>
              <w:kern w:val="2"/>
              <w14:ligatures w14:val="standardContextual"/>
            </w:rPr>
          </w:pPr>
          <w:hyperlink w:anchor="_Toc190009180" w:history="1">
            <w:r w:rsidRPr="000E58CD">
              <w:rPr>
                <w:rStyle w:val="Hyperlink"/>
                <w:noProof/>
              </w:rPr>
              <w:t>Vita</w:t>
            </w:r>
            <w:r>
              <w:rPr>
                <w:noProof/>
                <w:webHidden/>
              </w:rPr>
              <w:tab/>
            </w:r>
            <w:r>
              <w:rPr>
                <w:noProof/>
                <w:webHidden/>
              </w:rPr>
              <w:fldChar w:fldCharType="begin"/>
            </w:r>
            <w:r>
              <w:rPr>
                <w:noProof/>
                <w:webHidden/>
              </w:rPr>
              <w:instrText xml:space="preserve"> PAGEREF _Toc190009180 \h </w:instrText>
            </w:r>
            <w:r>
              <w:rPr>
                <w:noProof/>
                <w:webHidden/>
              </w:rPr>
            </w:r>
            <w:r>
              <w:rPr>
                <w:noProof/>
                <w:webHidden/>
              </w:rPr>
              <w:fldChar w:fldCharType="separate"/>
            </w:r>
            <w:r>
              <w:rPr>
                <w:noProof/>
                <w:webHidden/>
              </w:rPr>
              <w:t>v</w:t>
            </w:r>
            <w:r>
              <w:rPr>
                <w:noProof/>
                <w:webHidden/>
              </w:rPr>
              <w:fldChar w:fldCharType="end"/>
            </w:r>
          </w:hyperlink>
        </w:p>
        <w:p w14:paraId="618731DF" w14:textId="55E5E934" w:rsidR="00934629" w:rsidRDefault="00934629">
          <w:pPr>
            <w:pStyle w:val="TOC1"/>
            <w:tabs>
              <w:tab w:val="right" w:leader="dot" w:pos="8630"/>
            </w:tabs>
            <w:rPr>
              <w:rFonts w:asciiTheme="minorHAnsi" w:eastAsiaTheme="minorEastAsia" w:hAnsiTheme="minorHAnsi"/>
              <w:noProof/>
              <w:kern w:val="2"/>
              <w14:ligatures w14:val="standardContextual"/>
            </w:rPr>
          </w:pPr>
          <w:hyperlink w:anchor="_Toc190009181" w:history="1">
            <w:r w:rsidRPr="000E58CD">
              <w:rPr>
                <w:rStyle w:val="Hyperlink"/>
                <w:noProof/>
              </w:rPr>
              <w:t>List of Tables</w:t>
            </w:r>
            <w:r>
              <w:rPr>
                <w:noProof/>
                <w:webHidden/>
              </w:rPr>
              <w:tab/>
            </w:r>
            <w:r>
              <w:rPr>
                <w:noProof/>
                <w:webHidden/>
              </w:rPr>
              <w:fldChar w:fldCharType="begin"/>
            </w:r>
            <w:r>
              <w:rPr>
                <w:noProof/>
                <w:webHidden/>
              </w:rPr>
              <w:instrText xml:space="preserve"> PAGEREF _Toc190009181 \h </w:instrText>
            </w:r>
            <w:r>
              <w:rPr>
                <w:noProof/>
                <w:webHidden/>
              </w:rPr>
            </w:r>
            <w:r>
              <w:rPr>
                <w:noProof/>
                <w:webHidden/>
              </w:rPr>
              <w:fldChar w:fldCharType="separate"/>
            </w:r>
            <w:r>
              <w:rPr>
                <w:noProof/>
                <w:webHidden/>
              </w:rPr>
              <w:t>viii</w:t>
            </w:r>
            <w:r>
              <w:rPr>
                <w:noProof/>
                <w:webHidden/>
              </w:rPr>
              <w:fldChar w:fldCharType="end"/>
            </w:r>
          </w:hyperlink>
        </w:p>
        <w:p w14:paraId="1A911CDE" w14:textId="73E260D7" w:rsidR="00934629" w:rsidRDefault="00934629">
          <w:pPr>
            <w:pStyle w:val="TOC1"/>
            <w:tabs>
              <w:tab w:val="right" w:leader="dot" w:pos="8630"/>
            </w:tabs>
            <w:rPr>
              <w:rFonts w:asciiTheme="minorHAnsi" w:eastAsiaTheme="minorEastAsia" w:hAnsiTheme="minorHAnsi"/>
              <w:noProof/>
              <w:kern w:val="2"/>
              <w14:ligatures w14:val="standardContextual"/>
            </w:rPr>
          </w:pPr>
          <w:hyperlink w:anchor="_Toc190009182" w:history="1">
            <w:r w:rsidRPr="000E58CD">
              <w:rPr>
                <w:rStyle w:val="Hyperlink"/>
                <w:noProof/>
              </w:rPr>
              <w:t>List of Figures</w:t>
            </w:r>
            <w:r>
              <w:rPr>
                <w:noProof/>
                <w:webHidden/>
              </w:rPr>
              <w:tab/>
            </w:r>
            <w:r>
              <w:rPr>
                <w:noProof/>
                <w:webHidden/>
              </w:rPr>
              <w:fldChar w:fldCharType="begin"/>
            </w:r>
            <w:r>
              <w:rPr>
                <w:noProof/>
                <w:webHidden/>
              </w:rPr>
              <w:instrText xml:space="preserve"> PAGEREF _Toc190009182 \h </w:instrText>
            </w:r>
            <w:r>
              <w:rPr>
                <w:noProof/>
                <w:webHidden/>
              </w:rPr>
            </w:r>
            <w:r>
              <w:rPr>
                <w:noProof/>
                <w:webHidden/>
              </w:rPr>
              <w:fldChar w:fldCharType="separate"/>
            </w:r>
            <w:r>
              <w:rPr>
                <w:noProof/>
                <w:webHidden/>
              </w:rPr>
              <w:t>ix</w:t>
            </w:r>
            <w:r>
              <w:rPr>
                <w:noProof/>
                <w:webHidden/>
              </w:rPr>
              <w:fldChar w:fldCharType="end"/>
            </w:r>
          </w:hyperlink>
        </w:p>
        <w:p w14:paraId="4C0D36DB" w14:textId="00BE234B" w:rsidR="00934629" w:rsidRDefault="00934629">
          <w:pPr>
            <w:pStyle w:val="TOC1"/>
            <w:tabs>
              <w:tab w:val="right" w:leader="dot" w:pos="8630"/>
            </w:tabs>
            <w:rPr>
              <w:rFonts w:asciiTheme="minorHAnsi" w:eastAsiaTheme="minorEastAsia" w:hAnsiTheme="minorHAnsi"/>
              <w:noProof/>
              <w:kern w:val="2"/>
              <w14:ligatures w14:val="standardContextual"/>
            </w:rPr>
          </w:pPr>
          <w:hyperlink w:anchor="_Toc190009183" w:history="1">
            <w:r w:rsidRPr="000E58CD">
              <w:rPr>
                <w:rStyle w:val="Hyperlink"/>
                <w:noProof/>
              </w:rPr>
              <w:t>Chapter 1. Introduction</w:t>
            </w:r>
            <w:r>
              <w:rPr>
                <w:noProof/>
                <w:webHidden/>
              </w:rPr>
              <w:tab/>
            </w:r>
            <w:r>
              <w:rPr>
                <w:noProof/>
                <w:webHidden/>
              </w:rPr>
              <w:fldChar w:fldCharType="begin"/>
            </w:r>
            <w:r>
              <w:rPr>
                <w:noProof/>
                <w:webHidden/>
              </w:rPr>
              <w:instrText xml:space="preserve"> PAGEREF _Toc190009183 \h </w:instrText>
            </w:r>
            <w:r>
              <w:rPr>
                <w:noProof/>
                <w:webHidden/>
              </w:rPr>
            </w:r>
            <w:r>
              <w:rPr>
                <w:noProof/>
                <w:webHidden/>
              </w:rPr>
              <w:fldChar w:fldCharType="separate"/>
            </w:r>
            <w:r>
              <w:rPr>
                <w:noProof/>
                <w:webHidden/>
              </w:rPr>
              <w:t>1</w:t>
            </w:r>
            <w:r>
              <w:rPr>
                <w:noProof/>
                <w:webHidden/>
              </w:rPr>
              <w:fldChar w:fldCharType="end"/>
            </w:r>
          </w:hyperlink>
        </w:p>
        <w:p w14:paraId="31FE50F7" w14:textId="478B3F53" w:rsidR="00934629" w:rsidRDefault="00934629">
          <w:pPr>
            <w:pStyle w:val="TOC1"/>
            <w:tabs>
              <w:tab w:val="right" w:leader="dot" w:pos="8630"/>
            </w:tabs>
            <w:rPr>
              <w:rFonts w:asciiTheme="minorHAnsi" w:eastAsiaTheme="minorEastAsia" w:hAnsiTheme="minorHAnsi"/>
              <w:noProof/>
              <w:kern w:val="2"/>
              <w14:ligatures w14:val="standardContextual"/>
            </w:rPr>
          </w:pPr>
          <w:hyperlink w:anchor="_Toc190009184" w:history="1">
            <w:r w:rsidRPr="000E58CD">
              <w:rPr>
                <w:rStyle w:val="Hyperlink"/>
                <w:noProof/>
              </w:rPr>
              <w:t>Chapter 2. Literature Review</w:t>
            </w:r>
            <w:r>
              <w:rPr>
                <w:noProof/>
                <w:webHidden/>
              </w:rPr>
              <w:tab/>
            </w:r>
            <w:r>
              <w:rPr>
                <w:noProof/>
                <w:webHidden/>
              </w:rPr>
              <w:fldChar w:fldCharType="begin"/>
            </w:r>
            <w:r>
              <w:rPr>
                <w:noProof/>
                <w:webHidden/>
              </w:rPr>
              <w:instrText xml:space="preserve"> PAGEREF _Toc190009184 \h </w:instrText>
            </w:r>
            <w:r>
              <w:rPr>
                <w:noProof/>
                <w:webHidden/>
              </w:rPr>
            </w:r>
            <w:r>
              <w:rPr>
                <w:noProof/>
                <w:webHidden/>
              </w:rPr>
              <w:fldChar w:fldCharType="separate"/>
            </w:r>
            <w:r>
              <w:rPr>
                <w:noProof/>
                <w:webHidden/>
              </w:rPr>
              <w:t>7</w:t>
            </w:r>
            <w:r>
              <w:rPr>
                <w:noProof/>
                <w:webHidden/>
              </w:rPr>
              <w:fldChar w:fldCharType="end"/>
            </w:r>
          </w:hyperlink>
        </w:p>
        <w:p w14:paraId="0474F2AB" w14:textId="47CB0F61" w:rsidR="00934629" w:rsidRDefault="00934629">
          <w:pPr>
            <w:pStyle w:val="TOC2"/>
            <w:tabs>
              <w:tab w:val="right" w:leader="dot" w:pos="8630"/>
            </w:tabs>
            <w:rPr>
              <w:rFonts w:asciiTheme="minorHAnsi" w:eastAsiaTheme="minorEastAsia" w:hAnsiTheme="minorHAnsi"/>
              <w:noProof/>
              <w:kern w:val="2"/>
              <w14:ligatures w14:val="standardContextual"/>
            </w:rPr>
          </w:pPr>
          <w:hyperlink w:anchor="_Toc190009185" w:history="1">
            <w:r w:rsidRPr="000E58CD">
              <w:rPr>
                <w:rStyle w:val="Hyperlink"/>
                <w:noProof/>
              </w:rPr>
              <w:t>Childhood Adversities and Relationship Outcomes</w:t>
            </w:r>
            <w:r>
              <w:rPr>
                <w:noProof/>
                <w:webHidden/>
              </w:rPr>
              <w:tab/>
            </w:r>
            <w:r>
              <w:rPr>
                <w:noProof/>
                <w:webHidden/>
              </w:rPr>
              <w:fldChar w:fldCharType="begin"/>
            </w:r>
            <w:r>
              <w:rPr>
                <w:noProof/>
                <w:webHidden/>
              </w:rPr>
              <w:instrText xml:space="preserve"> PAGEREF _Toc190009185 \h </w:instrText>
            </w:r>
            <w:r>
              <w:rPr>
                <w:noProof/>
                <w:webHidden/>
              </w:rPr>
            </w:r>
            <w:r>
              <w:rPr>
                <w:noProof/>
                <w:webHidden/>
              </w:rPr>
              <w:fldChar w:fldCharType="separate"/>
            </w:r>
            <w:r>
              <w:rPr>
                <w:noProof/>
                <w:webHidden/>
              </w:rPr>
              <w:t>7</w:t>
            </w:r>
            <w:r>
              <w:rPr>
                <w:noProof/>
                <w:webHidden/>
              </w:rPr>
              <w:fldChar w:fldCharType="end"/>
            </w:r>
          </w:hyperlink>
        </w:p>
        <w:p w14:paraId="158E42EB" w14:textId="78CD428D" w:rsidR="00934629" w:rsidRDefault="00934629">
          <w:pPr>
            <w:pStyle w:val="TOC2"/>
            <w:tabs>
              <w:tab w:val="right" w:leader="dot" w:pos="8630"/>
            </w:tabs>
            <w:rPr>
              <w:rFonts w:asciiTheme="minorHAnsi" w:eastAsiaTheme="minorEastAsia" w:hAnsiTheme="minorHAnsi"/>
              <w:noProof/>
              <w:kern w:val="2"/>
              <w14:ligatures w14:val="standardContextual"/>
            </w:rPr>
          </w:pPr>
          <w:hyperlink w:anchor="_Toc190009186" w:history="1">
            <w:r w:rsidRPr="000E58CD">
              <w:rPr>
                <w:rStyle w:val="Hyperlink"/>
                <w:noProof/>
              </w:rPr>
              <w:t>Bowen’s Family Systems Theory and Differentiation of Self</w:t>
            </w:r>
            <w:r>
              <w:rPr>
                <w:noProof/>
                <w:webHidden/>
              </w:rPr>
              <w:tab/>
            </w:r>
            <w:r>
              <w:rPr>
                <w:noProof/>
                <w:webHidden/>
              </w:rPr>
              <w:fldChar w:fldCharType="begin"/>
            </w:r>
            <w:r>
              <w:rPr>
                <w:noProof/>
                <w:webHidden/>
              </w:rPr>
              <w:instrText xml:space="preserve"> PAGEREF _Toc190009186 \h </w:instrText>
            </w:r>
            <w:r>
              <w:rPr>
                <w:noProof/>
                <w:webHidden/>
              </w:rPr>
            </w:r>
            <w:r>
              <w:rPr>
                <w:noProof/>
                <w:webHidden/>
              </w:rPr>
              <w:fldChar w:fldCharType="separate"/>
            </w:r>
            <w:r>
              <w:rPr>
                <w:noProof/>
                <w:webHidden/>
              </w:rPr>
              <w:t>8</w:t>
            </w:r>
            <w:r>
              <w:rPr>
                <w:noProof/>
                <w:webHidden/>
              </w:rPr>
              <w:fldChar w:fldCharType="end"/>
            </w:r>
          </w:hyperlink>
        </w:p>
        <w:p w14:paraId="0DA9FF13" w14:textId="6FCE2D45" w:rsidR="00934629" w:rsidRDefault="00934629">
          <w:pPr>
            <w:pStyle w:val="TOC2"/>
            <w:tabs>
              <w:tab w:val="right" w:leader="dot" w:pos="8630"/>
            </w:tabs>
            <w:rPr>
              <w:rFonts w:asciiTheme="minorHAnsi" w:eastAsiaTheme="minorEastAsia" w:hAnsiTheme="minorHAnsi"/>
              <w:noProof/>
              <w:kern w:val="2"/>
              <w14:ligatures w14:val="standardContextual"/>
            </w:rPr>
          </w:pPr>
          <w:hyperlink w:anchor="_Toc190009187" w:history="1">
            <w:r w:rsidRPr="000E58CD">
              <w:rPr>
                <w:rStyle w:val="Hyperlink"/>
                <w:noProof/>
              </w:rPr>
              <w:t>Demand Withdraw Communication Patterns in Relationships</w:t>
            </w:r>
            <w:r>
              <w:rPr>
                <w:noProof/>
                <w:webHidden/>
              </w:rPr>
              <w:tab/>
            </w:r>
            <w:r>
              <w:rPr>
                <w:noProof/>
                <w:webHidden/>
              </w:rPr>
              <w:fldChar w:fldCharType="begin"/>
            </w:r>
            <w:r>
              <w:rPr>
                <w:noProof/>
                <w:webHidden/>
              </w:rPr>
              <w:instrText xml:space="preserve"> PAGEREF _Toc190009187 \h </w:instrText>
            </w:r>
            <w:r>
              <w:rPr>
                <w:noProof/>
                <w:webHidden/>
              </w:rPr>
            </w:r>
            <w:r>
              <w:rPr>
                <w:noProof/>
                <w:webHidden/>
              </w:rPr>
              <w:fldChar w:fldCharType="separate"/>
            </w:r>
            <w:r>
              <w:rPr>
                <w:noProof/>
                <w:webHidden/>
              </w:rPr>
              <w:t>13</w:t>
            </w:r>
            <w:r>
              <w:rPr>
                <w:noProof/>
                <w:webHidden/>
              </w:rPr>
              <w:fldChar w:fldCharType="end"/>
            </w:r>
          </w:hyperlink>
        </w:p>
        <w:p w14:paraId="4DAB3D3D" w14:textId="60E1C0F3" w:rsidR="00934629" w:rsidRDefault="00934629">
          <w:pPr>
            <w:pStyle w:val="TOC2"/>
            <w:tabs>
              <w:tab w:val="right" w:leader="dot" w:pos="8630"/>
            </w:tabs>
            <w:rPr>
              <w:rFonts w:asciiTheme="minorHAnsi" w:eastAsiaTheme="minorEastAsia" w:hAnsiTheme="minorHAnsi"/>
              <w:noProof/>
              <w:kern w:val="2"/>
              <w14:ligatures w14:val="standardContextual"/>
            </w:rPr>
          </w:pPr>
          <w:hyperlink w:anchor="_Toc190009188" w:history="1">
            <w:r w:rsidRPr="000E58CD">
              <w:rPr>
                <w:rStyle w:val="Hyperlink"/>
                <w:noProof/>
              </w:rPr>
              <w:t>Present Study</w:t>
            </w:r>
            <w:r>
              <w:rPr>
                <w:noProof/>
                <w:webHidden/>
              </w:rPr>
              <w:tab/>
            </w:r>
            <w:r>
              <w:rPr>
                <w:noProof/>
                <w:webHidden/>
              </w:rPr>
              <w:fldChar w:fldCharType="begin"/>
            </w:r>
            <w:r>
              <w:rPr>
                <w:noProof/>
                <w:webHidden/>
              </w:rPr>
              <w:instrText xml:space="preserve"> PAGEREF _Toc190009188 \h </w:instrText>
            </w:r>
            <w:r>
              <w:rPr>
                <w:noProof/>
                <w:webHidden/>
              </w:rPr>
            </w:r>
            <w:r>
              <w:rPr>
                <w:noProof/>
                <w:webHidden/>
              </w:rPr>
              <w:fldChar w:fldCharType="separate"/>
            </w:r>
            <w:r>
              <w:rPr>
                <w:noProof/>
                <w:webHidden/>
              </w:rPr>
              <w:t>15</w:t>
            </w:r>
            <w:r>
              <w:rPr>
                <w:noProof/>
                <w:webHidden/>
              </w:rPr>
              <w:fldChar w:fldCharType="end"/>
            </w:r>
          </w:hyperlink>
        </w:p>
        <w:p w14:paraId="3D5935FC" w14:textId="0C9CD712" w:rsidR="00934629" w:rsidRDefault="00934629">
          <w:pPr>
            <w:pStyle w:val="TOC1"/>
            <w:tabs>
              <w:tab w:val="right" w:leader="dot" w:pos="8630"/>
            </w:tabs>
            <w:rPr>
              <w:rFonts w:asciiTheme="minorHAnsi" w:eastAsiaTheme="minorEastAsia" w:hAnsiTheme="minorHAnsi"/>
              <w:noProof/>
              <w:kern w:val="2"/>
              <w14:ligatures w14:val="standardContextual"/>
            </w:rPr>
          </w:pPr>
          <w:hyperlink w:anchor="_Toc190009189" w:history="1">
            <w:r w:rsidRPr="000E58CD">
              <w:rPr>
                <w:rStyle w:val="Hyperlink"/>
                <w:noProof/>
              </w:rPr>
              <w:t>Chapter 3. Methods</w:t>
            </w:r>
            <w:r>
              <w:rPr>
                <w:noProof/>
                <w:webHidden/>
              </w:rPr>
              <w:tab/>
            </w:r>
            <w:r>
              <w:rPr>
                <w:noProof/>
                <w:webHidden/>
              </w:rPr>
              <w:fldChar w:fldCharType="begin"/>
            </w:r>
            <w:r>
              <w:rPr>
                <w:noProof/>
                <w:webHidden/>
              </w:rPr>
              <w:instrText xml:space="preserve"> PAGEREF _Toc190009189 \h </w:instrText>
            </w:r>
            <w:r>
              <w:rPr>
                <w:noProof/>
                <w:webHidden/>
              </w:rPr>
            </w:r>
            <w:r>
              <w:rPr>
                <w:noProof/>
                <w:webHidden/>
              </w:rPr>
              <w:fldChar w:fldCharType="separate"/>
            </w:r>
            <w:r>
              <w:rPr>
                <w:noProof/>
                <w:webHidden/>
              </w:rPr>
              <w:t>17</w:t>
            </w:r>
            <w:r>
              <w:rPr>
                <w:noProof/>
                <w:webHidden/>
              </w:rPr>
              <w:fldChar w:fldCharType="end"/>
            </w:r>
          </w:hyperlink>
        </w:p>
        <w:p w14:paraId="2278E2CF" w14:textId="143BE32D" w:rsidR="00934629" w:rsidRDefault="00934629">
          <w:pPr>
            <w:pStyle w:val="TOC2"/>
            <w:tabs>
              <w:tab w:val="right" w:leader="dot" w:pos="8630"/>
            </w:tabs>
            <w:rPr>
              <w:rFonts w:asciiTheme="minorHAnsi" w:eastAsiaTheme="minorEastAsia" w:hAnsiTheme="minorHAnsi"/>
              <w:noProof/>
              <w:kern w:val="2"/>
              <w14:ligatures w14:val="standardContextual"/>
            </w:rPr>
          </w:pPr>
          <w:hyperlink w:anchor="_Toc190009190" w:history="1">
            <w:r w:rsidRPr="000E58CD">
              <w:rPr>
                <w:rStyle w:val="Hyperlink"/>
                <w:noProof/>
              </w:rPr>
              <w:t>Study Design</w:t>
            </w:r>
            <w:r>
              <w:rPr>
                <w:noProof/>
                <w:webHidden/>
              </w:rPr>
              <w:tab/>
            </w:r>
            <w:r>
              <w:rPr>
                <w:noProof/>
                <w:webHidden/>
              </w:rPr>
              <w:fldChar w:fldCharType="begin"/>
            </w:r>
            <w:r>
              <w:rPr>
                <w:noProof/>
                <w:webHidden/>
              </w:rPr>
              <w:instrText xml:space="preserve"> PAGEREF _Toc190009190 \h </w:instrText>
            </w:r>
            <w:r>
              <w:rPr>
                <w:noProof/>
                <w:webHidden/>
              </w:rPr>
            </w:r>
            <w:r>
              <w:rPr>
                <w:noProof/>
                <w:webHidden/>
              </w:rPr>
              <w:fldChar w:fldCharType="separate"/>
            </w:r>
            <w:r>
              <w:rPr>
                <w:noProof/>
                <w:webHidden/>
              </w:rPr>
              <w:t>17</w:t>
            </w:r>
            <w:r>
              <w:rPr>
                <w:noProof/>
                <w:webHidden/>
              </w:rPr>
              <w:fldChar w:fldCharType="end"/>
            </w:r>
          </w:hyperlink>
        </w:p>
        <w:p w14:paraId="12A1E602" w14:textId="481822B6" w:rsidR="00934629" w:rsidRDefault="00934629">
          <w:pPr>
            <w:pStyle w:val="TOC2"/>
            <w:tabs>
              <w:tab w:val="right" w:leader="dot" w:pos="8630"/>
            </w:tabs>
            <w:rPr>
              <w:rFonts w:asciiTheme="minorHAnsi" w:eastAsiaTheme="minorEastAsia" w:hAnsiTheme="minorHAnsi"/>
              <w:noProof/>
              <w:kern w:val="2"/>
              <w14:ligatures w14:val="standardContextual"/>
            </w:rPr>
          </w:pPr>
          <w:hyperlink w:anchor="_Toc190009191" w:history="1">
            <w:r w:rsidRPr="000E58CD">
              <w:rPr>
                <w:rStyle w:val="Hyperlink"/>
                <w:noProof/>
              </w:rPr>
              <w:t>Participants</w:t>
            </w:r>
            <w:r>
              <w:rPr>
                <w:noProof/>
                <w:webHidden/>
              </w:rPr>
              <w:tab/>
            </w:r>
            <w:r>
              <w:rPr>
                <w:noProof/>
                <w:webHidden/>
              </w:rPr>
              <w:fldChar w:fldCharType="begin"/>
            </w:r>
            <w:r>
              <w:rPr>
                <w:noProof/>
                <w:webHidden/>
              </w:rPr>
              <w:instrText xml:space="preserve"> PAGEREF _Toc190009191 \h </w:instrText>
            </w:r>
            <w:r>
              <w:rPr>
                <w:noProof/>
                <w:webHidden/>
              </w:rPr>
            </w:r>
            <w:r>
              <w:rPr>
                <w:noProof/>
                <w:webHidden/>
              </w:rPr>
              <w:fldChar w:fldCharType="separate"/>
            </w:r>
            <w:r>
              <w:rPr>
                <w:noProof/>
                <w:webHidden/>
              </w:rPr>
              <w:t>17</w:t>
            </w:r>
            <w:r>
              <w:rPr>
                <w:noProof/>
                <w:webHidden/>
              </w:rPr>
              <w:fldChar w:fldCharType="end"/>
            </w:r>
          </w:hyperlink>
        </w:p>
        <w:p w14:paraId="6801A727" w14:textId="0410E010" w:rsidR="00934629" w:rsidRDefault="00934629">
          <w:pPr>
            <w:pStyle w:val="TOC2"/>
            <w:tabs>
              <w:tab w:val="right" w:leader="dot" w:pos="8630"/>
            </w:tabs>
            <w:rPr>
              <w:rFonts w:asciiTheme="minorHAnsi" w:eastAsiaTheme="minorEastAsia" w:hAnsiTheme="minorHAnsi"/>
              <w:noProof/>
              <w:kern w:val="2"/>
              <w14:ligatures w14:val="standardContextual"/>
            </w:rPr>
          </w:pPr>
          <w:hyperlink w:anchor="_Toc190009192" w:history="1">
            <w:r w:rsidRPr="000E58CD">
              <w:rPr>
                <w:rStyle w:val="Hyperlink"/>
                <w:noProof/>
              </w:rPr>
              <w:t>Procedures</w:t>
            </w:r>
            <w:r>
              <w:rPr>
                <w:noProof/>
                <w:webHidden/>
              </w:rPr>
              <w:tab/>
            </w:r>
            <w:r>
              <w:rPr>
                <w:noProof/>
                <w:webHidden/>
              </w:rPr>
              <w:fldChar w:fldCharType="begin"/>
            </w:r>
            <w:r>
              <w:rPr>
                <w:noProof/>
                <w:webHidden/>
              </w:rPr>
              <w:instrText xml:space="preserve"> PAGEREF _Toc190009192 \h </w:instrText>
            </w:r>
            <w:r>
              <w:rPr>
                <w:noProof/>
                <w:webHidden/>
              </w:rPr>
            </w:r>
            <w:r>
              <w:rPr>
                <w:noProof/>
                <w:webHidden/>
              </w:rPr>
              <w:fldChar w:fldCharType="separate"/>
            </w:r>
            <w:r>
              <w:rPr>
                <w:noProof/>
                <w:webHidden/>
              </w:rPr>
              <w:t>18</w:t>
            </w:r>
            <w:r>
              <w:rPr>
                <w:noProof/>
                <w:webHidden/>
              </w:rPr>
              <w:fldChar w:fldCharType="end"/>
            </w:r>
          </w:hyperlink>
        </w:p>
        <w:p w14:paraId="22766780" w14:textId="2B2A30FD" w:rsidR="00934629" w:rsidRDefault="00934629">
          <w:pPr>
            <w:pStyle w:val="TOC2"/>
            <w:tabs>
              <w:tab w:val="right" w:leader="dot" w:pos="8630"/>
            </w:tabs>
            <w:rPr>
              <w:rFonts w:asciiTheme="minorHAnsi" w:eastAsiaTheme="minorEastAsia" w:hAnsiTheme="minorHAnsi"/>
              <w:noProof/>
              <w:kern w:val="2"/>
              <w14:ligatures w14:val="standardContextual"/>
            </w:rPr>
          </w:pPr>
          <w:hyperlink w:anchor="_Toc190009193" w:history="1">
            <w:r w:rsidRPr="000E58CD">
              <w:rPr>
                <w:rStyle w:val="Hyperlink"/>
                <w:noProof/>
              </w:rPr>
              <w:t>Measurements</w:t>
            </w:r>
            <w:r>
              <w:rPr>
                <w:noProof/>
                <w:webHidden/>
              </w:rPr>
              <w:tab/>
            </w:r>
            <w:r>
              <w:rPr>
                <w:noProof/>
                <w:webHidden/>
              </w:rPr>
              <w:fldChar w:fldCharType="begin"/>
            </w:r>
            <w:r>
              <w:rPr>
                <w:noProof/>
                <w:webHidden/>
              </w:rPr>
              <w:instrText xml:space="preserve"> PAGEREF _Toc190009193 \h </w:instrText>
            </w:r>
            <w:r>
              <w:rPr>
                <w:noProof/>
                <w:webHidden/>
              </w:rPr>
            </w:r>
            <w:r>
              <w:rPr>
                <w:noProof/>
                <w:webHidden/>
              </w:rPr>
              <w:fldChar w:fldCharType="separate"/>
            </w:r>
            <w:r>
              <w:rPr>
                <w:noProof/>
                <w:webHidden/>
              </w:rPr>
              <w:t>19</w:t>
            </w:r>
            <w:r>
              <w:rPr>
                <w:noProof/>
                <w:webHidden/>
              </w:rPr>
              <w:fldChar w:fldCharType="end"/>
            </w:r>
          </w:hyperlink>
        </w:p>
        <w:p w14:paraId="336D554B" w14:textId="2BDE506E" w:rsidR="00934629" w:rsidRDefault="00934629">
          <w:pPr>
            <w:pStyle w:val="TOC3"/>
            <w:tabs>
              <w:tab w:val="right" w:leader="dot" w:pos="8630"/>
            </w:tabs>
            <w:rPr>
              <w:rFonts w:asciiTheme="minorHAnsi" w:eastAsiaTheme="minorEastAsia" w:hAnsiTheme="minorHAnsi"/>
              <w:noProof/>
              <w:kern w:val="2"/>
              <w14:ligatures w14:val="standardContextual"/>
            </w:rPr>
          </w:pPr>
          <w:hyperlink w:anchor="_Toc190009194" w:history="1">
            <w:r w:rsidRPr="000E58CD">
              <w:rPr>
                <w:rStyle w:val="Hyperlink"/>
                <w:rFonts w:eastAsia="Times New Roman" w:cs="Times New Roman"/>
                <w:noProof/>
              </w:rPr>
              <w:t>Trauma</w:t>
            </w:r>
            <w:r>
              <w:rPr>
                <w:noProof/>
                <w:webHidden/>
              </w:rPr>
              <w:tab/>
            </w:r>
            <w:r>
              <w:rPr>
                <w:noProof/>
                <w:webHidden/>
              </w:rPr>
              <w:fldChar w:fldCharType="begin"/>
            </w:r>
            <w:r>
              <w:rPr>
                <w:noProof/>
                <w:webHidden/>
              </w:rPr>
              <w:instrText xml:space="preserve"> PAGEREF _Toc190009194 \h </w:instrText>
            </w:r>
            <w:r>
              <w:rPr>
                <w:noProof/>
                <w:webHidden/>
              </w:rPr>
            </w:r>
            <w:r>
              <w:rPr>
                <w:noProof/>
                <w:webHidden/>
              </w:rPr>
              <w:fldChar w:fldCharType="separate"/>
            </w:r>
            <w:r>
              <w:rPr>
                <w:noProof/>
                <w:webHidden/>
              </w:rPr>
              <w:t>19</w:t>
            </w:r>
            <w:r>
              <w:rPr>
                <w:noProof/>
                <w:webHidden/>
              </w:rPr>
              <w:fldChar w:fldCharType="end"/>
            </w:r>
          </w:hyperlink>
        </w:p>
        <w:p w14:paraId="046DF624" w14:textId="4F752FD6" w:rsidR="00934629" w:rsidRDefault="00934629">
          <w:pPr>
            <w:pStyle w:val="TOC3"/>
            <w:tabs>
              <w:tab w:val="right" w:leader="dot" w:pos="8630"/>
            </w:tabs>
            <w:rPr>
              <w:rFonts w:asciiTheme="minorHAnsi" w:eastAsiaTheme="minorEastAsia" w:hAnsiTheme="minorHAnsi"/>
              <w:noProof/>
              <w:kern w:val="2"/>
              <w14:ligatures w14:val="standardContextual"/>
            </w:rPr>
          </w:pPr>
          <w:hyperlink w:anchor="_Toc190009195" w:history="1">
            <w:r w:rsidRPr="000E58CD">
              <w:rPr>
                <w:rStyle w:val="Hyperlink"/>
                <w:rFonts w:eastAsia="Times New Roman" w:cs="Times New Roman"/>
                <w:noProof/>
              </w:rPr>
              <w:t>Family of Origin and Couple Distance Regulation</w:t>
            </w:r>
            <w:r>
              <w:rPr>
                <w:noProof/>
                <w:webHidden/>
              </w:rPr>
              <w:tab/>
            </w:r>
            <w:r>
              <w:rPr>
                <w:noProof/>
                <w:webHidden/>
              </w:rPr>
              <w:fldChar w:fldCharType="begin"/>
            </w:r>
            <w:r>
              <w:rPr>
                <w:noProof/>
                <w:webHidden/>
              </w:rPr>
              <w:instrText xml:space="preserve"> PAGEREF _Toc190009195 \h </w:instrText>
            </w:r>
            <w:r>
              <w:rPr>
                <w:noProof/>
                <w:webHidden/>
              </w:rPr>
            </w:r>
            <w:r>
              <w:rPr>
                <w:noProof/>
                <w:webHidden/>
              </w:rPr>
              <w:fldChar w:fldCharType="separate"/>
            </w:r>
            <w:r>
              <w:rPr>
                <w:noProof/>
                <w:webHidden/>
              </w:rPr>
              <w:t>19</w:t>
            </w:r>
            <w:r>
              <w:rPr>
                <w:noProof/>
                <w:webHidden/>
              </w:rPr>
              <w:fldChar w:fldCharType="end"/>
            </w:r>
          </w:hyperlink>
        </w:p>
        <w:p w14:paraId="09887908" w14:textId="665777E2" w:rsidR="00934629" w:rsidRDefault="00934629">
          <w:pPr>
            <w:pStyle w:val="TOC3"/>
            <w:tabs>
              <w:tab w:val="right" w:leader="dot" w:pos="8630"/>
            </w:tabs>
            <w:rPr>
              <w:rFonts w:asciiTheme="minorHAnsi" w:eastAsiaTheme="minorEastAsia" w:hAnsiTheme="minorHAnsi"/>
              <w:noProof/>
              <w:kern w:val="2"/>
              <w14:ligatures w14:val="standardContextual"/>
            </w:rPr>
          </w:pPr>
          <w:hyperlink w:anchor="_Toc190009196" w:history="1">
            <w:r w:rsidRPr="000E58CD">
              <w:rPr>
                <w:rStyle w:val="Hyperlink"/>
                <w:noProof/>
              </w:rPr>
              <w:t>Patterns of Communication</w:t>
            </w:r>
            <w:r>
              <w:rPr>
                <w:noProof/>
                <w:webHidden/>
              </w:rPr>
              <w:tab/>
            </w:r>
            <w:r>
              <w:rPr>
                <w:noProof/>
                <w:webHidden/>
              </w:rPr>
              <w:fldChar w:fldCharType="begin"/>
            </w:r>
            <w:r>
              <w:rPr>
                <w:noProof/>
                <w:webHidden/>
              </w:rPr>
              <w:instrText xml:space="preserve"> PAGEREF _Toc190009196 \h </w:instrText>
            </w:r>
            <w:r>
              <w:rPr>
                <w:noProof/>
                <w:webHidden/>
              </w:rPr>
            </w:r>
            <w:r>
              <w:rPr>
                <w:noProof/>
                <w:webHidden/>
              </w:rPr>
              <w:fldChar w:fldCharType="separate"/>
            </w:r>
            <w:r>
              <w:rPr>
                <w:noProof/>
                <w:webHidden/>
              </w:rPr>
              <w:t>20</w:t>
            </w:r>
            <w:r>
              <w:rPr>
                <w:noProof/>
                <w:webHidden/>
              </w:rPr>
              <w:fldChar w:fldCharType="end"/>
            </w:r>
          </w:hyperlink>
        </w:p>
        <w:p w14:paraId="5397D2FD" w14:textId="2559973A" w:rsidR="00934629" w:rsidRDefault="00934629">
          <w:pPr>
            <w:pStyle w:val="TOC3"/>
            <w:tabs>
              <w:tab w:val="right" w:leader="dot" w:pos="8630"/>
            </w:tabs>
            <w:rPr>
              <w:rFonts w:asciiTheme="minorHAnsi" w:eastAsiaTheme="minorEastAsia" w:hAnsiTheme="minorHAnsi"/>
              <w:noProof/>
              <w:kern w:val="2"/>
              <w14:ligatures w14:val="standardContextual"/>
            </w:rPr>
          </w:pPr>
          <w:hyperlink w:anchor="_Toc190009197" w:history="1">
            <w:r w:rsidRPr="000E58CD">
              <w:rPr>
                <w:rStyle w:val="Hyperlink"/>
                <w:noProof/>
              </w:rPr>
              <w:t>Relationship Satisfaction</w:t>
            </w:r>
            <w:r>
              <w:rPr>
                <w:noProof/>
                <w:webHidden/>
              </w:rPr>
              <w:tab/>
            </w:r>
            <w:r>
              <w:rPr>
                <w:noProof/>
                <w:webHidden/>
              </w:rPr>
              <w:fldChar w:fldCharType="begin"/>
            </w:r>
            <w:r>
              <w:rPr>
                <w:noProof/>
                <w:webHidden/>
              </w:rPr>
              <w:instrText xml:space="preserve"> PAGEREF _Toc190009197 \h </w:instrText>
            </w:r>
            <w:r>
              <w:rPr>
                <w:noProof/>
                <w:webHidden/>
              </w:rPr>
            </w:r>
            <w:r>
              <w:rPr>
                <w:noProof/>
                <w:webHidden/>
              </w:rPr>
              <w:fldChar w:fldCharType="separate"/>
            </w:r>
            <w:r>
              <w:rPr>
                <w:noProof/>
                <w:webHidden/>
              </w:rPr>
              <w:t>20</w:t>
            </w:r>
            <w:r>
              <w:rPr>
                <w:noProof/>
                <w:webHidden/>
              </w:rPr>
              <w:fldChar w:fldCharType="end"/>
            </w:r>
          </w:hyperlink>
        </w:p>
        <w:p w14:paraId="02861EC3" w14:textId="73D96775" w:rsidR="00934629" w:rsidRDefault="00934629">
          <w:pPr>
            <w:pStyle w:val="TOC2"/>
            <w:tabs>
              <w:tab w:val="right" w:leader="dot" w:pos="8630"/>
            </w:tabs>
            <w:rPr>
              <w:rFonts w:asciiTheme="minorHAnsi" w:eastAsiaTheme="minorEastAsia" w:hAnsiTheme="minorHAnsi"/>
              <w:noProof/>
              <w:kern w:val="2"/>
              <w14:ligatures w14:val="standardContextual"/>
            </w:rPr>
          </w:pPr>
          <w:hyperlink w:anchor="_Toc190009198" w:history="1">
            <w:r w:rsidRPr="000E58CD">
              <w:rPr>
                <w:rStyle w:val="Hyperlink"/>
                <w:noProof/>
              </w:rPr>
              <w:t>Data Analysis</w:t>
            </w:r>
            <w:r>
              <w:rPr>
                <w:noProof/>
                <w:webHidden/>
              </w:rPr>
              <w:tab/>
            </w:r>
            <w:r>
              <w:rPr>
                <w:noProof/>
                <w:webHidden/>
              </w:rPr>
              <w:fldChar w:fldCharType="begin"/>
            </w:r>
            <w:r>
              <w:rPr>
                <w:noProof/>
                <w:webHidden/>
              </w:rPr>
              <w:instrText xml:space="preserve"> PAGEREF _Toc190009198 \h </w:instrText>
            </w:r>
            <w:r>
              <w:rPr>
                <w:noProof/>
                <w:webHidden/>
              </w:rPr>
            </w:r>
            <w:r>
              <w:rPr>
                <w:noProof/>
                <w:webHidden/>
              </w:rPr>
              <w:fldChar w:fldCharType="separate"/>
            </w:r>
            <w:r>
              <w:rPr>
                <w:noProof/>
                <w:webHidden/>
              </w:rPr>
              <w:t>21</w:t>
            </w:r>
            <w:r>
              <w:rPr>
                <w:noProof/>
                <w:webHidden/>
              </w:rPr>
              <w:fldChar w:fldCharType="end"/>
            </w:r>
          </w:hyperlink>
        </w:p>
        <w:p w14:paraId="6E56D310" w14:textId="7FD2F8E6" w:rsidR="00934629" w:rsidRDefault="00934629">
          <w:pPr>
            <w:pStyle w:val="TOC3"/>
            <w:tabs>
              <w:tab w:val="right" w:leader="dot" w:pos="8630"/>
            </w:tabs>
            <w:rPr>
              <w:rFonts w:asciiTheme="minorHAnsi" w:eastAsiaTheme="minorEastAsia" w:hAnsiTheme="minorHAnsi"/>
              <w:noProof/>
              <w:kern w:val="2"/>
              <w14:ligatures w14:val="standardContextual"/>
            </w:rPr>
          </w:pPr>
          <w:hyperlink w:anchor="_Toc190009199" w:history="1">
            <w:r w:rsidRPr="000E58CD">
              <w:rPr>
                <w:rStyle w:val="Hyperlink"/>
                <w:noProof/>
              </w:rPr>
              <w:t>Actor Partner Interdependence Model with Moderation (APIMoM).</w:t>
            </w:r>
            <w:r>
              <w:rPr>
                <w:noProof/>
                <w:webHidden/>
              </w:rPr>
              <w:tab/>
            </w:r>
            <w:r>
              <w:rPr>
                <w:noProof/>
                <w:webHidden/>
              </w:rPr>
              <w:fldChar w:fldCharType="begin"/>
            </w:r>
            <w:r>
              <w:rPr>
                <w:noProof/>
                <w:webHidden/>
              </w:rPr>
              <w:instrText xml:space="preserve"> PAGEREF _Toc190009199 \h </w:instrText>
            </w:r>
            <w:r>
              <w:rPr>
                <w:noProof/>
                <w:webHidden/>
              </w:rPr>
            </w:r>
            <w:r>
              <w:rPr>
                <w:noProof/>
                <w:webHidden/>
              </w:rPr>
              <w:fldChar w:fldCharType="separate"/>
            </w:r>
            <w:r>
              <w:rPr>
                <w:noProof/>
                <w:webHidden/>
              </w:rPr>
              <w:t>21</w:t>
            </w:r>
            <w:r>
              <w:rPr>
                <w:noProof/>
                <w:webHidden/>
              </w:rPr>
              <w:fldChar w:fldCharType="end"/>
            </w:r>
          </w:hyperlink>
        </w:p>
        <w:p w14:paraId="13EBFDCF" w14:textId="1DE1134D" w:rsidR="00934629" w:rsidRDefault="00934629">
          <w:pPr>
            <w:pStyle w:val="TOC1"/>
            <w:tabs>
              <w:tab w:val="right" w:leader="dot" w:pos="8630"/>
            </w:tabs>
            <w:rPr>
              <w:rFonts w:asciiTheme="minorHAnsi" w:eastAsiaTheme="minorEastAsia" w:hAnsiTheme="minorHAnsi"/>
              <w:noProof/>
              <w:kern w:val="2"/>
              <w14:ligatures w14:val="standardContextual"/>
            </w:rPr>
          </w:pPr>
          <w:hyperlink w:anchor="_Toc190009200" w:history="1">
            <w:r w:rsidRPr="000E58CD">
              <w:rPr>
                <w:rStyle w:val="Hyperlink"/>
                <w:noProof/>
              </w:rPr>
              <w:t>Chapter 4. Results</w:t>
            </w:r>
            <w:r>
              <w:rPr>
                <w:noProof/>
                <w:webHidden/>
              </w:rPr>
              <w:tab/>
            </w:r>
            <w:r>
              <w:rPr>
                <w:noProof/>
                <w:webHidden/>
              </w:rPr>
              <w:fldChar w:fldCharType="begin"/>
            </w:r>
            <w:r>
              <w:rPr>
                <w:noProof/>
                <w:webHidden/>
              </w:rPr>
              <w:instrText xml:space="preserve"> PAGEREF _Toc190009200 \h </w:instrText>
            </w:r>
            <w:r>
              <w:rPr>
                <w:noProof/>
                <w:webHidden/>
              </w:rPr>
            </w:r>
            <w:r>
              <w:rPr>
                <w:noProof/>
                <w:webHidden/>
              </w:rPr>
              <w:fldChar w:fldCharType="separate"/>
            </w:r>
            <w:r>
              <w:rPr>
                <w:noProof/>
                <w:webHidden/>
              </w:rPr>
              <w:t>23</w:t>
            </w:r>
            <w:r>
              <w:rPr>
                <w:noProof/>
                <w:webHidden/>
              </w:rPr>
              <w:fldChar w:fldCharType="end"/>
            </w:r>
          </w:hyperlink>
        </w:p>
        <w:p w14:paraId="5F74B574" w14:textId="2E06D7F4" w:rsidR="00934629" w:rsidRDefault="00934629">
          <w:pPr>
            <w:pStyle w:val="TOC1"/>
            <w:tabs>
              <w:tab w:val="right" w:leader="dot" w:pos="8630"/>
            </w:tabs>
            <w:rPr>
              <w:rFonts w:asciiTheme="minorHAnsi" w:eastAsiaTheme="minorEastAsia" w:hAnsiTheme="minorHAnsi"/>
              <w:noProof/>
              <w:kern w:val="2"/>
              <w14:ligatures w14:val="standardContextual"/>
            </w:rPr>
          </w:pPr>
          <w:hyperlink w:anchor="_Toc190009201" w:history="1">
            <w:r w:rsidRPr="000E58CD">
              <w:rPr>
                <w:rStyle w:val="Hyperlink"/>
                <w:noProof/>
              </w:rPr>
              <w:t>Chapter 5. Discussion</w:t>
            </w:r>
            <w:r>
              <w:rPr>
                <w:noProof/>
                <w:webHidden/>
              </w:rPr>
              <w:tab/>
            </w:r>
            <w:r>
              <w:rPr>
                <w:noProof/>
                <w:webHidden/>
              </w:rPr>
              <w:fldChar w:fldCharType="begin"/>
            </w:r>
            <w:r>
              <w:rPr>
                <w:noProof/>
                <w:webHidden/>
              </w:rPr>
              <w:instrText xml:space="preserve"> PAGEREF _Toc190009201 \h </w:instrText>
            </w:r>
            <w:r>
              <w:rPr>
                <w:noProof/>
                <w:webHidden/>
              </w:rPr>
            </w:r>
            <w:r>
              <w:rPr>
                <w:noProof/>
                <w:webHidden/>
              </w:rPr>
              <w:fldChar w:fldCharType="separate"/>
            </w:r>
            <w:r>
              <w:rPr>
                <w:noProof/>
                <w:webHidden/>
              </w:rPr>
              <w:t>24</w:t>
            </w:r>
            <w:r>
              <w:rPr>
                <w:noProof/>
                <w:webHidden/>
              </w:rPr>
              <w:fldChar w:fldCharType="end"/>
            </w:r>
          </w:hyperlink>
        </w:p>
        <w:p w14:paraId="1B621961" w14:textId="2470214F" w:rsidR="00934629" w:rsidRDefault="00934629">
          <w:pPr>
            <w:pStyle w:val="TOC2"/>
            <w:tabs>
              <w:tab w:val="right" w:leader="dot" w:pos="8630"/>
            </w:tabs>
            <w:rPr>
              <w:rFonts w:asciiTheme="minorHAnsi" w:eastAsiaTheme="minorEastAsia" w:hAnsiTheme="minorHAnsi"/>
              <w:noProof/>
              <w:kern w:val="2"/>
              <w14:ligatures w14:val="standardContextual"/>
            </w:rPr>
          </w:pPr>
          <w:hyperlink w:anchor="_Toc190009202" w:history="1">
            <w:r w:rsidRPr="000E58CD">
              <w:rPr>
                <w:rStyle w:val="Hyperlink"/>
                <w:noProof/>
              </w:rPr>
              <w:t>Clinical Implications and Future Directions</w:t>
            </w:r>
            <w:r>
              <w:rPr>
                <w:noProof/>
                <w:webHidden/>
              </w:rPr>
              <w:tab/>
            </w:r>
            <w:r>
              <w:rPr>
                <w:noProof/>
                <w:webHidden/>
              </w:rPr>
              <w:fldChar w:fldCharType="begin"/>
            </w:r>
            <w:r>
              <w:rPr>
                <w:noProof/>
                <w:webHidden/>
              </w:rPr>
              <w:instrText xml:space="preserve"> PAGEREF _Toc190009202 \h </w:instrText>
            </w:r>
            <w:r>
              <w:rPr>
                <w:noProof/>
                <w:webHidden/>
              </w:rPr>
            </w:r>
            <w:r>
              <w:rPr>
                <w:noProof/>
                <w:webHidden/>
              </w:rPr>
              <w:fldChar w:fldCharType="separate"/>
            </w:r>
            <w:r>
              <w:rPr>
                <w:noProof/>
                <w:webHidden/>
              </w:rPr>
              <w:t>25</w:t>
            </w:r>
            <w:r>
              <w:rPr>
                <w:noProof/>
                <w:webHidden/>
              </w:rPr>
              <w:fldChar w:fldCharType="end"/>
            </w:r>
          </w:hyperlink>
        </w:p>
        <w:p w14:paraId="1D7469D8" w14:textId="60786A9D" w:rsidR="00934629" w:rsidRDefault="00934629">
          <w:pPr>
            <w:pStyle w:val="TOC2"/>
            <w:tabs>
              <w:tab w:val="right" w:leader="dot" w:pos="8630"/>
            </w:tabs>
            <w:rPr>
              <w:rFonts w:asciiTheme="minorHAnsi" w:eastAsiaTheme="minorEastAsia" w:hAnsiTheme="minorHAnsi"/>
              <w:noProof/>
              <w:kern w:val="2"/>
              <w14:ligatures w14:val="standardContextual"/>
            </w:rPr>
          </w:pPr>
          <w:hyperlink w:anchor="_Toc190009203" w:history="1">
            <w:r w:rsidRPr="000E58CD">
              <w:rPr>
                <w:rStyle w:val="Hyperlink"/>
                <w:noProof/>
              </w:rPr>
              <w:t>Limitations</w:t>
            </w:r>
            <w:r>
              <w:rPr>
                <w:noProof/>
                <w:webHidden/>
              </w:rPr>
              <w:tab/>
            </w:r>
            <w:r>
              <w:rPr>
                <w:noProof/>
                <w:webHidden/>
              </w:rPr>
              <w:fldChar w:fldCharType="begin"/>
            </w:r>
            <w:r>
              <w:rPr>
                <w:noProof/>
                <w:webHidden/>
              </w:rPr>
              <w:instrText xml:space="preserve"> PAGEREF _Toc190009203 \h </w:instrText>
            </w:r>
            <w:r>
              <w:rPr>
                <w:noProof/>
                <w:webHidden/>
              </w:rPr>
            </w:r>
            <w:r>
              <w:rPr>
                <w:noProof/>
                <w:webHidden/>
              </w:rPr>
              <w:fldChar w:fldCharType="separate"/>
            </w:r>
            <w:r>
              <w:rPr>
                <w:noProof/>
                <w:webHidden/>
              </w:rPr>
              <w:t>25</w:t>
            </w:r>
            <w:r>
              <w:rPr>
                <w:noProof/>
                <w:webHidden/>
              </w:rPr>
              <w:fldChar w:fldCharType="end"/>
            </w:r>
          </w:hyperlink>
        </w:p>
        <w:p w14:paraId="160D4183" w14:textId="1225DCA0" w:rsidR="00934629" w:rsidRDefault="00934629">
          <w:pPr>
            <w:pStyle w:val="TOC1"/>
            <w:tabs>
              <w:tab w:val="right" w:leader="dot" w:pos="8630"/>
            </w:tabs>
            <w:rPr>
              <w:rFonts w:asciiTheme="minorHAnsi" w:eastAsiaTheme="minorEastAsia" w:hAnsiTheme="minorHAnsi"/>
              <w:noProof/>
              <w:kern w:val="2"/>
              <w14:ligatures w14:val="standardContextual"/>
            </w:rPr>
          </w:pPr>
          <w:hyperlink w:anchor="_Toc190009204" w:history="1">
            <w:r w:rsidRPr="000E58CD">
              <w:rPr>
                <w:rStyle w:val="Hyperlink"/>
                <w:noProof/>
              </w:rPr>
              <w:t>Chapter 6. References</w:t>
            </w:r>
            <w:r>
              <w:rPr>
                <w:noProof/>
                <w:webHidden/>
              </w:rPr>
              <w:tab/>
            </w:r>
            <w:r>
              <w:rPr>
                <w:noProof/>
                <w:webHidden/>
              </w:rPr>
              <w:fldChar w:fldCharType="begin"/>
            </w:r>
            <w:r>
              <w:rPr>
                <w:noProof/>
                <w:webHidden/>
              </w:rPr>
              <w:instrText xml:space="preserve"> PAGEREF _Toc190009204 \h </w:instrText>
            </w:r>
            <w:r>
              <w:rPr>
                <w:noProof/>
                <w:webHidden/>
              </w:rPr>
            </w:r>
            <w:r>
              <w:rPr>
                <w:noProof/>
                <w:webHidden/>
              </w:rPr>
              <w:fldChar w:fldCharType="separate"/>
            </w:r>
            <w:r>
              <w:rPr>
                <w:noProof/>
                <w:webHidden/>
              </w:rPr>
              <w:t>26</w:t>
            </w:r>
            <w:r>
              <w:rPr>
                <w:noProof/>
                <w:webHidden/>
              </w:rPr>
              <w:fldChar w:fldCharType="end"/>
            </w:r>
          </w:hyperlink>
        </w:p>
        <w:p w14:paraId="0DCCAF0F" w14:textId="1597015B" w:rsidR="1A2B4744" w:rsidRDefault="1A2B4744" w:rsidP="1A2B4744">
          <w:pPr>
            <w:pStyle w:val="TOC1"/>
            <w:tabs>
              <w:tab w:val="right" w:leader="dot" w:pos="8625"/>
            </w:tabs>
            <w:rPr>
              <w:rStyle w:val="Hyperlink"/>
            </w:rPr>
          </w:pPr>
          <w:r>
            <w:fldChar w:fldCharType="end"/>
          </w:r>
        </w:p>
      </w:sdtContent>
    </w:sdt>
    <w:p w14:paraId="4BB4CFD9" w14:textId="4C43DAC7" w:rsidR="0077693B" w:rsidRDefault="0077693B"/>
    <w:p w14:paraId="72969737" w14:textId="77777777" w:rsidR="000B1ED6" w:rsidRDefault="000B1ED6" w:rsidP="00527A65"/>
    <w:p w14:paraId="1633FB97" w14:textId="77777777" w:rsidR="000B1ED6" w:rsidRDefault="000B1ED6" w:rsidP="00527A65"/>
    <w:p w14:paraId="634784D4" w14:textId="77777777" w:rsidR="000B1ED6" w:rsidRDefault="000B1ED6" w:rsidP="00527A65"/>
    <w:p w14:paraId="49BFA2F7" w14:textId="77777777" w:rsidR="000B1ED6" w:rsidRDefault="000B1ED6" w:rsidP="00527A65">
      <w:pPr>
        <w:sectPr w:rsidR="000B1ED6" w:rsidSect="004D6A3D">
          <w:headerReference w:type="default" r:id="rId14"/>
          <w:pgSz w:w="12240" w:h="15840"/>
          <w:pgMar w:top="1440" w:right="1440" w:bottom="1440" w:left="2160" w:header="720" w:footer="1584" w:gutter="0"/>
          <w:pgNumType w:fmt="lowerRoman"/>
          <w:cols w:space="720"/>
          <w:docGrid w:linePitch="360"/>
        </w:sectPr>
      </w:pPr>
    </w:p>
    <w:p w14:paraId="57DBB16D" w14:textId="77777777" w:rsidR="000B1ED6" w:rsidRDefault="000B1ED6" w:rsidP="00185AC8">
      <w:pPr>
        <w:pStyle w:val="Heading1"/>
      </w:pPr>
      <w:bookmarkStart w:id="4" w:name="_Toc190009181"/>
      <w:r>
        <w:lastRenderedPageBreak/>
        <w:t>List of Tables</w:t>
      </w:r>
      <w:bookmarkEnd w:id="4"/>
    </w:p>
    <w:p w14:paraId="22327851" w14:textId="77777777" w:rsidR="00023578" w:rsidRDefault="00023578">
      <w:pPr>
        <w:pStyle w:val="TableofFigures"/>
        <w:tabs>
          <w:tab w:val="right" w:leader="dot" w:pos="8630"/>
        </w:tabs>
        <w:rPr>
          <w:rFonts w:asciiTheme="minorHAnsi" w:eastAsiaTheme="minorEastAsia" w:hAnsiTheme="minorHAnsi"/>
          <w:noProof/>
          <w:sz w:val="22"/>
          <w:szCs w:val="22"/>
        </w:rPr>
      </w:pPr>
      <w:r>
        <w:fldChar w:fldCharType="begin"/>
      </w:r>
      <w:r>
        <w:instrText xml:space="preserve"> TOC \h \z \c "Table" </w:instrText>
      </w:r>
      <w:r>
        <w:fldChar w:fldCharType="separate"/>
      </w:r>
      <w:hyperlink w:anchor="_Toc490653955" w:history="1">
        <w:r w:rsidRPr="00090960">
          <w:rPr>
            <w:rStyle w:val="Hyperlink"/>
            <w:noProof/>
          </w:rPr>
          <w:t>Table 1 A sample continued table</w:t>
        </w:r>
        <w:r>
          <w:rPr>
            <w:noProof/>
            <w:webHidden/>
          </w:rPr>
          <w:tab/>
        </w:r>
        <w:r>
          <w:rPr>
            <w:noProof/>
            <w:webHidden/>
          </w:rPr>
          <w:fldChar w:fldCharType="begin"/>
        </w:r>
        <w:r>
          <w:rPr>
            <w:noProof/>
            <w:webHidden/>
          </w:rPr>
          <w:instrText xml:space="preserve"> PAGEREF _Toc490653955 \h </w:instrText>
        </w:r>
        <w:r>
          <w:rPr>
            <w:noProof/>
            <w:webHidden/>
          </w:rPr>
        </w:r>
        <w:r>
          <w:rPr>
            <w:noProof/>
            <w:webHidden/>
          </w:rPr>
          <w:fldChar w:fldCharType="separate"/>
        </w:r>
        <w:r w:rsidR="0089659C">
          <w:rPr>
            <w:noProof/>
            <w:webHidden/>
          </w:rPr>
          <w:t>2</w:t>
        </w:r>
        <w:r>
          <w:rPr>
            <w:noProof/>
            <w:webHidden/>
          </w:rPr>
          <w:fldChar w:fldCharType="end"/>
        </w:r>
      </w:hyperlink>
    </w:p>
    <w:p w14:paraId="3DCE374B" w14:textId="5BC08573" w:rsidR="000B1ED6" w:rsidRDefault="00023578" w:rsidP="00DC7111">
      <w:r>
        <w:fldChar w:fldCharType="end"/>
      </w:r>
    </w:p>
    <w:p w14:paraId="2B2C008E" w14:textId="77777777" w:rsidR="000B1ED6" w:rsidRDefault="000B1ED6" w:rsidP="00527A65"/>
    <w:p w14:paraId="521E05ED" w14:textId="77777777" w:rsidR="000B1ED6" w:rsidRDefault="000B1ED6" w:rsidP="00527A65"/>
    <w:p w14:paraId="64D633BB" w14:textId="77777777" w:rsidR="000B1ED6" w:rsidRDefault="000B1ED6" w:rsidP="00527A65">
      <w:pPr>
        <w:sectPr w:rsidR="000B1ED6" w:rsidSect="004D6A3D">
          <w:headerReference w:type="default" r:id="rId15"/>
          <w:pgSz w:w="12240" w:h="15840"/>
          <w:pgMar w:top="1440" w:right="1440" w:bottom="1440" w:left="2160" w:header="720" w:footer="1584" w:gutter="0"/>
          <w:pgNumType w:fmt="lowerRoman"/>
          <w:cols w:space="720"/>
          <w:docGrid w:linePitch="360"/>
        </w:sectPr>
      </w:pPr>
    </w:p>
    <w:p w14:paraId="088B7696" w14:textId="77777777" w:rsidR="000B1ED6" w:rsidRDefault="000B1ED6" w:rsidP="00A55EBF">
      <w:pPr>
        <w:pStyle w:val="Heading1"/>
      </w:pPr>
      <w:bookmarkStart w:id="5" w:name="_Toc190009182"/>
      <w:r>
        <w:lastRenderedPageBreak/>
        <w:t>List of Figures</w:t>
      </w:r>
      <w:bookmarkEnd w:id="5"/>
    </w:p>
    <w:p w14:paraId="69511050" w14:textId="77777777" w:rsidR="00B832EB" w:rsidRDefault="0077693B" w:rsidP="00B832EB">
      <w:pPr>
        <w:pStyle w:val="TableofFigures"/>
        <w:tabs>
          <w:tab w:val="right" w:leader="dot" w:pos="8630"/>
        </w:tabs>
        <w:rPr>
          <w:rFonts w:asciiTheme="minorHAnsi" w:eastAsiaTheme="minorEastAsia" w:hAnsiTheme="minorHAnsi"/>
          <w:noProof/>
          <w:sz w:val="22"/>
          <w:szCs w:val="22"/>
        </w:rPr>
      </w:pPr>
      <w:r>
        <w:fldChar w:fldCharType="begin"/>
      </w:r>
      <w:r>
        <w:instrText xml:space="preserve"> TOC \h \z \c "Figure" </w:instrText>
      </w:r>
      <w:r>
        <w:fldChar w:fldCharType="separate"/>
      </w:r>
      <w:hyperlink w:anchor="_Toc493073374" w:history="1">
        <w:r w:rsidR="00B832EB" w:rsidRPr="00845671">
          <w:rPr>
            <w:rStyle w:val="Hyperlink"/>
            <w:noProof/>
          </w:rPr>
          <w:t>Figure 1 Location of "Breaks' on the Page Layout Tab</w:t>
        </w:r>
        <w:r w:rsidR="00B832EB">
          <w:rPr>
            <w:noProof/>
            <w:webHidden/>
          </w:rPr>
          <w:tab/>
        </w:r>
        <w:r w:rsidR="00B832EB">
          <w:rPr>
            <w:noProof/>
            <w:webHidden/>
          </w:rPr>
          <w:fldChar w:fldCharType="begin"/>
        </w:r>
        <w:r w:rsidR="00B832EB">
          <w:rPr>
            <w:noProof/>
            <w:webHidden/>
          </w:rPr>
          <w:instrText xml:space="preserve"> PAGEREF _Toc493073374 \h </w:instrText>
        </w:r>
        <w:r w:rsidR="00B832EB">
          <w:rPr>
            <w:noProof/>
            <w:webHidden/>
          </w:rPr>
        </w:r>
        <w:r w:rsidR="00B832EB">
          <w:rPr>
            <w:noProof/>
            <w:webHidden/>
          </w:rPr>
          <w:fldChar w:fldCharType="separate"/>
        </w:r>
        <w:r w:rsidR="0089659C">
          <w:rPr>
            <w:noProof/>
            <w:webHidden/>
          </w:rPr>
          <w:t>1</w:t>
        </w:r>
        <w:r w:rsidR="00B832EB">
          <w:rPr>
            <w:noProof/>
            <w:webHidden/>
          </w:rPr>
          <w:fldChar w:fldCharType="end"/>
        </w:r>
      </w:hyperlink>
    </w:p>
    <w:p w14:paraId="65EBB343" w14:textId="77777777" w:rsidR="00B832EB" w:rsidRDefault="00B832EB" w:rsidP="00B832EB">
      <w:pPr>
        <w:pStyle w:val="TableofFigures"/>
        <w:tabs>
          <w:tab w:val="right" w:leader="dot" w:pos="8630"/>
        </w:tabs>
        <w:rPr>
          <w:rFonts w:asciiTheme="minorHAnsi" w:eastAsiaTheme="minorEastAsia" w:hAnsiTheme="minorHAnsi"/>
          <w:noProof/>
          <w:sz w:val="22"/>
          <w:szCs w:val="22"/>
        </w:rPr>
      </w:pPr>
      <w:hyperlink w:anchor="_Toc493073375" w:history="1">
        <w:r w:rsidRPr="00845671">
          <w:rPr>
            <w:rStyle w:val="Hyperlink"/>
            <w:noProof/>
          </w:rPr>
          <w:t>Figure 2. A continued figure.  Part A Bar Graph; Part B. Line Graph; Part C Pie Chart</w:t>
        </w:r>
        <w:r>
          <w:rPr>
            <w:noProof/>
            <w:webHidden/>
          </w:rPr>
          <w:tab/>
        </w:r>
        <w:r>
          <w:rPr>
            <w:noProof/>
            <w:webHidden/>
          </w:rPr>
          <w:fldChar w:fldCharType="begin"/>
        </w:r>
        <w:r>
          <w:rPr>
            <w:noProof/>
            <w:webHidden/>
          </w:rPr>
          <w:instrText xml:space="preserve"> PAGEREF _Toc493073375 \h </w:instrText>
        </w:r>
        <w:r>
          <w:rPr>
            <w:noProof/>
            <w:webHidden/>
          </w:rPr>
        </w:r>
        <w:r>
          <w:rPr>
            <w:noProof/>
            <w:webHidden/>
          </w:rPr>
          <w:fldChar w:fldCharType="separate"/>
        </w:r>
        <w:r w:rsidR="0089659C">
          <w:rPr>
            <w:noProof/>
            <w:webHidden/>
          </w:rPr>
          <w:t>5</w:t>
        </w:r>
        <w:r>
          <w:rPr>
            <w:noProof/>
            <w:webHidden/>
          </w:rPr>
          <w:fldChar w:fldCharType="end"/>
        </w:r>
      </w:hyperlink>
    </w:p>
    <w:p w14:paraId="1E490841" w14:textId="77777777" w:rsidR="00B832EB" w:rsidRDefault="00B832EB" w:rsidP="00B832EB">
      <w:pPr>
        <w:pStyle w:val="TableofFigures"/>
        <w:tabs>
          <w:tab w:val="right" w:leader="dot" w:pos="8630"/>
        </w:tabs>
        <w:rPr>
          <w:rFonts w:asciiTheme="minorHAnsi" w:eastAsiaTheme="minorEastAsia" w:hAnsiTheme="minorHAnsi"/>
          <w:noProof/>
          <w:sz w:val="22"/>
          <w:szCs w:val="22"/>
        </w:rPr>
      </w:pPr>
      <w:hyperlink w:anchor="_Toc493073376" w:history="1">
        <w:r w:rsidRPr="00845671">
          <w:rPr>
            <w:rStyle w:val="Hyperlink"/>
            <w:noProof/>
          </w:rPr>
          <w:t>Figure 3  Sample Landscaped Page</w:t>
        </w:r>
        <w:r>
          <w:rPr>
            <w:noProof/>
            <w:webHidden/>
          </w:rPr>
          <w:tab/>
        </w:r>
        <w:r>
          <w:rPr>
            <w:noProof/>
            <w:webHidden/>
          </w:rPr>
          <w:fldChar w:fldCharType="begin"/>
        </w:r>
        <w:r>
          <w:rPr>
            <w:noProof/>
            <w:webHidden/>
          </w:rPr>
          <w:instrText xml:space="preserve"> PAGEREF _Toc493073376 \h </w:instrText>
        </w:r>
        <w:r>
          <w:rPr>
            <w:noProof/>
            <w:webHidden/>
          </w:rPr>
        </w:r>
        <w:r>
          <w:rPr>
            <w:noProof/>
            <w:webHidden/>
          </w:rPr>
          <w:fldChar w:fldCharType="separate"/>
        </w:r>
        <w:r w:rsidR="0089659C">
          <w:rPr>
            <w:noProof/>
            <w:webHidden/>
          </w:rPr>
          <w:t>18</w:t>
        </w:r>
        <w:r>
          <w:rPr>
            <w:noProof/>
            <w:webHidden/>
          </w:rPr>
          <w:fldChar w:fldCharType="end"/>
        </w:r>
      </w:hyperlink>
    </w:p>
    <w:p w14:paraId="37FF2CD2" w14:textId="7DF7CA62" w:rsidR="000B1ED6" w:rsidRDefault="0077693B" w:rsidP="006C4F67">
      <w:r>
        <w:fldChar w:fldCharType="end"/>
      </w:r>
    </w:p>
    <w:p w14:paraId="53674CC7" w14:textId="77777777" w:rsidR="000B1ED6" w:rsidRDefault="000B1ED6" w:rsidP="00527A65"/>
    <w:p w14:paraId="3CF95BFD" w14:textId="77777777" w:rsidR="000B1ED6" w:rsidRDefault="000B1ED6" w:rsidP="00527A65"/>
    <w:p w14:paraId="454ACFC1" w14:textId="77777777" w:rsidR="000B1ED6" w:rsidRDefault="000B1ED6" w:rsidP="00527A65"/>
    <w:p w14:paraId="3D6B39FF" w14:textId="77777777" w:rsidR="000B1ED6" w:rsidRDefault="000B1ED6" w:rsidP="00527A65">
      <w:pPr>
        <w:sectPr w:rsidR="000B1ED6" w:rsidSect="004D6A3D">
          <w:headerReference w:type="default" r:id="rId16"/>
          <w:pgSz w:w="12240" w:h="15840"/>
          <w:pgMar w:top="1440" w:right="1440" w:bottom="1440" w:left="2160" w:header="720" w:footer="1584" w:gutter="0"/>
          <w:pgNumType w:fmt="lowerRoman"/>
          <w:cols w:space="720"/>
          <w:docGrid w:linePitch="360"/>
        </w:sectPr>
      </w:pPr>
    </w:p>
    <w:p w14:paraId="6D8DA455" w14:textId="79904252" w:rsidR="00514562" w:rsidRDefault="00CB5590" w:rsidP="000A3D86">
      <w:pPr>
        <w:pStyle w:val="Heading1"/>
      </w:pPr>
      <w:bookmarkStart w:id="6" w:name="_Toc190009183"/>
      <w:r>
        <w:lastRenderedPageBreak/>
        <w:t xml:space="preserve">Chapter 1. </w:t>
      </w:r>
      <w:r w:rsidR="0F069BFF">
        <w:t>Introduction</w:t>
      </w:r>
      <w:bookmarkEnd w:id="6"/>
    </w:p>
    <w:p w14:paraId="024516F1" w14:textId="05F14579" w:rsidR="00E31E92" w:rsidRDefault="00F46357" w:rsidP="005955D1">
      <w:pPr>
        <w:ind w:firstLine="720"/>
      </w:pPr>
      <w:r>
        <w:t>Childhood adversity</w:t>
      </w:r>
      <w:r w:rsidR="00881045">
        <w:t xml:space="preserve"> is a global public health concern with estimates suggesting </w:t>
      </w:r>
      <w:r w:rsidR="00E31E92">
        <w:t xml:space="preserve">about </w:t>
      </w:r>
      <w:r>
        <w:t>half</w:t>
      </w:r>
      <w:r w:rsidR="00881045">
        <w:t xml:space="preserve"> of adults </w:t>
      </w:r>
      <w:r>
        <w:t>in the US</w:t>
      </w:r>
      <w:r w:rsidR="00881045">
        <w:t xml:space="preserve"> report experiencing </w:t>
      </w:r>
      <w:r>
        <w:t xml:space="preserve">at least one form of Adverse Childhood Experiences (ACEs; </w:t>
      </w:r>
      <w:r w:rsidR="00815020">
        <w:fldChar w:fldCharType="begin"/>
      </w:r>
      <w:r w:rsidR="007C36F0">
        <w:instrText xml:space="preserve"> ADDIN ZOTERO_ITEM CSL_CITATION {"citationID":"rW9ngb5Y","properties":{"formattedCitation":"(Mosley-Johnson et al., 2019)","plainCitation":"(Mosley-Johnson et al., 2019)","dontUpdate":true,"noteIndex":0},"citationItems":[{"id":21265,"uris":["http://zotero.org/users/10055025/items/DMSABQ3H"],"itemData":{"id":21265,"type":"article-journal","abstract":"Background: More than half of the U.S. population has experienced Adverse Childhood Experiences (ACE), which are linked to physical and mental health issues. This study examines the relationship between ACEs and life satisfaction, psychological well-being, and social wellbeing.","container-title":"Quality of Life Research","DOI":"10.1007/s11136-018-2054-6","ISSN":"0962-9343, 1573-2649","issue":"4","journalAbbreviation":"Qual Life Res","language":"en","page":"907-914","source":"DOI.org (Crossref)","title":"Assessing the relationship between adverse childhood experiences and life satisfaction, psychological well-being, and social well-being: United States Longitudinal Cohort 1995–2014","title-short":"Assessing the relationship between adverse childhood experiences and life satisfaction, psychological well-being, and social well-being","volume":"28","author":[{"family":"Mosley-Johnson","given":"Elise"},{"family":"Garacci","given":"Emma"},{"family":"Wagner","given":"Nick"},{"family":"Mendez","given":"Carlos"},{"family":"Williams","given":"Joni S."},{"family":"Egede","given":"Leonard E."}],"issued":{"date-parts":[["2019",4]]},"citation-key":"mosley-johnsonAssessingRelationshipAdverse2019"}}],"schema":"https://github.com/citation-style-language/schema/raw/master/csl-citation.json"} </w:instrText>
      </w:r>
      <w:r w:rsidR="00815020">
        <w:fldChar w:fldCharType="separate"/>
      </w:r>
      <w:r w:rsidR="00815020" w:rsidRPr="00815020">
        <w:rPr>
          <w:rFonts w:cs="Times New Roman"/>
        </w:rPr>
        <w:t>Mosley-Johnson et al., 2019</w:t>
      </w:r>
      <w:r w:rsidR="00815020">
        <w:fldChar w:fldCharType="end"/>
      </w:r>
      <w:r>
        <w:t>;</w:t>
      </w:r>
      <w:r w:rsidR="00C942E4" w:rsidRPr="00C942E4">
        <w:t xml:space="preserve"> </w:t>
      </w:r>
      <w:r w:rsidR="008B112F">
        <w:fldChar w:fldCharType="begin"/>
      </w:r>
      <w:r w:rsidR="007C36F0">
        <w:instrText xml:space="preserve"> ADDIN ZOTERO_ITEM CSL_CITATION {"citationID":"tOWPRAuG","properties":{"formattedCitation":"(Wheeler et al., 2019)","plainCitation":"(Wheeler et al., 2019)","dontUpdate":true,"noteIndex":0},"citationItems":[{"id":21261,"uris":["http://zotero.org/users/10055025/items/CNRV5CDA"],"itemData":{"id":21261,"type":"article-journal","abstract":"Adverse childhood experiences (\n              ACE\n              ) are interpersonal sources of distress negatively correlated with physical and mental health, as well as maladaptive intimate partner conflict strategies in adulthood. Economically vulnerable racial and ethnic minorities report the greatest disparities in exposure to\n              ACE\n              , as well as relationship distress and health. Yet, little is known about the connections between\n              ACE\n              , relationship distress, and health. We therefore tested a theoretical model for the mediating role of relationship distress to explain the\n              ACE\n              ‐health connection with a sample (\n              N \n              =\n               \n              96) predominantly racial/ethnic minorities (87%) with low income. We applied partial least squares structural equation modeling with bootstrapping (\n              N \n              =\n               \n              500). Relationship distress strengthened the predictive relationship between\n              ACE\n              and health, and accounted for 42% of the variance in health. The results provide preliminary support for relationship distress as a social determinant of health disparities with implications for interdisciplinary health intervention.\n            \n          , \n            Resumen\n            \n              Las experiencias adversas de la infancia son fuentes interpersonales de distrés correlacionadas negativamente con la salud mental y física así como con estrategias desadaptativas de conflicto con la pareja íntima en la adultez. Las minorías étnicas y raciales económicamente vulnerables informan las mayores divergencias en la exposición a experiencias adversas de la infancia, así como en el distrés en la relación y en la salud. Sin embargo, se sabe poco acerca de las conexiones entre las experiencias adversas de la infancia, el distrés relacional y la salud. Por lo tanto, evaluamos un modelo teórico para el rol mediador del distrés relacional a fin de explicar la conexión entre la salud y las experiencias adversas de la infancia con una muestra (\n              N\n               = 96) de minorías raciales o étnicas (87%) predominantemente de bajos recursos. Aplicamos un modelo de ecuaciones estructurales utilizando regresión parcial por mínimos cuadrados con análisis de remuestreo (N = 500). El distrés relacional fortaleció la relación predictiva entre las experiencias adversas de la infancia y la salud, y justificó el 42% de la varianza en la salud. Los resultados ofrecen un respaldo preliminar del distrés de la relación como determinante social de divergencias en la salud con implicancias para una intervención interdisciplinaria en la salud.\n            \n          , \n            </w:instrText>
      </w:r>
      <w:r w:rsidR="007C36F0">
        <w:rPr>
          <w:rFonts w:ascii="MS Gothic" w:eastAsia="MS Gothic" w:hAnsi="MS Gothic" w:cs="MS Gothic" w:hint="eastAsia"/>
        </w:rPr>
        <w:instrText>摘要</w:instrText>
      </w:r>
      <w:r w:rsidR="007C36F0">
        <w:instrText xml:space="preserve">\n            \n              </w:instrText>
      </w:r>
      <w:r w:rsidR="007C36F0">
        <w:rPr>
          <w:rFonts w:ascii="MS Gothic" w:eastAsia="MS Gothic" w:hAnsi="MS Gothic" w:cs="MS Gothic" w:hint="eastAsia"/>
        </w:rPr>
        <w:instrText>不良童年</w:instrText>
      </w:r>
      <w:r w:rsidR="007C36F0">
        <w:rPr>
          <w:rFonts w:ascii="Microsoft JhengHei" w:eastAsia="Microsoft JhengHei" w:hAnsi="Microsoft JhengHei" w:cs="Microsoft JhengHei" w:hint="eastAsia"/>
        </w:rPr>
        <w:instrText>经历</w:instrText>
      </w:r>
      <w:r w:rsidR="007C36F0">
        <w:instrText>(\n              ACE\n              )</w:instrText>
      </w:r>
      <w:r w:rsidR="007C36F0">
        <w:rPr>
          <w:rFonts w:ascii="MS Gothic" w:eastAsia="MS Gothic" w:hAnsi="MS Gothic" w:cs="MS Gothic" w:hint="eastAsia"/>
        </w:rPr>
        <w:instrText>是和成年人身体精神健康以及适</w:instrText>
      </w:r>
      <w:r w:rsidR="007C36F0">
        <w:rPr>
          <w:rFonts w:ascii="Microsoft JhengHei" w:eastAsia="Microsoft JhengHei" w:hAnsi="Microsoft JhengHei" w:cs="Microsoft JhengHei" w:hint="eastAsia"/>
        </w:rPr>
        <w:instrText>应不良亲密伴侣冲突策略负面相关的人际间困扰来源。经济方面弱势的少数族裔人群报告接触</w:instrText>
      </w:r>
      <w:r w:rsidR="007C36F0">
        <w:instrText xml:space="preserve">\n              ACE\n              </w:instrText>
      </w:r>
      <w:r w:rsidR="007C36F0">
        <w:rPr>
          <w:rFonts w:ascii="MS Gothic" w:eastAsia="MS Gothic" w:hAnsi="MS Gothic" w:cs="MS Gothic" w:hint="eastAsia"/>
        </w:rPr>
        <w:instrText>以及关系困</w:instrText>
      </w:r>
      <w:r w:rsidR="007C36F0">
        <w:rPr>
          <w:rFonts w:ascii="Microsoft JhengHei" w:eastAsia="Microsoft JhengHei" w:hAnsi="Microsoft JhengHei" w:cs="Microsoft JhengHei" w:hint="eastAsia"/>
        </w:rPr>
        <w:instrText>扰和健康方面最大的差异。我们因此测试了一个用于调解关系困扰角色的理论模型来解释</w:instrText>
      </w:r>
      <w:r w:rsidR="007C36F0">
        <w:instrText xml:space="preserve">\n              ACE\n              </w:instrText>
      </w:r>
      <w:r w:rsidR="007C36F0">
        <w:rPr>
          <w:rFonts w:ascii="MS Gothic" w:eastAsia="MS Gothic" w:hAnsi="MS Gothic" w:cs="MS Gothic" w:hint="eastAsia"/>
        </w:rPr>
        <w:instrText>和健康之</w:instrText>
      </w:r>
      <w:r w:rsidR="007C36F0">
        <w:rPr>
          <w:rFonts w:ascii="Microsoft JhengHei" w:eastAsia="Microsoft JhengHei" w:hAnsi="Microsoft JhengHei" w:cs="Microsoft JhengHei" w:hint="eastAsia"/>
        </w:rPr>
        <w:instrText>间关系。我们使用了一个主要由低收入少数族裔</w:instrText>
      </w:r>
      <w:r w:rsidR="007C36F0">
        <w:instrText>(N = 96)(87%)</w:instrText>
      </w:r>
      <w:r w:rsidR="007C36F0">
        <w:rPr>
          <w:rFonts w:ascii="MS Gothic" w:eastAsia="MS Gothic" w:hAnsi="MS Gothic" w:cs="MS Gothic" w:hint="eastAsia"/>
        </w:rPr>
        <w:instrText>构成的</w:instrText>
      </w:r>
      <w:r w:rsidR="007C36F0">
        <w:rPr>
          <w:rFonts w:ascii="Microsoft JhengHei" w:eastAsia="Microsoft JhengHei" w:hAnsi="Microsoft JhengHei" w:cs="Microsoft JhengHei" w:hint="eastAsia"/>
        </w:rPr>
        <w:instrText>样本。我们应用了有自举的部分平方结构登时模型</w:instrText>
      </w:r>
      <w:r w:rsidR="007C36F0">
        <w:instrText>(\n              N\n               = 500)</w:instrText>
      </w:r>
      <w:r w:rsidR="007C36F0">
        <w:rPr>
          <w:rFonts w:ascii="MS Gothic" w:eastAsia="MS Gothic" w:hAnsi="MS Gothic" w:cs="MS Gothic" w:hint="eastAsia"/>
        </w:rPr>
        <w:instrText>。关系困</w:instrText>
      </w:r>
      <w:r w:rsidR="007C36F0">
        <w:rPr>
          <w:rFonts w:ascii="Microsoft JhengHei" w:eastAsia="Microsoft JhengHei" w:hAnsi="Microsoft JhengHei" w:cs="Microsoft JhengHei" w:hint="eastAsia"/>
        </w:rPr>
        <w:instrText>扰增强</w:instrText>
      </w:r>
      <w:r w:rsidR="007C36F0">
        <w:instrText xml:space="preserve">\n              ACE\n              </w:instrText>
      </w:r>
      <w:r w:rsidR="007C36F0">
        <w:rPr>
          <w:rFonts w:ascii="MS Gothic" w:eastAsia="MS Gothic" w:hAnsi="MS Gothic" w:cs="MS Gothic" w:hint="eastAsia"/>
        </w:rPr>
        <w:instrText>和健康之</w:instrText>
      </w:r>
      <w:r w:rsidR="007C36F0">
        <w:rPr>
          <w:rFonts w:ascii="Microsoft JhengHei" w:eastAsia="Microsoft JhengHei" w:hAnsi="Microsoft JhengHei" w:cs="Microsoft JhengHei" w:hint="eastAsia"/>
        </w:rPr>
        <w:instrText>间的预测关系</w:instrText>
      </w:r>
      <w:r w:rsidR="007C36F0">
        <w:instrText>,</w:instrText>
      </w:r>
      <w:r w:rsidR="007C36F0">
        <w:rPr>
          <w:rFonts w:ascii="MS Gothic" w:eastAsia="MS Gothic" w:hAnsi="MS Gothic" w:cs="MS Gothic" w:hint="eastAsia"/>
        </w:rPr>
        <w:instrText>并</w:instrText>
      </w:r>
      <w:r w:rsidR="007C36F0">
        <w:rPr>
          <w:rFonts w:ascii="Microsoft JhengHei" w:eastAsia="Microsoft JhengHei" w:hAnsi="Microsoft JhengHei" w:cs="Microsoft JhengHei" w:hint="eastAsia"/>
        </w:rPr>
        <w:instrText>导致健康方面</w:instrText>
      </w:r>
      <w:r w:rsidR="007C36F0">
        <w:instrText>42%</w:instrText>
      </w:r>
      <w:r w:rsidR="007C36F0">
        <w:rPr>
          <w:rFonts w:ascii="MS Gothic" w:eastAsia="MS Gothic" w:hAnsi="MS Gothic" w:cs="MS Gothic" w:hint="eastAsia"/>
        </w:rPr>
        <w:instrText>的</w:instrText>
      </w:r>
      <w:r w:rsidR="007C36F0">
        <w:rPr>
          <w:rFonts w:ascii="Microsoft JhengHei" w:eastAsia="Microsoft JhengHei" w:hAnsi="Microsoft JhengHei" w:cs="Microsoft JhengHei" w:hint="eastAsia"/>
        </w:rPr>
        <w:instrText>变量。结果对关系困扰作为健康差异的一个社会决定因素提供初步支持</w:instrText>
      </w:r>
      <w:r w:rsidR="007C36F0">
        <w:instrText>,</w:instrText>
      </w:r>
      <w:r w:rsidR="007C36F0">
        <w:rPr>
          <w:rFonts w:ascii="MS Gothic" w:eastAsia="MS Gothic" w:hAnsi="MS Gothic" w:cs="MS Gothic" w:hint="eastAsia"/>
        </w:rPr>
        <w:instrText>并</w:instrText>
      </w:r>
      <w:r w:rsidR="007C36F0">
        <w:rPr>
          <w:rFonts w:ascii="Microsoft JhengHei" w:eastAsia="Microsoft JhengHei" w:hAnsi="Microsoft JhengHei" w:cs="Microsoft JhengHei" w:hint="eastAsia"/>
        </w:rPr>
        <w:instrText>对学科间健康干预有意义。</w:instrText>
      </w:r>
      <w:r w:rsidR="007C36F0">
        <w:instrText xml:space="preserve">","container-title":"Family Process","DOI":"10.1111/famp.12392","ISSN":"0014-7370, 1545-5300","issue":"4","journalAbbreviation":"Family Process","language":"en","page":"1003-1021","source":"DOI.org (Crossref)","title":"Relationship Distress as a Mediator of Adverse Childhood Experiences and Health: Implications for Clinical Practice with Economically Vulnerable Racial and Ethnic Minorities","title-short":"Relationship Distress as a Mediator of Adverse Childhood Experiences and Health","volume":"58","author":[{"family":"Wheeler","given":"Naomi J."},{"family":"Daire","given":"Andrew P."},{"family":"Barden","given":"Sejal M."},{"family":"Carlson","given":"Ryan G."}],"issued":{"date-parts":[["2019",12]]},"citation-key":"wheelerRelationshipDistressMediator2019"}}],"schema":"https://github.com/citation-style-language/schema/raw/master/csl-citation.json"} </w:instrText>
      </w:r>
      <w:r w:rsidR="008B112F">
        <w:fldChar w:fldCharType="separate"/>
      </w:r>
      <w:r w:rsidR="008B112F" w:rsidRPr="008B112F">
        <w:rPr>
          <w:rFonts w:cs="Times New Roman"/>
        </w:rPr>
        <w:t>Wheeler et al., 2019</w:t>
      </w:r>
      <w:r w:rsidR="008B112F">
        <w:fldChar w:fldCharType="end"/>
      </w:r>
      <w:r w:rsidR="00C942E4">
        <w:t>;</w:t>
      </w:r>
      <w:r>
        <w:t xml:space="preserve"> </w:t>
      </w:r>
      <w:r w:rsidR="005C4747">
        <w:fldChar w:fldCharType="begin"/>
      </w:r>
      <w:r w:rsidR="005C4747">
        <w:instrText xml:space="preserve"> ADDIN ZOTERO_ITEM CSL_CITATION {"citationID":"dsuhDmij","properties":{"formattedCitation":"(Zeanah et al., 2018)","plainCitation":"(Zeanah et al., 2018)","noteIndex":0},"citationItems":[{"id":21408,"uris":["http://zotero.org/users/10055025/items/JUGTSQB5"],"itemData":{"id":21408,"type":"article-journal","abstract":"Recognition that economic, environmental, and social adversity affects health is not new; adversity may result from social determinants such as poverty, community violence, or poor nutrition; from within the family/caregiving environment; or interactions between these complex environs. However, compelling new research demonstrating the profound impact of cumulative early adversity and toxic stress on development and adult health is leading to the mobilization of global prevention and intervention efforts to attain and assure better health for populations across the world. In this paper, we begin with a global population perspective on adversity and discuss priorities for global health. We then turn to studies of adverse childhood experiences to consider current understanding of how early experiences impact brain development and short- and long-term health. Factors that build resilience and buffer the effects of toxic stress and adversity are described, with emphasis on the foundationally protective role of safe and nurturing caregiving relationships. We discuss the implications of these ﬁndings in terms of community health and present a participatory research paradigm as a relationship-based method to improve community engagement in identifying and mitigating the impact of adverse childhood experiences on health.","container-title":"Societies","DOI":"10.3390/soc8040115","ISSN":"2075-4698","issue":"4","journalAbbreviation":"Societies","language":"en","license":"https://creativecommons.org/licenses/by/4.0/","page":"115","source":"DOI.org (Crossref)","title":"Addressing Adverse Childhood Experiences: It’s All about Relationships","title-short":"Addressing Adverse Childhood Experiences","volume":"8","author":[{"family":"Zeanah","given":"Paula"},{"family":"Burstein","given":"Karen"},{"family":"Cartier","given":"Jeanne"}],"issued":{"date-parts":[["2018",11,19]]},"citation-key":"zeanahAddressingAdverseChildhood2018"}}],"schema":"https://github.com/citation-style-language/schema/raw/master/csl-citation.json"} </w:instrText>
      </w:r>
      <w:r w:rsidR="005C4747">
        <w:fldChar w:fldCharType="separate"/>
      </w:r>
      <w:r w:rsidR="005C4747" w:rsidRPr="005C4747">
        <w:rPr>
          <w:rFonts w:cs="Times New Roman"/>
        </w:rPr>
        <w:t>(Zeanah et al., 2018)</w:t>
      </w:r>
      <w:r w:rsidR="005C4747">
        <w:fldChar w:fldCharType="end"/>
      </w:r>
      <w:r>
        <w:t xml:space="preserve">. ACEs are </w:t>
      </w:r>
      <w:r w:rsidR="00C52654">
        <w:t xml:space="preserve">considered </w:t>
      </w:r>
      <w:r>
        <w:t xml:space="preserve">potentially traumatic life events that occur before the age of 18, including abuse, neglect, and household dysfunction. The original ACEs study </w:t>
      </w:r>
      <w:r w:rsidR="005C4747">
        <w:fldChar w:fldCharType="begin"/>
      </w:r>
      <w:r w:rsidR="005C4747">
        <w:instrText xml:space="preserve"> ADDIN ZOTERO_ITEM CSL_CITATION {"citationID":"mMIzvRr2","properties":{"formattedCitation":"(Felitti et al., 1998)","plainCitation":"(Felitti et al., 1998)","noteIndex":0},"citationItems":[{"id":21267,"uris":["http://zotero.org/users/10055025/items/Q9STFLT3"],"itemData":{"id":21267,"type":"article-journal","abstract":"Background: The relationship of health risk behavior and disease in adulthood to the breadth of exposure to childhood emotional, physical, or sexual abuse, and household dysfunction during childhood has not previously been described.\nMethods: A questionnaire about adverse childhood experiences was mailed to 13,494 adults who had completed a standardized medical evaluation at a large HMO; 9,508 (70.5%) responded. Seven categories of adverse childhood experiences were studied: psychological, physical, or sexual abuse; violence against mother; or living with household members who were substance abusers, mentally ill or suicidal, or ever imprisoned. The number of categories of these adverse childhood experiences was then compared to measures of adult risk behavior, health status, and disease. Logistic regression was used to adjust for effects of demographic factors on the association between the cumulative number of categories of childhood exposures (range: 0 –7) and risk factors for the leading causes of death in adult life.\nResults: More than half of respondents reported at least one, and one-fourth reported Ն2 categories of childhood exposures. We found a graded relationship between the number of categories of childhood exposure and each of the adult health risk behaviors and diseases that were studied (P Ͻ .001). Persons who had experienced four or more categories of childhood exposure, compared to those who had experienced none, had 4to 12-fold increased health risks for alcoholism, drug abuse, depression, and suicide attempt; a 2- to 4-fold increase in smoking, poor self-rated health, Ն50 sexual intercourse partners, and sexually transmitted disease; and a 1.4- to 1.6-fold increase in physical inactivity and severe obesity. The number of categories of adverse childhood exposures showed a graded relationship to the presence of adult diseases including ischemic heart disease, cancer, chronic lung disease, skeletal fractures, and liver disease. The seven categories of adverse childhood experiences were strongly interrelated and persons with multiple categories of childhood exposure were likely to have multiple health risk factors later in life.\nConclusions: We found a strong graded relationship between the breadth of exposure to abuse or household dysfunction during childhood and multiple risk factors for several of the leading causes of death in adults.","container-title":"American Journal of Preventive Medicine","DOI":"10.1016/S0749-3797(98)00017-8","ISSN":"07493797","issue":"4","journalAbbreviation":"American Journal of Preventive Medicine","language":"en","page":"245-258","source":"DOI.org (Crossref)","title":"Relationship of Childhood Abuse and Household Dysfunction to Many of the Leading Causes of Death in Adults","volume":"14","author":[{"family":"Felitti","given":"Vincent J"},{"family":"Anda","given":"Robert F"},{"family":"Nordenberg","given":"Dale"},{"family":"Williamson","given":"David F"},{"family":"Spitz","given":"Alison M"},{"family":"Edwards","given":"Valerie"},{"family":"Koss","given":"Mary P"},{"family":"Marks","given":"James S"}],"issued":{"date-parts":[["1998",5]]},"citation-key":"felittiRelationshipChildhoodAbuse1998"}}],"schema":"https://github.com/citation-style-language/schema/raw/master/csl-citation.json"} </w:instrText>
      </w:r>
      <w:r w:rsidR="005C4747">
        <w:fldChar w:fldCharType="separate"/>
      </w:r>
      <w:r w:rsidR="005C4747" w:rsidRPr="005C4747">
        <w:rPr>
          <w:rFonts w:cs="Times New Roman"/>
        </w:rPr>
        <w:t>(Felitti et al., 1998)</w:t>
      </w:r>
      <w:r w:rsidR="005C4747">
        <w:fldChar w:fldCharType="end"/>
      </w:r>
      <w:r w:rsidR="00982948">
        <w:t xml:space="preserve"> </w:t>
      </w:r>
      <w:r>
        <w:t>considered adverse experiences such as emotional, physical</w:t>
      </w:r>
      <w:r w:rsidR="003E6899">
        <w:t xml:space="preserve">, or sexual abuse; emotional or physical neglect; and/or household dysfunction where a member of the home attempted suicide, engaged in drug or alcohol use, had mental illness, was incarcerated, parents divorced, or maternal intimate partner violence (IPV) occurred </w:t>
      </w:r>
      <w:r w:rsidR="00BE5651">
        <w:fldChar w:fldCharType="begin"/>
      </w:r>
      <w:r w:rsidR="00BE5651">
        <w:instrText xml:space="preserve"> ADDIN ZOTERO_ITEM CSL_CITATION {"citationID":"KWvzHwg7","properties":{"formattedCitation":"(Anda et al., 2010; Felitti et al., 1998; Wheeler et al., 2019)","plainCitation":"(Anda et al., 2010; Felitti et al., 1998; Wheeler et al., 2019)","noteIndex":0},"citationItems":[{"id":21420,"uris":["http://zotero.org/users/10055025/items/FZVRWIAZ"],"itemData":{"id":21420,"type":"article-journal","container-title":"American Journal of Preventive Medicine","DOI":"10.1016/j.amepre.2010.03.015","ISSN":"07493797","issue":"1","journalAbbreviation":"American Journal of Preventive Medicine","language":"en","license":"https://www.elsevier.com/tdm/userlicense/1.0/","page":"93-98","source":"DOI.org (Crossref)","title":"Building a Framework for Global Surveillance of the Public Health Implications of Adverse Childhood Experiences","volume":"39","author":[{"family":"Anda","given":"Robert F."},{"family":"Butchart","given":"Alexander"},{"family":"Felitti","given":"Vincent J."},{"family":"Brown","given":"David W."}],"issued":{"date-parts":[["2010",7]]},"citation-key":"andaBuildingFrameworkGlobal2010"},"label":"page"},{"id":21267,"uris":["http://zotero.org/users/10055025/items/Q9STFLT3"],"itemData":{"id":21267,"type":"article-journal","abstract":"Background: The relationship of health risk behavior and disease in adulthood to the breadth of exposure to childhood emotional, physical, or sexual abuse, and household dysfunction during childhood has not previously been described.\nMethods: A questionnaire about adverse childhood experiences was mailed to 13,494 adults who had completed a standardized medical evaluation at a large HMO; 9,508 (70.5%) responded. Seven categories of adverse childhood experiences were studied: psychological, physical, or sexual abuse; violence against mother; or living with household members who were substance abusers, mentally ill or suicidal, or ever imprisoned. The number of categories of these adverse childhood experiences was then compared to measures of adult risk behavior, health status, and disease. Logistic regression was used to adjust for effects of demographic factors on the association between the cumulative number of categories of childhood exposures (range: 0 –7) and risk factors for the leading causes of death in adult life.\nResults: More than half of respondents reported at least one, and one-fourth reported Ն2 categories of childhood exposures. We found a graded relationship between the number of categories of childhood exposure and each of the adult health risk behaviors and diseases that were studied (P Ͻ .001). Persons who had experienced four or more categories of childhood exposure, compared to those who had experienced none, had 4to 12-fold increased health risks for alcoholism, drug abuse, depression, and suicide attempt; a 2- to 4-fold increase in smoking, poor self-rated health, Ն50 sexual intercourse partners, and sexually transmitted disease; and a 1.4- to 1.6-fold increase in physical inactivity and severe obesity. The number of categories of adverse childhood exposures showed a graded relationship to the presence of adult diseases including ischemic heart disease, cancer, chronic lung disease, skeletal fractures, and liver disease. The seven categories of adverse childhood experiences were strongly interrelated and persons with multiple categories of childhood exposure were likely to have multiple health risk factors later in life.\nConclusions: We found a strong graded relationship between the breadth of exposure to abuse or household dysfunction during childhood and multiple risk factors for several of the leading causes of death in adults.","container-title":"American Journal of Preventive Medicine","DOI":"10.1016/S0749-3797(98)00017-8","ISSN":"07493797","issue":"4","journalAbbreviation":"American Journal of Preventive Medicine","language":"en","page":"245-258","source":"DOI.org (Crossref)","title":"Relationship of Childhood Abuse and Household Dysfunction to Many of the Leading Causes of Death in Adults","volume":"14","author":[{"family":"Felitti","given":"Vincent J"},{"family":"Anda","given":"Robert F"},{"family":"Nordenberg","given":"Dale"},{"family":"Williamson","given":"David F"},{"family":"Spitz","given":"Alison M"},{"family":"Edwards","given":"Valerie"},{"family":"Koss","given":"Mary P"},{"family":"Marks","given":"James S"}],"issued":{"date-parts":[["1998",5]]},"citation-key":"felittiRelationshipChildhoodAbuse1998"},"label":"page"},{"id":21261,"uris":["http://zotero.org/users/10055025/items/CNRV5CDA"],"itemData":{"id":21261,"type":"article-journal","abstract":"Adverse childhood experiences (\n              ACE\n              ) are interpersonal sources of distress negatively correlated with physical and mental health, as well as maladaptive intimate partner conflict strategies in adulthood. Economically vulnerable racial and ethnic minorities report the greatest disparities in exposure to\n              ACE\n              , as well as relationship distress and health. Yet, little is known about the connections between\n              ACE\n              , relationship distress, and health. We therefore tested a theoretical model for the mediating role of relationship distress to explain the\n              ACE\n              ‐health connection with a sample (\n              N \n              =\n               \n              96) predominantly racial/ethnic minorities (87%) with low income. We applied partial least squares structural equation modeling with bootstrapping (\n              N \n              =\n               \n              500). Relationship distress strengthened the predictive relationship between\n              ACE\n              and health, and accounted for 42% of the variance in health. The results provide preliminary support for relationship distress as a social determinant of health disparities with implications for interdisciplinary health intervention.\n            \n          , \n            Resumen\n            \n              Las experiencias adversas de la infancia son fuentes interpersonales de distrés correlacionadas negativamente con la salud mental y física así como con estrategias desadaptativas de conflicto con la pareja íntima en la adultez. Las minorías étnicas y raciales económicamente vulnerables informan las mayores divergencias en la exposición a experiencias adversas de la infancia, así como en el distrés en la relación y en la salud. Sin embargo, se sabe poco acerca de las conexiones entre las experiencias adversas de la infancia, el distrés relacional y la salud. Por lo tanto, evaluamos un modelo teórico para el rol mediador del distrés relacional a fin de explicar la conexión entre la salud y las experiencias adversas de la infancia con una muestra (\n              N\n               = 96) de minorías raciales o étnicas (87%) predominantemente de bajos recursos. Aplicamos un modelo de ecuaciones estructurales utilizando regresión parcial por mínimos cuadrados con análisis de remuestreo (N = 500). El distrés relacional fortaleció la relación predictiva entre las experiencias adversas de la infancia y la salud, y justificó el 42% de la varianza en la salud. Los resultados ofrecen un respaldo preliminar del distrés de la relación como determinante social de divergencias en la salud con implicancias para una intervención interdisciplinaria en la salud.\n            \n          , \n            </w:instrText>
      </w:r>
      <w:r w:rsidR="00BE5651">
        <w:rPr>
          <w:rFonts w:ascii="MS Gothic" w:eastAsia="MS Gothic" w:hAnsi="MS Gothic" w:cs="MS Gothic" w:hint="eastAsia"/>
        </w:rPr>
        <w:instrText>摘要</w:instrText>
      </w:r>
      <w:r w:rsidR="00BE5651">
        <w:instrText xml:space="preserve">\n            \n              </w:instrText>
      </w:r>
      <w:r w:rsidR="00BE5651">
        <w:rPr>
          <w:rFonts w:ascii="MS Gothic" w:eastAsia="MS Gothic" w:hAnsi="MS Gothic" w:cs="MS Gothic" w:hint="eastAsia"/>
        </w:rPr>
        <w:instrText>不良童年</w:instrText>
      </w:r>
      <w:r w:rsidR="00BE5651">
        <w:rPr>
          <w:rFonts w:ascii="Microsoft JhengHei" w:eastAsia="Microsoft JhengHei" w:hAnsi="Microsoft JhengHei" w:cs="Microsoft JhengHei" w:hint="eastAsia"/>
        </w:rPr>
        <w:instrText>经历</w:instrText>
      </w:r>
      <w:r w:rsidR="00BE5651">
        <w:instrText>(\n              ACE\n              )</w:instrText>
      </w:r>
      <w:r w:rsidR="00BE5651">
        <w:rPr>
          <w:rFonts w:ascii="MS Gothic" w:eastAsia="MS Gothic" w:hAnsi="MS Gothic" w:cs="MS Gothic" w:hint="eastAsia"/>
        </w:rPr>
        <w:instrText>是和成年人身体精神健康以及适</w:instrText>
      </w:r>
      <w:r w:rsidR="00BE5651">
        <w:rPr>
          <w:rFonts w:ascii="Microsoft JhengHei" w:eastAsia="Microsoft JhengHei" w:hAnsi="Microsoft JhengHei" w:cs="Microsoft JhengHei" w:hint="eastAsia"/>
        </w:rPr>
        <w:instrText>应不良亲密伴侣冲突策略负面相关的人际间困扰来源。经济方面弱势的少数族裔人群报告接触</w:instrText>
      </w:r>
      <w:r w:rsidR="00BE5651">
        <w:instrText xml:space="preserve">\n              ACE\n              </w:instrText>
      </w:r>
      <w:r w:rsidR="00BE5651">
        <w:rPr>
          <w:rFonts w:ascii="MS Gothic" w:eastAsia="MS Gothic" w:hAnsi="MS Gothic" w:cs="MS Gothic" w:hint="eastAsia"/>
        </w:rPr>
        <w:instrText>以及关系困</w:instrText>
      </w:r>
      <w:r w:rsidR="00BE5651">
        <w:rPr>
          <w:rFonts w:ascii="Microsoft JhengHei" w:eastAsia="Microsoft JhengHei" w:hAnsi="Microsoft JhengHei" w:cs="Microsoft JhengHei" w:hint="eastAsia"/>
        </w:rPr>
        <w:instrText>扰和健康方面最大的差异。我们因此测试了一个用于调解关系困扰角色的理论模型来解释</w:instrText>
      </w:r>
      <w:r w:rsidR="00BE5651">
        <w:instrText xml:space="preserve">\n              ACE\n              </w:instrText>
      </w:r>
      <w:r w:rsidR="00BE5651">
        <w:rPr>
          <w:rFonts w:ascii="MS Gothic" w:eastAsia="MS Gothic" w:hAnsi="MS Gothic" w:cs="MS Gothic" w:hint="eastAsia"/>
        </w:rPr>
        <w:instrText>和健康之</w:instrText>
      </w:r>
      <w:r w:rsidR="00BE5651">
        <w:rPr>
          <w:rFonts w:ascii="Microsoft JhengHei" w:eastAsia="Microsoft JhengHei" w:hAnsi="Microsoft JhengHei" w:cs="Microsoft JhengHei" w:hint="eastAsia"/>
        </w:rPr>
        <w:instrText>间关系。我们使用了一个主要由低收入少数族裔</w:instrText>
      </w:r>
      <w:r w:rsidR="00BE5651">
        <w:instrText>(N = 96)(87%)</w:instrText>
      </w:r>
      <w:r w:rsidR="00BE5651">
        <w:rPr>
          <w:rFonts w:ascii="MS Gothic" w:eastAsia="MS Gothic" w:hAnsi="MS Gothic" w:cs="MS Gothic" w:hint="eastAsia"/>
        </w:rPr>
        <w:instrText>构成的</w:instrText>
      </w:r>
      <w:r w:rsidR="00BE5651">
        <w:rPr>
          <w:rFonts w:ascii="Microsoft JhengHei" w:eastAsia="Microsoft JhengHei" w:hAnsi="Microsoft JhengHei" w:cs="Microsoft JhengHei" w:hint="eastAsia"/>
        </w:rPr>
        <w:instrText>样本。我们应用了有自举的部分平方结构登时模型</w:instrText>
      </w:r>
      <w:r w:rsidR="00BE5651">
        <w:instrText>(\n              N\n               = 500)</w:instrText>
      </w:r>
      <w:r w:rsidR="00BE5651">
        <w:rPr>
          <w:rFonts w:ascii="MS Gothic" w:eastAsia="MS Gothic" w:hAnsi="MS Gothic" w:cs="MS Gothic" w:hint="eastAsia"/>
        </w:rPr>
        <w:instrText>。关系困</w:instrText>
      </w:r>
      <w:r w:rsidR="00BE5651">
        <w:rPr>
          <w:rFonts w:ascii="Microsoft JhengHei" w:eastAsia="Microsoft JhengHei" w:hAnsi="Microsoft JhengHei" w:cs="Microsoft JhengHei" w:hint="eastAsia"/>
        </w:rPr>
        <w:instrText>扰增强</w:instrText>
      </w:r>
      <w:r w:rsidR="00BE5651">
        <w:instrText xml:space="preserve">\n              ACE\n              </w:instrText>
      </w:r>
      <w:r w:rsidR="00BE5651">
        <w:rPr>
          <w:rFonts w:ascii="MS Gothic" w:eastAsia="MS Gothic" w:hAnsi="MS Gothic" w:cs="MS Gothic" w:hint="eastAsia"/>
        </w:rPr>
        <w:instrText>和健康之</w:instrText>
      </w:r>
      <w:r w:rsidR="00BE5651">
        <w:rPr>
          <w:rFonts w:ascii="Microsoft JhengHei" w:eastAsia="Microsoft JhengHei" w:hAnsi="Microsoft JhengHei" w:cs="Microsoft JhengHei" w:hint="eastAsia"/>
        </w:rPr>
        <w:instrText>间的预测关系</w:instrText>
      </w:r>
      <w:r w:rsidR="00BE5651">
        <w:instrText>,</w:instrText>
      </w:r>
      <w:r w:rsidR="00BE5651">
        <w:rPr>
          <w:rFonts w:ascii="MS Gothic" w:eastAsia="MS Gothic" w:hAnsi="MS Gothic" w:cs="MS Gothic" w:hint="eastAsia"/>
        </w:rPr>
        <w:instrText>并</w:instrText>
      </w:r>
      <w:r w:rsidR="00BE5651">
        <w:rPr>
          <w:rFonts w:ascii="Microsoft JhengHei" w:eastAsia="Microsoft JhengHei" w:hAnsi="Microsoft JhengHei" w:cs="Microsoft JhengHei" w:hint="eastAsia"/>
        </w:rPr>
        <w:instrText>导致健康方面</w:instrText>
      </w:r>
      <w:r w:rsidR="00BE5651">
        <w:instrText>42%</w:instrText>
      </w:r>
      <w:r w:rsidR="00BE5651">
        <w:rPr>
          <w:rFonts w:ascii="MS Gothic" w:eastAsia="MS Gothic" w:hAnsi="MS Gothic" w:cs="MS Gothic" w:hint="eastAsia"/>
        </w:rPr>
        <w:instrText>的</w:instrText>
      </w:r>
      <w:r w:rsidR="00BE5651">
        <w:rPr>
          <w:rFonts w:ascii="Microsoft JhengHei" w:eastAsia="Microsoft JhengHei" w:hAnsi="Microsoft JhengHei" w:cs="Microsoft JhengHei" w:hint="eastAsia"/>
        </w:rPr>
        <w:instrText>变量。结果对关系困扰作为健康差异的一个社会决定因素提供初步支持</w:instrText>
      </w:r>
      <w:r w:rsidR="00BE5651">
        <w:instrText>,</w:instrText>
      </w:r>
      <w:r w:rsidR="00BE5651">
        <w:rPr>
          <w:rFonts w:ascii="MS Gothic" w:eastAsia="MS Gothic" w:hAnsi="MS Gothic" w:cs="MS Gothic" w:hint="eastAsia"/>
        </w:rPr>
        <w:instrText>并</w:instrText>
      </w:r>
      <w:r w:rsidR="00BE5651">
        <w:rPr>
          <w:rFonts w:ascii="Microsoft JhengHei" w:eastAsia="Microsoft JhengHei" w:hAnsi="Microsoft JhengHei" w:cs="Microsoft JhengHei" w:hint="eastAsia"/>
        </w:rPr>
        <w:instrText>对学科间健康干预有意义。</w:instrText>
      </w:r>
      <w:r w:rsidR="00BE5651">
        <w:instrText xml:space="preserve">","container-title":"Family Process","DOI":"10.1111/famp.12392","ISSN":"0014-7370, 1545-5300","issue":"4","journalAbbreviation":"Family Process","language":"en","page":"1003-1021","source":"DOI.org (Crossref)","title":"Relationship Distress as a Mediator of Adverse Childhood Experiences and Health: Implications for Clinical Practice with Economically Vulnerable Racial and Ethnic Minorities","title-short":"Relationship Distress as a Mediator of Adverse Childhood Experiences and Health","volume":"58","author":[{"family":"Wheeler","given":"Naomi J."},{"family":"Daire","given":"Andrew P."},{"family":"Barden","given":"Sejal M."},{"family":"Carlson","given":"Ryan G."}],"issued":{"date-parts":[["2019",12]]},"citation-key":"wheelerRelationshipDistressMediator2019"},"label":"page"}],"schema":"https://github.com/citation-style-language/schema/raw/master/csl-citation.json"} </w:instrText>
      </w:r>
      <w:r w:rsidR="00BE5651">
        <w:fldChar w:fldCharType="separate"/>
      </w:r>
      <w:r w:rsidR="00BE5651" w:rsidRPr="00BE5651">
        <w:rPr>
          <w:rFonts w:cs="Times New Roman"/>
        </w:rPr>
        <w:t>(Anda et al., 2010; Felitti et al., 1998; Wheeler et al., 2019)</w:t>
      </w:r>
      <w:r w:rsidR="00BE5651">
        <w:fldChar w:fldCharType="end"/>
      </w:r>
      <w:r w:rsidR="003E6899">
        <w:t xml:space="preserve">. </w:t>
      </w:r>
      <w:r w:rsidR="00F665EC">
        <w:t xml:space="preserve">The cumulative effect of chronic exposure to multiple adversities during childhood can have life-long consequences. ACEs are linked to numerous negative health outcomes including an increased risk of diseases such as cardiovascular disease, cancer, chronic bronchitis, and emphysema </w:t>
      </w:r>
      <w:r w:rsidR="00BE5651">
        <w:fldChar w:fldCharType="begin"/>
      </w:r>
      <w:r w:rsidR="00BE5651">
        <w:instrText xml:space="preserve"> ADDIN ZOTERO_ITEM CSL_CITATION {"citationID":"KbYJAgr9","properties":{"formattedCitation":"(Anda et al., 2008; Hamai &amp; Felitti, 2022)","plainCitation":"(Anda et al., 2008; Hamai &amp; Felitti, 2022)","noteIndex":0},"citationItems":[{"id":21412,"uris":["http://zotero.org/users/10055025/items/22Q8A555"],"itemData":{"id":21412,"type":"article-journal","abstract":"Background: Chronic obstructive pulmonary disease (COPD) is an important cause of morbidity and mortality in the U.S. However, little is known about the influence of childhood stressors on its occurrence.\nMethods: Data were from 15,472 adult HMO members enrolled in the Adverse Childhood Experiences (ACE) Study from 1995 to 1997 and eligible for the prospective phase. Eight ACEs were assessed: abuse (emotional, physical, sexual); witnessing domestic violence; growing up with substance-abusing, mentally ill, or criminal household members; and parental separation or divorce. The number of ACEs (ACE Score) was used to examine the relationship of childhood stressors to the risk of COPD. Three methods of case ascertainment were used to define COPD: baseline reports of prevalent COPD, incident hospitalizations with COPD as a discharge diagnosis, and rates of prescription medications to treat COPD during follow-up. Follow-up data were available through 2004.\nResults: The ACE Score had a graded relationship to each of three measures of the occurrence of COPD. Compared to people with an ACE Score of 0, those with an ACE Score of ≥5 had 2.6 times the risk of prevalent COPD, 2.0 times the risk of incident hospitalizations, and 1.6 times the rates of prescriptions (p&lt;0.01 for all comparisons). These associations were only modestly reduced by adjustment for smoking. The mean age at hospitalization decreased as the ACE Score increased (p&lt;0.01).\nConclusions: Decades after they occur, adverse childhood experiences increase the risk of COPD. Because this increased risk is only partially mediated by cigarette smoking, other mechanisms by which ACEs may contribute to the occurrence of COPD merit consideration.","container-title":"American Journal of Preventive Medicine","DOI":"10.1016/j.amepre.2008.02.002","ISSN":"07493797","issue":"5","journalAbbreviation":"American Journal of Preventive Medicine","language":"en","license":"https://www.elsevier.com/tdm/userlicense/1.0/","page":"396-403","source":"DOI.org (Crossref)","title":"Adverse Childhood Experiences and Chronic Obstructive Pulmonary Disease in Adults","volume":"34","author":[{"family":"Anda","given":"Robert F."},{"family":"Brown","given":"David W."},{"family":"Dube","given":"Shanta R."},{"family":"Bremner","given":"J. Douglas"},{"family":"Felitti","given":"Vincent J."},{"family":"Giles","given":"Wayne H."}],"issued":{"date-parts":[["2008",5]]},"citation-key":"andaAdverseChildhoodExperiences2008"},"label":"page"},{"id":21414,"uris":["http://zotero.org/users/10055025/items/Q979855T"],"itemData":{"id":21414,"type":"chapter","container-title":"Handbook of Interpersonal Violence and Abuse Across the Lifespan","event-place":"Cham","ISBN":"978-3-319-89998-5","language":"en","note":"DOI: 10.1007/978-3-319-89999-2_305","page":"97-120","publisher":"Springer International Publishing","publisher-place":"Cham","source":"DOI.org (Crossref)","title":"Adverse Childhood Experiences: Past, Present, and Future","title-short":"Adverse Childhood Experiences","URL":"https://link.springer.com/10.1007/978-3-319-89999-2_305","editor":[{"family":"Geffner","given":"Robert"},{"family":"White","given":"Jacquelyn W."},{"family":"Hamberger","given":"L. Kevin"},{"family":"Rosenbaum","given":"Alan"},{"family":"Vaughan-Eden","given":"Viola"},{"family":"Vieth","given":"Victor I."}],"author":[{"family":"Hamai","given":"Tamara A."},{"family":"Felitti","given":"Vincent J."}],"accessed":{"date-parts":[["2025",2,8]]},"issued":{"date-parts":[["2022"]]},"citation-key":"hamaiAdverseChildhoodExperiences2022"},"label":"page"}],"schema":"https://github.com/citation-style-language/schema/raw/master/csl-citation.json"} </w:instrText>
      </w:r>
      <w:r w:rsidR="00BE5651">
        <w:fldChar w:fldCharType="separate"/>
      </w:r>
      <w:r w:rsidR="00BE5651" w:rsidRPr="00BE5651">
        <w:rPr>
          <w:rFonts w:cs="Times New Roman"/>
        </w:rPr>
        <w:t xml:space="preserve">(Anda </w:t>
      </w:r>
      <w:r w:rsidR="00BE5651" w:rsidRPr="00BE5651">
        <w:rPr>
          <w:rFonts w:cs="Times New Roman"/>
        </w:rPr>
        <w:lastRenderedPageBreak/>
        <w:t>et al., 2008; Hamai &amp; Felitti, 2022)</w:t>
      </w:r>
      <w:r w:rsidR="00BE5651">
        <w:fldChar w:fldCharType="end"/>
      </w:r>
      <w:r w:rsidR="00BE5651">
        <w:t>,</w:t>
      </w:r>
      <w:r w:rsidR="00F665EC">
        <w:t xml:space="preserve"> mental health problems such as depression, anxiety, and suicide attempts </w:t>
      </w:r>
      <w:r w:rsidR="00BE5651">
        <w:fldChar w:fldCharType="begin"/>
      </w:r>
      <w:r w:rsidR="00BE5651">
        <w:instrText xml:space="preserve"> ADDIN ZOTERO_ITEM CSL_CITATION {"citationID":"md323qHF","properties":{"formattedCitation":"(Larkin et al., 2014; Tanner &amp; Francis, 2025)","plainCitation":"(Larkin et al., 2014; Tanner &amp; Francis, 2025)","noteIndex":0},"citationItems":[{"id":21410,"uris":["http://zotero.org/users/10055025/items/TQWRPRC5"],"itemData":{"id":21410,"type":"article-journal","abstract":"Medical research on “adverse childhood experiences” (ACEs) reveals a compelling relationship between the extent of childhood adversity, adult health risk behaviors, and principal causes of death in the United States. This article provides a selective review of the ACE Study and related social science research to describe how effective social work practice that prevents ACEs and mobilizes resilience and recovery from childhood adversity could support the achievement of national health policy goals. This article applies a biopsychosocial perspective, with an emphasis on mind–body coping processes to demonstrate that social work responses to adverse childhood experiences may contribute to improvement in overall health. Consistent with this framework, the article sets forth prevention and intervention response strategies with individuals, families, communities, and the larger society. Economic research on human capital development is reviewed that suggests signiﬁcant cost savings may result from effective implementation of these strategies.","container-title":"Social Work in Public Health","DOI":"10.1080/19371918.2011.619433","ISSN":"1937-1918, 1937-190X","issue":"1","journalAbbreviation":"Social Work in Public Health","language":"en","page":"1-16","source":"DOI.org (Crossref)","title":"Social Work and Adverse Childhood Experiences Research: Implications for Practice and Health Policy","title-short":"Social Work and Adverse Childhood Experiences Research","volume":"29","author":[{"family":"Larkin","given":"Heather"},{"family":"Felitti","given":"Vincent J."},{"family":"Anda","given":"Robert F."}],"issued":{"date-parts":[["2014",1,2]]},"citation-key":"larkinSocialWorkAdverse2014"},"label":"page"},{"id":21259,"uris":["http://zotero.org/users/10055025/items/DZGRZKGT"],"itemData":{"id":21259,"type":"article-journal","abstract":"Adverse childhood experiences (ACEs) have a powerful impact on adolescents’ development. The greater the number of stressful life events experienced, the more likely adolescents are to experience internalizing symptoms, such as anxiety. Due to the negative effects of early adversity, it is essential that research examine which protective factors might mitigate this relationship, such as emotion regulation (ER) and attachment. In the current study, the researchers examined the relationships between ACEs, ER, attachment, and anxiety among adolescents. We hypothesized that ER would mediate the relationship between ACEs and anxiety and attachment would moderate the relationship between ACEs and ER within the mediation model. A sample of adolescents (n = 105) completed measures of adolescent anxiety, ACEs, ER, and attachment. Using the PROCESS macro, a moderated mediation model was analyzed. Mother and father attachment moderated the mediation of difﬁculties in ER on ACEs and anxiety, suggesting that mean levels of mother and higher levels of father attachment function as a mechanism that strengthens the relationship between early negative life events and current anxiety. These ﬁndings suggest that the mother/father attachment relationship for adolescents might be of particular importance for youth who have experienced adverse life experiences and have trouble regulating their emotions.","container-title":"Journal of Child and Family Studies","DOI":"10.1007/s10826-024-02989-7","ISSN":"1062-1024, 1573-2843","journalAbbreviation":"J Child Fam Stud","language":"en","source":"DOI.org (Crossref)","title":"Protective Factors for Adverse Childhood Experiences: The Role of Emotion Regulation and Attachment","title-short":"Protective Factors for Adverse Childhood Experiences","URL":"https://link.springer.com/10.1007/s10826-024-02989-7","author":[{"family":"Tanner","given":"Mackenzie A."},{"family":"Francis","given":"Sarah E."}],"accessed":{"date-parts":[["2025",1,28]]},"issued":{"date-parts":[["2025",1,3]]},"citation-key":"tannerProtectiveFactorsAdverse2025"},"label":"page"}],"schema":"https://github.com/citation-style-language/schema/raw/master/csl-citation.json"} </w:instrText>
      </w:r>
      <w:r w:rsidR="00BE5651">
        <w:fldChar w:fldCharType="separate"/>
      </w:r>
      <w:r w:rsidR="00BE5651" w:rsidRPr="00BE5651">
        <w:rPr>
          <w:rFonts w:cs="Times New Roman"/>
        </w:rPr>
        <w:t>(Larkin et al., 2014; Tanner &amp; Francis, 2025)</w:t>
      </w:r>
      <w:r w:rsidR="00BE5651">
        <w:fldChar w:fldCharType="end"/>
      </w:r>
      <w:r w:rsidR="00F665EC">
        <w:t xml:space="preserve">; substance use and addiction, including illicit drug use and parental drug use </w:t>
      </w:r>
      <w:r w:rsidR="00BE5651">
        <w:fldChar w:fldCharType="begin"/>
      </w:r>
      <w:r w:rsidR="00BE5651">
        <w:instrText xml:space="preserve"> ADDIN ZOTERO_ITEM CSL_CITATION {"citationID":"MQgVd7Eb","properties":{"formattedCitation":"(Dube, Felitti, Dong, Chapman, et al., 2003; Dube, Felitti, Dong, Giles, et al., 2003)","plainCitation":"(Dube, Felitti, Dong, Chapman, et al., 2003; Dube, Felitti, Dong, Giles, et al., 2003)","noteIndex":0},"citationItems":[{"id":21418,"uris":["http://zotero.org/users/10055025/items/PLQYHU58"],"itemData":{"id":21418,"type":"article-journal","abstract":"Methods. We examined the relationship between illicit drug use and 10 categories of adverse childhood experiences (ACEs) and total number of ACEs (ACE score). A retrospective cohort study of 8613 adults who attended a primary care clinic in California completed a survey about childhood abuse, neglect, and household dysfunction; illicit drug use; and other health-related issues. The main outcomes measured were self-reported use of illicit drugs, including initiation during 3 age categories: &lt;14 years, 15 to 18 years, or as an adult (&gt;19 years); lifetime use for each of 4 birth cohorts dating back to 1900; drug use problems; drug addiction; and parenteral drug use.\nResults. Each ACE increased the likelihood for early initiation 2- to 4-fold. The ACE score had a strong graded relationship to initiation of drug use in all 3 age categories as well as to drug use problems, drug addiction, and parenteral drug use. Compared with people with 0 ACEs, people with &gt;5 ACEs were 7- to 10-fold more likely to report illicit drug use problems, addiction to illicit drugs, and parenteral drug use. The attributable risk fractions as a result of ACEs for each of these illicit drug use problems were 56%, 64%, and 67%, respectively. For each of the 4 birth cohorts examined, the ACE score also had a strong graded relationship to lifetime drug use.\nConclusions. The ACE score had a strong graded relationship to the risk of drug initiation from early adolescence into adulthood and to problems with drug use, drug addiction, and parenteral use. The persistent graded relationship between the ACE score and initiation of drug use for 4 successive birth cohorts dating back to 1900 suggests that the effects of adverse childhood experiences transcend secular changes such as increased availability of drugs, social attitudes toward drugs, and recent massive expenditures and public information","container-title":"Pediatrics","DOI":"10.1542/peds.111.3.564","ISSN":"0031-4005, 1098-4275","issue":"3","language":"en","page":"564-572","source":"DOI.org (Crossref)","title":"Childhood Abuse, Neglect, and Household Dysfunction and the Risk of Illicit Drug Use: The Adverse Childhood Experiences Study","title-short":"Childhood Abuse, Neglect, and Household Dysfunction and the Risk of Illicit Drug Use","volume":"111","author":[{"family":"Dube","given":"Shanta R."},{"family":"Felitti","given":"Vincent J."},{"family":"Dong","given":"Maxia"},{"family":"Chapman","given":"Daniel P."},{"family":"Giles","given":"Wayne H."},{"family":"Anda","given":"Robert F."}],"issued":{"date-parts":[["2003",3,1]]},"citation-key":"dubeChildhoodAbuseNeglect2003"},"label":"page"},{"id":21409,"uris":["http://zotero.org/users/10055025/items/DCV2UYAS"],"itemData":{"id":21409,"type":"article-journal","abstract":"Background. We examined the relationship of the number of adverse childhood experiences (ACE score) to six health problems among four successive birth cohorts dating back to 1900 to assess the strength and consistency of these relationships in face of secular inﬂuences the 20th century brought in changing health behaviors and conditions. We hypothesized that the ACE score/health problem relationship would be relatively “immune” to secular inﬂuences, in support of recent studies documenting the negative neurobiologic effects of childhood stressors on the developing brain.\nMethods. A retrospective cohort study of 17,337 adult health maintenance organization (HMO) members who completed a survey about childhood abuse and household dysfunction, as well as their health. We used logistic regression to examine the relationships between ACE score and six health problems (depressed affect, suicide attempts, multiple sexual partners, sexually transmitted diseases, smoking, and alcoholism) across four successive birth cohorts: 1900 –1931, 1932–1946, 1947–1961, and 1962–1978.\nResults. The ACE score increased the risk for each health problem in a consistent, strong, and graded manner across four birth cohorts (P Ͻ 0.05). For each unit increase in the ACE score (range: 0 – 8), the adjusted odds ratios (ORs) for depressed affect, STDs, and multiple sexual partners were increased within a narrow range (ORs: 1.2–1.3 per unit increase) for each of the birth cohorts; the increase in risk for suicide attempts was stronger but also in a narrow range (ORs: 1.5–1.7).\nConclusions. Growing up with ACEs increased the risk of numerous health behaviors and outcomes for 20th century birth cohorts, suggesting that the effects of ACEs on the risk of various health problems are unaffected by social or secular changes. Research showing detrimental and lasting neurobiologic effects of child abuse on the developing brain provides a plausible explanation for the consistency and dose–response relationships found for each health problem across birth cohorts, despite changing secular inﬂuences.","container-title":"Preventive Medicine","DOI":"10.1016/S0091-7435(03)00123-3","ISSN":"00917435","issue":"3","journalAbbreviation":"Preventive Medicine","language":"en","license":"https://www.elsevier.com/tdm/userlicense/1.0/","page":"268-277","source":"DOI.org (Crossref)","title":"The impact of adverse childhood experiences on health problems: evidence from four birth cohorts dating back to 1900","title-short":"The impact of adverse childhood experiences on health problems","volume":"37","author":[{"family":"Dube","given":"Shanta R"},{"family":"Felitti","given":"Vincent J"},{"family":"Dong","given":"Maxia"},{"family":"Giles","given":"Wayne H"},{"family":"Anda","given":"Robert F"}],"issued":{"date-parts":[["2003",9]]},"citation-key":"dubeImpactAdverseChildhood2003"},"label":"page"}],"schema":"https://github.com/citation-style-language/schema/raw/master/csl-citation.json"} </w:instrText>
      </w:r>
      <w:r w:rsidR="00BE5651">
        <w:fldChar w:fldCharType="separate"/>
      </w:r>
      <w:r w:rsidR="00BE5651" w:rsidRPr="00BE5651">
        <w:rPr>
          <w:rFonts w:cs="Times New Roman"/>
        </w:rPr>
        <w:t>(Dube, Felitti, Dong, Chapman, et al., 2003; Dube, Felitti, Dong, Giles, et al., 2003)</w:t>
      </w:r>
      <w:r w:rsidR="00BE5651">
        <w:fldChar w:fldCharType="end"/>
      </w:r>
      <w:r w:rsidR="00F665EC">
        <w:t xml:space="preserve">; and premature mortality </w:t>
      </w:r>
      <w:r w:rsidR="00BE5651">
        <w:fldChar w:fldCharType="begin"/>
      </w:r>
      <w:r w:rsidR="00BE5651">
        <w:instrText xml:space="preserve"> ADDIN ZOTERO_ITEM CSL_CITATION {"citationID":"2iRX2gPz","properties":{"formattedCitation":"(Anda et al., 2009; Hamai &amp; Felitti, 2022)","plainCitation":"(Anda et al., 2009; Hamai &amp; Felitti, 2022)","noteIndex":0},"citationItems":[{"id":21421,"uris":["http://zotero.org/users/10055025/items/TPYZPXMW"],"itemData":{"id":21421,"type":"article-journal","abstract":"Background: To assess the association between adverse childhood experiences (ACEs), including childhood abuse and neglect, and serious household dysfunction, and premature death of a family member. Because ACEs increase the risk for many of the leading causes of death in adults and tend to be familial and intergenerational, we hypothesized that persons who report having more ACEs would be more likely to have family members at risk of premature death.\nMethods: We used data from 17,337 adult health plan members who completed a survey about 10 types of ACEs and whether a family member died before age 65. The prevalence of family member premature death and its association with ACEs were assessed.\nResults: Family members of respondents who experienced any type of ACEs were more likely to have elevated prevalence for premature death relative to those of respondents without such experience (p &lt; 0.01). The highest risk occurred among those who reported having been physically neglected and living with substance abusing or criminal family members during childhood. A powerful graded relationship between the number of ACEs and premature mortality in the family was observed for all age groups, and comparison between groups reporting 0 ACE and t 4 ACEs yielded an OR of 1.8 (95%CI, 1.6–2.0).\nConclusion: Adverse childhood experiences may be an indicator of a chaotic family environment that results in an increased risk of premature death among family members.","container-title":"BMC Public Health","DOI":"10.1186/1471-2458-9-106","ISSN":"1471-2458","issue":"1","journalAbbreviation":"BMC Public Health","language":"en","license":"http://creativecommons.org/licenses/by/2.0","page":"106","source":"DOI.org (Crossref)","title":"The relationship of adverse childhood experiences to a history of premature death of family members","volume":"9","author":[{"family":"Anda","given":"Robert F"},{"family":"Dong","given":"Maxia"},{"family":"Brown","given":"David W"},{"family":"Felitti","given":"Vincent J"},{"family":"Giles","given":"Wayne H"},{"family":"Perry","given":"Geraldine S"},{"family":"Valerie","given":"Edwards J"},{"family":"Dube","given":"Shanta R"}],"issued":{"date-parts":[["2009",12]]},"citation-key":"andaRelationshipAdverseChildhood2009"},"label":"page"},{"id":21414,"uris":["http://zotero.org/users/10055025/items/Q979855T"],"itemData":{"id":21414,"type":"chapter","container-title":"Handbook of Interpersonal Violence and Abuse Across the Lifespan","event-place":"Cham","ISBN":"978-3-319-89998-5","language":"en","note":"DOI: 10.1007/978-3-319-89999-2_305","page":"97-120","publisher":"Springer International Publishing","publisher-place":"Cham","source":"DOI.org (Crossref)","title":"Adverse Childhood Experiences: Past, Present, and Future","title-short":"Adverse Childhood Experiences","URL":"https://link.springer.com/10.1007/978-3-319-89999-2_305","editor":[{"family":"Geffner","given":"Robert"},{"family":"White","given":"Jacquelyn W."},{"family":"Hamberger","given":"L. Kevin"},{"family":"Rosenbaum","given":"Alan"},{"family":"Vaughan-Eden","given":"Viola"},{"family":"Vieth","given":"Victor I."}],"author":[{"family":"Hamai","given":"Tamara A."},{"family":"Felitti","given":"Vincent J."}],"accessed":{"date-parts":[["2025",2,8]]},"issued":{"date-parts":[["2022"]]},"citation-key":"hamaiAdverseChildhoodExperiences2022"},"label":"page"}],"schema":"https://github.com/citation-style-language/schema/raw/master/csl-citation.json"} </w:instrText>
      </w:r>
      <w:r w:rsidR="00BE5651">
        <w:fldChar w:fldCharType="separate"/>
      </w:r>
      <w:r w:rsidR="00BE5651" w:rsidRPr="00BE5651">
        <w:rPr>
          <w:rFonts w:cs="Times New Roman"/>
        </w:rPr>
        <w:t>(Anda et al., 2009; Hamai &amp; Felitti, 2022)</w:t>
      </w:r>
      <w:r w:rsidR="00BE5651">
        <w:fldChar w:fldCharType="end"/>
      </w:r>
      <w:r w:rsidR="00F665EC">
        <w:t>. ACEs may</w:t>
      </w:r>
      <w:r w:rsidR="007A0386">
        <w:t xml:space="preserve"> also interfere with employability, housing stability, and social support later in life, which may impact overall well-being and life satisfaction</w:t>
      </w:r>
      <w:r w:rsidR="00BE5651">
        <w:t xml:space="preserve"> </w:t>
      </w:r>
      <w:r w:rsidR="00BE5651">
        <w:fldChar w:fldCharType="begin"/>
      </w:r>
      <w:r w:rsidR="00BE5651">
        <w:instrText xml:space="preserve"> ADDIN ZOTERO_ITEM CSL_CITATION {"citationID":"vK38SjdF","properties":{"formattedCitation":"(Mosley-Johnson et al., 2019)","plainCitation":"(Mosley-Johnson et al., 2019)","noteIndex":0},"citationItems":[{"id":21265,"uris":["http://zotero.org/users/10055025/items/DMSABQ3H"],"itemData":{"id":21265,"type":"article-journal","abstract":"Background: More than half of the U.S. population has experienced Adverse Childhood Experiences (ACE), which are linked to physical and mental health issues. This study examines the relationship between ACEs and life satisfaction, psychological well-being, and social wellbeing.","container-title":"Quality of Life Research","DOI":"10.1007/s11136-018-2054-6","ISSN":"0962-9343, 1573-2649","issue":"4","journalAbbreviation":"Qual Life Res","language":"en","page":"907-914","source":"DOI.org (Crossref)","title":"Assessing the relationship between adverse childhood experiences and life satisfaction, psychological well-being, and social well-being: United States Longitudinal Cohort 1995–2014","title-short":"Assessing the relationship between adverse childhood experiences and life satisfaction, psychological well-being, and social well-being","volume":"28","author":[{"family":"Mosley-Johnson","given":"Elise"},{"family":"Garacci","given":"Emma"},{"family":"Wagner","given":"Nick"},{"family":"Mendez","given":"Carlos"},{"family":"Williams","given":"Joni S."},{"family":"Egede","given":"Leonard E."}],"issued":{"date-parts":[["2019",4]]},"citation-key":"mosley-johnsonAssessingRelationshipAdverse2019"}}],"schema":"https://github.com/citation-style-language/schema/raw/master/csl-citation.json"} </w:instrText>
      </w:r>
      <w:r w:rsidR="00BE5651">
        <w:fldChar w:fldCharType="separate"/>
      </w:r>
      <w:r w:rsidR="00BE5651" w:rsidRPr="00BE5651">
        <w:rPr>
          <w:rFonts w:cs="Times New Roman"/>
        </w:rPr>
        <w:t>(Mosley-Johnson et al., 2019)</w:t>
      </w:r>
      <w:r w:rsidR="00BE5651">
        <w:fldChar w:fldCharType="end"/>
      </w:r>
      <w:r w:rsidR="00712766">
        <w:t xml:space="preserve">. </w:t>
      </w:r>
      <w:r w:rsidR="002A53E4">
        <w:t xml:space="preserve">ACEs can be transmitted across generations (intergenerational transmission), impacting parenting practices and children’s exposure to adversity. This transmission can occur through various pathways, including epigenetic changes, learned behaviors, and attachment patterns </w:t>
      </w:r>
      <w:r w:rsidR="00587474">
        <w:fldChar w:fldCharType="begin"/>
      </w:r>
      <w:r w:rsidR="00587474">
        <w:instrText xml:space="preserve"> ADDIN ZOTERO_ITEM CSL_CITATION {"citationID":"BM4XmPuB","properties":{"formattedCitation":"(Anda et al., 2009, 2010; Hamai &amp; Felitti, 2022; Miller, 2023; Narayan et al., 2021; Nichol et al., 2025)","plainCitation":"(Anda et al., 2009, 2010; Hamai &amp; Felitti, 2022; Miller, 2023; Narayan et al., 2021; Nichol et al., 2025)","noteIndex":0},"citationItems":[{"id":21421,"uris":["http://zotero.org/users/10055025/items/TPYZPXMW"],"itemData":{"id":21421,"type":"article-journal","abstract":"Background: To assess the association between adverse childhood experiences (ACEs), including childhood abuse and neglect, and serious household dysfunction, and premature death of a family member. Because ACEs increase the risk for many of the leading causes of death in adults and tend to be familial and intergenerational, we hypothesized that persons who report having more ACEs would be more likely to have family members at risk of premature death.\nMethods: We used data from 17,337 adult health plan members who completed a survey about 10 types of ACEs and whether a family member died before age 65. The prevalence of family member premature death and its association with ACEs were assessed.\nResults: Family members of respondents who experienced any type of ACEs were more likely to have elevated prevalence for premature death relative to those of respondents without such experience (p &lt; 0.01). The highest risk occurred among those who reported having been physically neglected and living with substance abusing or criminal family members during childhood. A powerful graded relationship between the number of ACEs and premature mortality in the family was observed for all age groups, and comparison between groups reporting 0 ACE and t 4 ACEs yielded an OR of 1.8 (95%CI, 1.6–2.0).\nConclusion: Adverse childhood experiences may be an indicator of a chaotic family environment that results in an increased risk of premature death among family members.","container-title":"BMC Public Health","DOI":"10.1186/1471-2458-9-106","ISSN":"1471-2458","issue":"1","journalAbbreviation":"BMC Public Health","language":"en","license":"http://creativecommons.org/licenses/by/2.0","page":"106","source":"DOI.org (Crossref)","title":"The relationship of adverse childhood experiences to a history of premature death of family members","volume":"9","author":[{"family":"Anda","given":"Robert F"},{"family":"Dong","given":"Maxia"},{"family":"Brown","given":"David W"},{"family":"Felitti","given":"Vincent J"},{"family":"Giles","given":"Wayne H"},{"family":"Perry","given":"Geraldine S"},{"family":"Valerie","given":"Edwards J"},{"family":"Dube","given":"Shanta R"}],"issued":{"date-parts":[["2009",12]]},"citation-key":"andaRelationshipAdverseChildhood2009"},"label":"page"},{"id":21420,"uris":["http://zotero.org/users/10055025/items/FZVRWIAZ"],"itemData":{"id":21420,"type":"article-journal","container-title":"American Journal of Preventive Medicine","DOI":"10.1016/j.amepre.2010.03.015","ISSN":"07493797","issue":"1","journalAbbreviation":"American Journal of Preventive Medicine","language":"en","license":"https://www.elsevier.com/tdm/userlicense/1.0/","page":"93-98","source":"DOI.org (Crossref)","title":"Building a Framework for Global Surveillance of the Public Health Implications of Adverse Childhood Experiences","volume":"39","author":[{"family":"Anda","given":"Robert F."},{"family":"Butchart","given":"Alexander"},{"family":"Felitti","given":"Vincent J."},{"family":"Brown","given":"David W."}],"issued":{"date-parts":[["2010",7]]},"citation-key":"andaBuildingFrameworkGlobal2010"},"label":"page"},{"id":21414,"uris":["http://zotero.org/users/10055025/items/Q979855T"],"itemData":{"id":21414,"type":"chapter","container-title":"Handbook of Interpersonal Violence and Abuse Across the Lifespan","event-place":"Cham","ISBN":"978-3-319-89998-5","language":"en","note":"DOI: 10.1007/978-3-319-89999-2_305","page":"97-120","publisher":"Springer International Publishing","publisher-place":"Cham","source":"DOI.org (Crossref)","title":"Adverse Childhood Experiences: Past, Present, and Future","title-short":"Adverse Childhood Experiences","URL":"https://link.springer.com/10.1007/978-3-319-89999-2_305","editor":[{"family":"Geffner","given":"Robert"},{"family":"White","given":"Jacquelyn W."},{"family":"Hamberger","given":"L. Kevin"},{"family":"Rosenbaum","given":"Alan"},{"family":"Vaughan-Eden","given":"Viola"},{"family":"Vieth","given":"Victor I."}],"author":[{"family":"Hamai","given":"Tamara A."},{"family":"Felitti","given":"Vincent J."}],"accessed":{"date-parts":[["2025",2,8]]},"issued":{"date-parts":[["2022"]]},"citation-key":"hamaiAdverseChildhoodExperiences2022"},"label":"page"},{"id":20861,"uris":["http://zotero.org/users/10055025/items/9A2BW8NT"],"itemData":{"id":20861,"type":"article-journal","abstract":"This article contributes to the attachment versus differentiation debate, bringing the conversation to parent–child relationships. While attachment theory's (AT) approach emphasizes bonding, Bowen family systems theory's (BFST) differentiation approach emphasizes emotional boundaries. They both suggest that balancing autonomy and connection is important, but AT conceptualizes this in terms of the parent's ability to meet the child's needs for autonomy and connection, while BFST conceptualizes this in terms of the parent's and child's ability to be connected due to mutual respect for each other's emotional boundaries. They similarly recognize that: (1) emotionally mature parents respect children individuality, (2) emotionally immature parents may project their needs and wishes onto children, and (3) emotionally mature parents focus on calming themselves to help their children to be calm. They differ in that: (1) BFST suggests that children may project their needs and wishes onto their parents and intrude on their parents' emotional boundaries, and AT does not conceptualize this; (2) BFST suggests that caregiver over-involvement may be experienced as positive for a child and program them to be excessively needy, and AT suggests that caregiver over-involvement is negative for children and neediness is caused by under-involved caregiving; and (3) BFST suggests that therapists should not try to be a parent to their clients as this can replicate the fusion that the client experienced with  their parents, and AT suggests that therapists should try to be like a good parent to their clients to help them to develop more secure attachment styles.","container-title":"Family Process","DOI":"10.1111/famp.12802","ISSN":"0014-7370, 1545-5300","issue":"2","journalAbbreviation":"Family Process","language":"en","page":"483-498","source":"DOI.org (Crossref)","title":"The Attachment Versus Differentiation Debate: Bringing the Conversation to Parent–Child Relationships","title-short":"The Attachment Versus Differentiation Debate","volume":"62","author":[{"family":"Miller","given":"Elizabeth A."}],"issued":{"date-parts":[["2023",6]]},"citation-key":"millerAttachmentDifferentiationDebate2023"},"label":"page"},{"id":21262,"uris":["http://zotero.org/users/10055025/items/KEBQYCSZ"],"itemData":{"id":21262,"type":"article-journal","abstract":"In recent years, research and practice on adverse childhood experiences (ACEs) have shifted from delineating effects of ACEs on adulthood health problems to preventing ACEs in children. Nonetheless, little attention has focused on how parents’ own childhood experiences, adverse or positive, may influence the transmission of ACEs across generations. Children’s risk for ACEs and potential for resilience may be linked to the early child-rearing experiences of their parents carried forward into parenting practices. Additionally, parents with multiple ACEs may have PTSD symptoms, an under-recognized mediator of risk in the intergenerational transmission of ACEs. Guided by developmental psychopathology and attachment theory with an emphasis on risk and resilience, we argue that a more comprehensive understanding of parents’ childhood experiences is needed to inform pre­ vention of ACEs in their children. Part I of this review applies risk and resilience concepts to pathways of intergenerational ACEs, highlighting parental PTSD symptoms as a key mediator, and promotive or protective processes that buffer children against intergenerational risk. Part II examines empirical findings indicating that parents’ positive childhood experiences counteract intergenerational ACEs. Part III recommends clinicallysensitive screening of ACEs and positive childhood experiences in parents and children. Part IV addresses ter­ tiary prevention strategies that mitigate intergenerational ACEs and promote positive parent-child relationships.","container-title":"Clinical Psychology Review","DOI":"10.1016/j.cpr.2021.101997","ISSN":"02727358","journalAbbreviation":"Clinical Psychology Review","language":"en","page":"101997","source":"DOI.org (Crossref)","title":"Intergenerational transmission and prevention of adverse childhood experiences (ACEs)","volume":"85","author":[{"family":"Narayan","given":"Angela J."},{"family":"Lieberman","given":"Alicia F."},{"family":"Masten","given":"Ann S."}],"issued":{"date-parts":[["2021",4]]},"citation-key":"narayanIntergenerationalTransmissionPrevention2021"},"label":"page"},{"id":21423,"uris":["http://zotero.org/users/10055025/items/4VRFJNTJ"],"itemData":{"id":21423,"type":"article-journal","abstract":"The Adverse Childhood Experiences (ACEs) and Adverse Family Experiences (AFEs) frameworks have been employed extensively in research. However, to date, no such studies have considered both frameworks concurrently, nor have they explored the similarities and differences in resilience between siblings with ACE- and AFE-exposed parent(s). Doing so could, perhaps, establish the ways in which adversity is transmitted through generations and subsequently identify what trajectories to address in potential interventions. Thus, the objectives of this study were to examine the experiences of families with intergenerational ACE and AFE trauma, and to ascertain what influences similarities and differences in sibling resilience. The thematic analysis of two family case studies (n = 6) proposed a narrative encompassing fear, relationships and challenging trauma. Findings demonstrated the influence of neighbourhood violence which appeared to initiate this narrative. The fear associated with neighbourhood violence and maltreatment in early childhood appeared to influence both the parent–child bond and intimate relationships. Finally, participants demonstrated the protective properties of dissociation and sibling parentification, exhibiting their relationship with resilience. Investigators suggested neighbourhood violence be considered in the ACE questionnaire to inform current and future policies, and to safeguard the needs of families affected by intergenerational trauma.","container-title":"Behavioral Sciences","DOI":"10.3390/bs15020161","ISSN":"2076-328X","issue":"2","journalAbbreviation":"Behavioral Sciences","language":"en","license":"https://creativecommons.org/licenses/by/4.0/","page":"161","source":"DOI.org (Crossref)","title":"The Intergenerational Transmission of Trauma, Adverse Childhood Experiences and Adverse Family Experiences: A Qualitative Exploration of Sibling Resilience","title-short":"The Intergenerational Transmission of Trauma, Adverse Childhood Experiences and Adverse Family Experiences","volume":"15","author":[{"family":"Nichol","given":"Miriam Riaz"},{"family":"Curley","given":"Lee John"},{"family":"Sime","given":"Pamela Jane"}],"issued":{"date-parts":[["2025",2,1]]},"citation-key":"nicholIntergenerationalTransmissionTrauma2025"},"label":"page"}],"schema":"https://github.com/citation-style-language/schema/raw/master/csl-citation.json"} </w:instrText>
      </w:r>
      <w:r w:rsidR="00587474">
        <w:fldChar w:fldCharType="separate"/>
      </w:r>
      <w:r w:rsidR="00587474" w:rsidRPr="00587474">
        <w:rPr>
          <w:rFonts w:cs="Times New Roman"/>
        </w:rPr>
        <w:t>(Anda et al., 2009, 2010; Hamai &amp; Felitti, 2022; Miller, 2023; Narayan et al., 2021; Nichol et al., 2025)</w:t>
      </w:r>
      <w:r w:rsidR="00587474">
        <w:fldChar w:fldCharType="end"/>
      </w:r>
      <w:r w:rsidR="002A53E4">
        <w:t>.</w:t>
      </w:r>
      <w:r w:rsidR="002A53E4" w:rsidRPr="002A53E4">
        <w:t xml:space="preserve"> </w:t>
      </w:r>
      <w:r w:rsidR="002A53E4">
        <w:t xml:space="preserve">Later in life, ACEs can impair the ability to regulate emotions, leading to difficulties in managing stress and anxiety in romantic relationships </w:t>
      </w:r>
      <w:r w:rsidR="003D3667">
        <w:fldChar w:fldCharType="begin"/>
      </w:r>
      <w:r w:rsidR="003D3667">
        <w:instrText xml:space="preserve"> ADDIN ZOTERO_ITEM CSL_CITATION {"citationID":"TltoqiNh","properties":{"formattedCitation":"(Tanner &amp; Francis, 2025)","plainCitation":"(Tanner &amp; Francis, 2025)","noteIndex":0},"citationItems":[{"id":21259,"uris":["http://zotero.org/users/10055025/items/DZGRZKGT"],"itemData":{"id":21259,"type":"article-journal","abstract":"Adverse childhood experiences (ACEs) have a powerful impact on adolescents’ development. The greater the number of stressful life events experienced, the more likely adolescents are to experience internalizing symptoms, such as anxiety. Due to the negative effects of early adversity, it is essential that research examine which protective factors might mitigate this relationship, such as emotion regulation (ER) and attachment. In the current study, the researchers examined the relationships between ACEs, ER, attachment, and anxiety among adolescents. We hypothesized that ER would mediate the relationship between ACEs and anxiety and attachment would moderate the relationship between ACEs and ER within the mediation model. A sample of adolescents (n = 105) completed measures of adolescent anxiety, ACEs, ER, and attachment. Using the PROCESS macro, a moderated mediation model was analyzed. Mother and father attachment moderated the mediation of difﬁculties in ER on ACEs and anxiety, suggesting that mean levels of mother and higher levels of father attachment function as a mechanism that strengthens the relationship between early negative life events and current anxiety. These ﬁndings suggest that the mother/father attachment relationship for adolescents might be of particular importance for youth who have experienced adverse life experiences and have trouble regulating their emotions.","container-title":"Journal of Child and Family Studies","DOI":"10.1007/s10826-024-02989-7","ISSN":"1062-1024, 1573-2843","journalAbbreviation":"J Child Fam Stud","language":"en","source":"DOI.org (Crossref)","title":"Protective Factors for Adverse Childhood Experiences: The Role of Emotion Regulation and Attachment","title-short":"Protective Factors for Adverse Childhood Experiences","URL":"https://link.springer.com/10.1007/s10826-024-02989-7","author":[{"family":"Tanner","given":"Mackenzie A."},{"family":"Francis","given":"Sarah E."}],"accessed":{"date-parts":[["2025",1,28]]},"issued":{"date-parts":[["2025",1,3]]},"citation-key":"tannerProtectiveFactorsAdverse2025"}}],"schema":"https://github.com/citation-style-language/schema/raw/master/csl-citation.json"} </w:instrText>
      </w:r>
      <w:r w:rsidR="003D3667">
        <w:fldChar w:fldCharType="separate"/>
      </w:r>
      <w:r w:rsidR="003D3667" w:rsidRPr="003D3667">
        <w:rPr>
          <w:rFonts w:cs="Times New Roman"/>
        </w:rPr>
        <w:t>(Tanner &amp; Francis, 2025)</w:t>
      </w:r>
      <w:r w:rsidR="003D3667">
        <w:fldChar w:fldCharType="end"/>
      </w:r>
      <w:r w:rsidR="002A53E4">
        <w:t>.</w:t>
      </w:r>
      <w:r w:rsidR="00A12EC1">
        <w:t xml:space="preserve"> </w:t>
      </w:r>
      <w:r w:rsidR="00C942E4">
        <w:t xml:space="preserve">Intimate relationships are a key source of social support and have a significant impact on individual well-being and life satisfaction. However, ACEs can negatively affect relationship dynamics and outcomes </w:t>
      </w:r>
      <w:r w:rsidR="003D3667">
        <w:fldChar w:fldCharType="begin"/>
      </w:r>
      <w:r w:rsidR="003D3667">
        <w:instrText xml:space="preserve"> ADDIN ZOTERO_ITEM CSL_CITATION {"citationID":"6DtdSye3","properties":{"formattedCitation":"(Cao et al., 2022; Cohen et al., 2017; Dion et al., 2019; Narayan et al., 2021; Vaillancourt-Morel et al., 2023; Wheeler et al., 2019)","plainCitation":"(Cao et al., 2022; Cohen et al., 2017; Dion et al., 2019; Narayan et al., 2021; Vaillancourt-Morel et al., 2023; Wheeler et al., 2019)","noteIndex":0},"citationItems":[{"id":17678,"uris":["http://zotero.org/users/10055025/items/7ID9PNYQ"],"itemData":{"id":17678,"type":"article-journal","abstract":"During the past decade, research on the link between childhood emotional maltreatment and adulthood romantic relationship well-being has been accumulating, but there still lacks a systematic, quantitative evaluation of existing research. This three-level, meta-analysis aimed to fill this gap. Reports were included if they examined the link between early emotional maltreatment and adulthood romantic relationship well-being, presented statistics needed to calculate at least one bivariate effect size, written in English, and published/written before January 1, 2020. We retrieved 201 effect sizes from 23 reports. Early emotional maltreatment (aggregated across forms) was negatively (yet modestly) associated with later romantic relationship well-being (aggregated across dimensions; r ¼ </w:instrText>
      </w:r>
      <w:r w:rsidR="003D3667">
        <w:rPr>
          <w:rFonts w:ascii="Tahoma" w:hAnsi="Tahoma" w:cs="Tahoma"/>
        </w:rPr>
        <w:instrText>�</w:instrText>
      </w:r>
      <w:r w:rsidR="003D3667">
        <w:instrText>.143, 95% confidence interval [</w:instrText>
      </w:r>
      <w:r w:rsidR="003D3667">
        <w:rPr>
          <w:rFonts w:ascii="Tahoma" w:hAnsi="Tahoma" w:cs="Tahoma"/>
        </w:rPr>
        <w:instrText>�</w:instrText>
      </w:r>
      <w:r w:rsidR="003D3667">
        <w:instrText xml:space="preserve">.173, </w:instrText>
      </w:r>
      <w:r w:rsidR="003D3667">
        <w:rPr>
          <w:rFonts w:ascii="Tahoma" w:hAnsi="Tahoma" w:cs="Tahoma"/>
        </w:rPr>
        <w:instrText>�</w:instrText>
      </w:r>
      <w:r w:rsidR="003D3667">
        <w:instrText xml:space="preserve">.114], p &lt; .001). This association did not vary as a function of maltreatment form but differed across relationship well-being dimensions, such that the effect was stronger for the negative than for the positive relationship outcomes. We also found that (a) the actor effect was larger than the partner effect, (b) the effect was stronger in studies using Childhood Trauma Questionnaire (CTQ) than in studies not using CTQ, (c) whether using established measures of relationship well-being did not alter the effect, (d) the absolute magnitude of effect was negatively associated with methodological rigor of effect, and (e) the effect did not vary as functions of publication type, whether the sample was a college student sample, or union status, and was not related to the mean of union duration. Last, the limitations of existing research, avenues for future inquiries, and implications for practice were noted.","container-title":"Trauma, Violence, &amp; Abuse","DOI":"10.1177/1524838020975895","ISSN":"1524-8380, 1552-8324","issue":"3","journalAbbreviation":"Trauma, Violence, &amp; Abuse","language":"en","page":"778-794","source":"DOI.org (Crossref)","title":"Childhood Emotional Maltreatment and Adulthood Romantic Relationship Well-Being: A Multilevel, Meta-Analytic Review","title-short":"Childhood Emotional Maltreatment and Adulthood Romantic Relationship Well-Being","volume":"23","author":[{"family":"Cao","given":"Hongjian"},{"family":"Ma","given":"Rongzi"},{"family":"Li","given":"Xiaomin"},{"family":"Liang","given":"Yue"},{"family":"Wu","given":"Qinglu"},{"family":"Chi","given":"Peilian"},{"family":"Li","given":"Jian-Bin"},{"family":"Zhou","given":"Nan"}],"issued":{"date-parts":[["2022",7]]},"citation-key":"caoChildhoodEmotionalMaltreatment2022"}},{"id":17640,"uris":["http://zotero.org/users/10055025/items/DVYJFRFY"],"itemData":{"id":17640,"type":"article-journal","abstract":"This paper tests the hypothesis that the association between childhood maltreatment and adult personality dysfunction is at least partially attributable to insecure attachment, that is that attachment style mediates the relationship between childhood maltreatment and adult personality dysfunction. Associations between childhood trauma, as measured by the Childhood Trauma Questionnaire (CTQ), anxious and avoidant attachment in romantic relationships, as measured by the Experiences in Close Relationships-Revised (ECR-R), and ﬁve personality domains, as measured by the Severity Indices of Personality Problems (SIPP118), were examined in a sample of 72 psychiatric inpatients. The SIPP-118 domains included relational capacities, identity integration, self-control, responsibility, and social concordance. The direct eﬀect of childhood trauma on all SIPP-118 domains was not signiﬁcant after controlling for the indirect eﬀect of attachment. In regression modeling, a signiﬁcant indirect eﬀect of childhood trauma via adult attachment style was found for SIPP-118 relational capacities, identity integration, self-control, and social concordance. Speciﬁcally, anxious attachment was a signiﬁcant mediator of the eﬀect of childhood trauma on self-control, identity integration, and relational domains. These results suggest that childhood trauma impacts a broad range of personality domains and does so in large part through the pathway of anxious romantic attachment style.","container-title":"Attachment &amp; Human Development","DOI":"10.1080/14616734.2016.1253639","ISSN":"1461-6734, 1469-2988","issue":"1","journalAbbreviation":"Attachment &amp; Human Development","language":"en","page":"58-75","source":"DOI.org (Crossref)","title":"Attachment anxiety and avoidance as mediators of the association between childhood maltreatment and adult personality dysfunction","volume":"19","author":[{"family":"Cohen","given":"Lisa J."},{"family":"Ardalan","given":"Firouz"},{"family":"Tanis","given":"Thachell"},{"family":"Halmi","given":"Winter"},{"family":"Galynker","given":"Igor"},{"family":"Von Wyl","given":"Agnes"},{"family":"Hengartner","given":"Michael P."}],"issued":{"date-parts":[["2017",1,2]]},"citation-key":"cohenAttachmentAnxietyAvoidance2017"}},{"id":17666,"uris":["http://zotero.org/users/10055025/items/JCVT5IP9"],"itemData":{"id":17666,"type":"article-journal","abstract":"Considering the long-term deleterious consequences of child maltreatment, it is crucial to better understand the pathways leading to psychological outcomes in emerging adulthood. This study contributes to the existing knowledge through the examination of the role of romantic attachment as a mechanism explaining the association between child maltreatment and psychological adaptation. Prospective and retrospective data from 605 school-based participants (56.0% women) from the general population involved in a 10-year study were used. Child maltreatment, including sexual, physical, and emotional abuse, was measured at age 14 years (mean age = 14.04, SD = 0.21). Ten years later (mean age = 24.5, SD = 0.50), similar forms of maltreatment, in addition to neglect, were measured, along with adult romantic attachment, self-esteem, and psychological distress. The results of path analyses, controlling for self-esteem and psychological distress at age 14, revealed that child maltreatment was associated with increases in psychological distress and with decreases in self-esteem in emerging adults, through their levels of romantic attachment anxiety. The results also revealed that cross-sectional analyses involving retrospective measurements of child maltreatment at age 24 were as valuable as longitudinal analyses involving its measurement at age 14. Those results conﬁrm the importance of romantic attachment in survivors’ well-being, and suggest that attachment may be a key target for intervention with adolescents or emerging adults.","container-title":"Journal of Youth and Adolescence","DOI":"10.1007/s10964-019-01073-4","ISSN":"0047-2891, 1573-6601","issue":"12","journalAbbreviation":"J Youth Adolescence","language":"en","page":"2391-2402","source":"DOI.org (Crossref)","title":"A Longitudinal Study of the Mediating Role of Romantic Attachment in the Relation Between Child Maltreatment and Psychological Adaptation in Emerging Adults","volume":"48","author":[{"family":"Dion","given":"Jacinthe"},{"family":"Gervais","given":"Jennifer"},{"family":"Bigras","given":"Noémie"},{"family":"Blackburn","given":"Marie-Eve"},{"family":"Godbout","given":"Natacha"}],"issued":{"date-parts":[["2019",12]]},"citation-key":"dionLongitudinalStudyMediating2019"}},{"id":21262,"uris":["http://zotero.org/users/10055025/items/KEBQYCSZ"],"itemData":{"id":21262,"type":"article-journal","abstract":"In recent years, research and practice on adverse childhood experiences (ACEs) have shifted from delineating effects of ACEs on adulthood health problems to preventing ACEs in children. Nonetheless, little attention has focused on how parents’ own childhood experiences, adverse or positive, may influence the transmission of ACEs across generations. Children’s risk for ACEs and potential for resilience may be linked to the early child-rearing experiences of their parents carried forward into parenting practices. Additionally, parents with multiple ACEs may have PTSD symptoms, an under-recognized mediator of risk in the intergenerational transmission of ACEs. Guided by developmental psychopathology and attachment theory with an emphasis on risk and resilience, we argue that a more comprehensive understanding of parents’ childhood experiences is needed to inform pre­ vention of ACEs in their children. Part I of this review applies risk and resilience concepts to pathways of intergenerational ACEs, highlighting parental PTSD symptoms as a key mediator, and promotive or protective processes that buffer children against intergenerational risk. Part II examines empirical findings indicating that parents’ positive childhood experiences counteract intergenerational ACEs. Part III recommends clinicallysensitive screening of ACEs and positive childhood experiences in parents and children. Part IV addresses ter­ tiary prevention strategies that mitigate intergenerational ACEs and promote positive parent-child relationships.","container-title":"Clinical Psychology Review","DOI":"10.1016/j.cpr.2021.101997","ISSN":"02727358","journalAbbreviation":"Clinical Psychology Review","language":"en","page":"101997","source":"DOI.org (Crossref)","title":"Intergenerational transmission and prevention of adverse childhood experiences (ACEs)","volume":"85","author":[{"family":"Narayan","given":"Angela J."},{"family":"Lieberman","given":"Alicia F."},{"family":"Masten","given":"Ann S."}],"issued":{"date-parts":[["2021",4]]},"citation-key":"narayanIntergenerationalTransmissionPrevention2021"}},{"id":17670,"uris":["http://zotero.org/users/10055025/items/HWSU8LDN"],"itemData":{"id":17670,"type":"article-journal","abstract":"This study examined the associations between childhood maltreatment (CM) and the mean-level of perceived partner responsiveness (PPR; the extent to which individuals feel cared for, understood, and validated by their partner) over 35 days, the day-to-day variability in PPR, and the initial levels and trajectories of PPR over 1 year in community couples. Both members of 228 couples completed a self-reported measure of CM and provided daily reports of PPR over 35 days and retrospective reports of PPR at three time points over 1 year. A person’s greater CM was related to a lower mean level of PPR over 35 days and to a lower initial level of their own PPR. A person’s sexual abuse, physical neglect, and emotional neglect had an effect over and above other forms of CM in these associations. A person’s greater CM was also related to higher day-to-day variability in their own and their partner’s PPR, and a person’s greater emotional neglect was associated with a sharper decrease over time in their own PPR. These ﬁndings provide a more ﬁne-grained understanding of how CM may affect the perceptions of being cared about, accepted, and validated by a partner on a daily basis and over time.","container-title":"Child Maltreatment","DOI":"10.1177/10775595211057230","ISSN":"1077-5595, 1552-6119","issue":"1","journalAbbreviation":"Child Maltreat","language":"en","page":"163-175","source":"DOI.org (Crossref)","title":"Maltreatment in Childhood and Perceived Partner Responsiveness in Adult Romantic Relationships: A Dyadic Daily Diary and Longitudinal Study","title-short":"Maltreatment in Childhood and Perceived Partner Responsiveness in Adult Romantic Relationships","volume":"28","author":[{"family":"Vaillancourt-Morel","given":"Marie-Pier"},{"family":"Rosen","given":"Natalie O."},{"family":"Péloquin","given":"Katherine"},{"family":"Bergeron","given":"Sophie"}],"issued":{"date-parts":[["2023",2]]},"citation-key":"vaillancourt-morelMaltreatmentChildhoodPerceived2023"}},{"id":21261,"uris":["http://zotero.org/users/10055025/items/CNRV5CDA"],"itemData":{"id":21261,"type":"article-journal","abstract":"Adverse childhood experiences (\n              ACE\n              ) are interpersonal sources of distress negatively correlated with physical and mental health, as well as maladaptive intimate partner conflict strategies in adulthood. Economically vulnerable racial and ethnic minorities report the greatest disparities in exposure to\n              ACE\n              , as well as relationship distress and health. Yet, little is known about the connections between\n              ACE\n              , relationship distress, and health. We therefore tested a theoretical model for the mediating role of relationship distress to explain the\n              ACE\n              ‐health connection with a sample (\n              N \n              =\n               \n              96) predominantly racial/ethnic minorities (87%) with low income. We applied partial least squares structural equation modeling with bootstrapping (\n              N \n              =\n               \n              500). Relationship distress strengthened the predictive relationship between\n              ACE\n              and health, and accounted for 42% of the variance in health. The results provide preliminary support for relationship distress as a social determinant of health disparities with implications for interdisciplinary health intervention.\n            \n          , \n            Resumen\n            \n              Las experiencias adversas de la infancia son fuentes interpersonales de distrés correlacionadas negativamente con la salud mental y física así como con estrategias desadaptativas de conflicto con la pareja íntima en la adultez. Las minorías étnicas y raciales económicamente vulnerables informan las mayores divergencias en la exposición a experiencias adversas de la infancia, así como en el distrés en la relación y en la salud. Sin embargo, se sabe poco acerca de las conexiones entre las experiencias adversas de la infancia, el distrés relacional y la salud. Por lo tanto, evaluamos un modelo teórico para el rol mediador del distrés relacional a fin de explicar la conexión entre la salud y las experiencias adversas de la infancia con una muestra (\n              N\n               = 96) de minorías raciales o étnicas (87%) predominantemente de bajos recursos. Aplicamos un modelo de ecuaciones estructurales utilizando regresión parcial por mínimos cuadrados con análisis de remuestreo (N = 500). El distrés relacional fortaleció la relación predictiva entre las experiencias adversas de la infancia y la salud, y justificó el 42% de la varianza en la salud. Los resultados ofrecen un respaldo preliminar del distrés de la relación como determinante social de divergencias en la salud con implicancias para una intervención interdisciplinaria en la salud.\n            \n          , \n            </w:instrText>
      </w:r>
      <w:r w:rsidR="003D3667">
        <w:rPr>
          <w:rFonts w:ascii="MS Gothic" w:eastAsia="MS Gothic" w:hAnsi="MS Gothic" w:cs="MS Gothic" w:hint="eastAsia"/>
        </w:rPr>
        <w:instrText>摘要</w:instrText>
      </w:r>
      <w:r w:rsidR="003D3667">
        <w:instrText xml:space="preserve">\n            \n              </w:instrText>
      </w:r>
      <w:r w:rsidR="003D3667">
        <w:rPr>
          <w:rFonts w:ascii="MS Gothic" w:eastAsia="MS Gothic" w:hAnsi="MS Gothic" w:cs="MS Gothic" w:hint="eastAsia"/>
        </w:rPr>
        <w:instrText>不良童年</w:instrText>
      </w:r>
      <w:r w:rsidR="003D3667">
        <w:rPr>
          <w:rFonts w:ascii="Microsoft JhengHei" w:eastAsia="Microsoft JhengHei" w:hAnsi="Microsoft JhengHei" w:cs="Microsoft JhengHei" w:hint="eastAsia"/>
        </w:rPr>
        <w:instrText>经历</w:instrText>
      </w:r>
      <w:r w:rsidR="003D3667">
        <w:instrText>(\n              ACE\n              )</w:instrText>
      </w:r>
      <w:r w:rsidR="003D3667">
        <w:rPr>
          <w:rFonts w:ascii="MS Gothic" w:eastAsia="MS Gothic" w:hAnsi="MS Gothic" w:cs="MS Gothic" w:hint="eastAsia"/>
        </w:rPr>
        <w:instrText>是和成年人身体精神健康以及适</w:instrText>
      </w:r>
      <w:r w:rsidR="003D3667">
        <w:rPr>
          <w:rFonts w:ascii="Microsoft JhengHei" w:eastAsia="Microsoft JhengHei" w:hAnsi="Microsoft JhengHei" w:cs="Microsoft JhengHei" w:hint="eastAsia"/>
        </w:rPr>
        <w:instrText>应不良亲密伴侣冲突策略负面相关的人际间困扰来源。经济方面弱势的少数族裔人群报告接触</w:instrText>
      </w:r>
      <w:r w:rsidR="003D3667">
        <w:instrText xml:space="preserve">\n              ACE\n              </w:instrText>
      </w:r>
      <w:r w:rsidR="003D3667">
        <w:rPr>
          <w:rFonts w:ascii="MS Gothic" w:eastAsia="MS Gothic" w:hAnsi="MS Gothic" w:cs="MS Gothic" w:hint="eastAsia"/>
        </w:rPr>
        <w:instrText>以及关系困</w:instrText>
      </w:r>
      <w:r w:rsidR="003D3667">
        <w:rPr>
          <w:rFonts w:ascii="Microsoft JhengHei" w:eastAsia="Microsoft JhengHei" w:hAnsi="Microsoft JhengHei" w:cs="Microsoft JhengHei" w:hint="eastAsia"/>
        </w:rPr>
        <w:instrText>扰和健康方面最大的差异。我们因此测试了一个用于调解关系困扰角色的理论模型来解释</w:instrText>
      </w:r>
      <w:r w:rsidR="003D3667">
        <w:instrText xml:space="preserve">\n              ACE\n              </w:instrText>
      </w:r>
      <w:r w:rsidR="003D3667">
        <w:rPr>
          <w:rFonts w:ascii="MS Gothic" w:eastAsia="MS Gothic" w:hAnsi="MS Gothic" w:cs="MS Gothic" w:hint="eastAsia"/>
        </w:rPr>
        <w:instrText>和健康之</w:instrText>
      </w:r>
      <w:r w:rsidR="003D3667">
        <w:rPr>
          <w:rFonts w:ascii="Microsoft JhengHei" w:eastAsia="Microsoft JhengHei" w:hAnsi="Microsoft JhengHei" w:cs="Microsoft JhengHei" w:hint="eastAsia"/>
        </w:rPr>
        <w:instrText>间关系。我们使用了一个主要由低收入少数族裔</w:instrText>
      </w:r>
      <w:r w:rsidR="003D3667">
        <w:instrText>(N = 96)(87%)</w:instrText>
      </w:r>
      <w:r w:rsidR="003D3667">
        <w:rPr>
          <w:rFonts w:ascii="MS Gothic" w:eastAsia="MS Gothic" w:hAnsi="MS Gothic" w:cs="MS Gothic" w:hint="eastAsia"/>
        </w:rPr>
        <w:instrText>构成的</w:instrText>
      </w:r>
      <w:r w:rsidR="003D3667">
        <w:rPr>
          <w:rFonts w:ascii="Microsoft JhengHei" w:eastAsia="Microsoft JhengHei" w:hAnsi="Microsoft JhengHei" w:cs="Microsoft JhengHei" w:hint="eastAsia"/>
        </w:rPr>
        <w:instrText>样本。我们应用了有自举的部分平方结构登时模型</w:instrText>
      </w:r>
      <w:r w:rsidR="003D3667">
        <w:instrText>(\n              N\n               = 500)</w:instrText>
      </w:r>
      <w:r w:rsidR="003D3667">
        <w:rPr>
          <w:rFonts w:ascii="MS Gothic" w:eastAsia="MS Gothic" w:hAnsi="MS Gothic" w:cs="MS Gothic" w:hint="eastAsia"/>
        </w:rPr>
        <w:instrText>。关系困</w:instrText>
      </w:r>
      <w:r w:rsidR="003D3667">
        <w:rPr>
          <w:rFonts w:ascii="Microsoft JhengHei" w:eastAsia="Microsoft JhengHei" w:hAnsi="Microsoft JhengHei" w:cs="Microsoft JhengHei" w:hint="eastAsia"/>
        </w:rPr>
        <w:instrText>扰增强</w:instrText>
      </w:r>
      <w:r w:rsidR="003D3667">
        <w:instrText xml:space="preserve">\n              ACE\n              </w:instrText>
      </w:r>
      <w:r w:rsidR="003D3667">
        <w:rPr>
          <w:rFonts w:ascii="MS Gothic" w:eastAsia="MS Gothic" w:hAnsi="MS Gothic" w:cs="MS Gothic" w:hint="eastAsia"/>
        </w:rPr>
        <w:instrText>和健康之</w:instrText>
      </w:r>
      <w:r w:rsidR="003D3667">
        <w:rPr>
          <w:rFonts w:ascii="Microsoft JhengHei" w:eastAsia="Microsoft JhengHei" w:hAnsi="Microsoft JhengHei" w:cs="Microsoft JhengHei" w:hint="eastAsia"/>
        </w:rPr>
        <w:instrText>间的预测关系</w:instrText>
      </w:r>
      <w:r w:rsidR="003D3667">
        <w:instrText>,</w:instrText>
      </w:r>
      <w:r w:rsidR="003D3667">
        <w:rPr>
          <w:rFonts w:ascii="MS Gothic" w:eastAsia="MS Gothic" w:hAnsi="MS Gothic" w:cs="MS Gothic" w:hint="eastAsia"/>
        </w:rPr>
        <w:instrText>并</w:instrText>
      </w:r>
      <w:r w:rsidR="003D3667">
        <w:rPr>
          <w:rFonts w:ascii="Microsoft JhengHei" w:eastAsia="Microsoft JhengHei" w:hAnsi="Microsoft JhengHei" w:cs="Microsoft JhengHei" w:hint="eastAsia"/>
        </w:rPr>
        <w:instrText>导致健康方面</w:instrText>
      </w:r>
      <w:r w:rsidR="003D3667">
        <w:instrText>42%</w:instrText>
      </w:r>
      <w:r w:rsidR="003D3667">
        <w:rPr>
          <w:rFonts w:ascii="MS Gothic" w:eastAsia="MS Gothic" w:hAnsi="MS Gothic" w:cs="MS Gothic" w:hint="eastAsia"/>
        </w:rPr>
        <w:instrText>的</w:instrText>
      </w:r>
      <w:r w:rsidR="003D3667">
        <w:rPr>
          <w:rFonts w:ascii="Microsoft JhengHei" w:eastAsia="Microsoft JhengHei" w:hAnsi="Microsoft JhengHei" w:cs="Microsoft JhengHei" w:hint="eastAsia"/>
        </w:rPr>
        <w:instrText>变量。结果对关系困扰作为健康差异的一个社会决定因素提供初步支持</w:instrText>
      </w:r>
      <w:r w:rsidR="003D3667">
        <w:instrText>,</w:instrText>
      </w:r>
      <w:r w:rsidR="003D3667">
        <w:rPr>
          <w:rFonts w:ascii="MS Gothic" w:eastAsia="MS Gothic" w:hAnsi="MS Gothic" w:cs="MS Gothic" w:hint="eastAsia"/>
        </w:rPr>
        <w:instrText>并</w:instrText>
      </w:r>
      <w:r w:rsidR="003D3667">
        <w:rPr>
          <w:rFonts w:ascii="Microsoft JhengHei" w:eastAsia="Microsoft JhengHei" w:hAnsi="Microsoft JhengHei" w:cs="Microsoft JhengHei" w:hint="eastAsia"/>
        </w:rPr>
        <w:instrText>对学科间健康干预有意义。</w:instrText>
      </w:r>
      <w:r w:rsidR="003D3667">
        <w:instrText xml:space="preserve">","container-title":"Family Process","DOI":"10.1111/famp.12392","ISSN":"0014-7370, 1545-5300","issue":"4","journalAbbreviation":"Family Process","language":"en","page":"1003-1021","source":"DOI.org (Crossref)","title":"Relationship Distress as a Mediator of Adverse Childhood Experiences and Health: Implications for Clinical Practice with Economically Vulnerable Racial and Ethnic Minorities","title-short":"Relationship Distress as a Mediator of Adverse Childhood Experiences and Health","volume":"58","author":[{"family":"Wheeler","given":"Naomi J."},{"family":"Daire","given":"Andrew P."},{"family":"Barden","given":"Sejal M."},{"family":"Carlson","given":"Ryan G."}],"issued":{"date-parts":[["2019",12]]},"citation-key":"wheelerRelationshipDistressMediator2019"}}],"schema":"https://github.com/citation-style-language/schema/raw/master/csl-citation.json"} </w:instrText>
      </w:r>
      <w:r w:rsidR="003D3667">
        <w:fldChar w:fldCharType="separate"/>
      </w:r>
      <w:r w:rsidR="003D3667" w:rsidRPr="003D3667">
        <w:rPr>
          <w:rFonts w:cs="Times New Roman"/>
        </w:rPr>
        <w:t>(Cao et al., 2022; Cohen et al., 2017; Dion et al., 2019; Narayan et al., 2021; Vaillancourt-Morel et al., 2023; Wheeler et al., 2019)</w:t>
      </w:r>
      <w:r w:rsidR="003D3667">
        <w:fldChar w:fldCharType="end"/>
      </w:r>
      <w:r w:rsidR="00C942E4">
        <w:t xml:space="preserve">. </w:t>
      </w:r>
      <w:r w:rsidR="00E31E92">
        <w:t xml:space="preserve">Individuals with higher ACEs scores may experience difficulties with </w:t>
      </w:r>
      <w:r w:rsidR="00E31E92">
        <w:lastRenderedPageBreak/>
        <w:t xml:space="preserve">conflict management, co-dependency, and perceived overall relationship distress. </w:t>
      </w:r>
      <w:r w:rsidR="002A53E4">
        <w:t>Relationship distress can be the mediating factor in the link between ACEs and poor health outcomes</w:t>
      </w:r>
      <w:r w:rsidR="00E31E92">
        <w:t xml:space="preserve"> </w:t>
      </w:r>
      <w:r w:rsidR="007A187D">
        <w:fldChar w:fldCharType="begin"/>
      </w:r>
      <w:r w:rsidR="007A187D">
        <w:instrText xml:space="preserve"> ADDIN ZOTERO_ITEM CSL_CITATION {"citationID":"Wxe7lQpr","properties":{"formattedCitation":"(Wheeler et al., 2019)","plainCitation":"(Wheeler et al., 2019)","noteIndex":0},"citationItems":[{"id":21261,"uris":["http://zotero.org/users/10055025/items/CNRV5CDA"],"itemData":{"id":21261,"type":"article-journal","abstract":"Adverse childhood experiences (\n              ACE\n              ) are interpersonal sources of distress negatively correlated with physical and mental health, as well as maladaptive intimate partner conflict strategies in adulthood. Economically vulnerable racial and ethnic minorities report the greatest disparities in exposure to\n              ACE\n              , as well as relationship distress and health. Yet, little is known about the connections between\n              ACE\n              , relationship distress, and health. We therefore tested a theoretical model for the mediating role of relationship distress to explain the\n              ACE\n              ‐health connection with a sample (\n              N \n              =\n               \n              96) predominantly racial/ethnic minorities (87%) with low income. We applied partial least squares structural equation modeling with bootstrapping (\n              N \n              =\n               \n              500). Relationship distress strengthened the predictive relationship between\n              ACE\n              and health, and accounted for 42% of the variance in health. The results provide preliminary support for relationship distress as a social determinant of health disparities with implications for interdisciplinary health intervention.\n            \n          , \n            Resumen\n            \n              Las experiencias adversas de la infancia son fuentes interpersonales de distrés correlacionadas negativamente con la salud mental y física así como con estrategias desadaptativas de conflicto con la pareja íntima en la adultez. Las minorías étnicas y raciales económicamente vulnerables informan las mayores divergencias en la exposición a experiencias adversas de la infancia, así como en el distrés en la relación y en la salud. Sin embargo, se sabe poco acerca de las conexiones entre las experiencias adversas de la infancia, el distrés relacional y la salud. Por lo tanto, evaluamos un modelo teórico para el rol mediador del distrés relacional a fin de explicar la conexión entre la salud y las experiencias adversas de la infancia con una muestra (\n              N\n               = 96) de minorías raciales o étnicas (87%) predominantemente de bajos recursos. Aplicamos un modelo de ecuaciones estructurales utilizando regresión parcial por mínimos cuadrados con análisis de remuestreo (N = 500). El distrés relacional fortaleció la relación predictiva entre las experiencias adversas de la infancia y la salud, y justificó el 42% de la varianza en la salud. Los resultados ofrecen un respaldo preliminar del distrés de la relación como determinante social de divergencias en la salud con implicancias para una intervención interdisciplinaria en la salud.\n            \n          , \n            </w:instrText>
      </w:r>
      <w:r w:rsidR="007A187D">
        <w:rPr>
          <w:rFonts w:ascii="MS Gothic" w:eastAsia="MS Gothic" w:hAnsi="MS Gothic" w:cs="MS Gothic" w:hint="eastAsia"/>
        </w:rPr>
        <w:instrText>摘要</w:instrText>
      </w:r>
      <w:r w:rsidR="007A187D">
        <w:instrText xml:space="preserve">\n            \n              </w:instrText>
      </w:r>
      <w:r w:rsidR="007A187D">
        <w:rPr>
          <w:rFonts w:ascii="MS Gothic" w:eastAsia="MS Gothic" w:hAnsi="MS Gothic" w:cs="MS Gothic" w:hint="eastAsia"/>
        </w:rPr>
        <w:instrText>不良童年</w:instrText>
      </w:r>
      <w:r w:rsidR="007A187D">
        <w:rPr>
          <w:rFonts w:ascii="Microsoft JhengHei" w:eastAsia="Microsoft JhengHei" w:hAnsi="Microsoft JhengHei" w:cs="Microsoft JhengHei" w:hint="eastAsia"/>
        </w:rPr>
        <w:instrText>经历</w:instrText>
      </w:r>
      <w:r w:rsidR="007A187D">
        <w:instrText>(\n              ACE\n              )</w:instrText>
      </w:r>
      <w:r w:rsidR="007A187D">
        <w:rPr>
          <w:rFonts w:ascii="MS Gothic" w:eastAsia="MS Gothic" w:hAnsi="MS Gothic" w:cs="MS Gothic" w:hint="eastAsia"/>
        </w:rPr>
        <w:instrText>是和成年人身体精神健康以及适</w:instrText>
      </w:r>
      <w:r w:rsidR="007A187D">
        <w:rPr>
          <w:rFonts w:ascii="Microsoft JhengHei" w:eastAsia="Microsoft JhengHei" w:hAnsi="Microsoft JhengHei" w:cs="Microsoft JhengHei" w:hint="eastAsia"/>
        </w:rPr>
        <w:instrText>应不良亲密伴侣冲突策略负面相关的人际间困扰来源。经济方面弱势的少数族裔人群报告接触</w:instrText>
      </w:r>
      <w:r w:rsidR="007A187D">
        <w:instrText xml:space="preserve">\n              ACE\n              </w:instrText>
      </w:r>
      <w:r w:rsidR="007A187D">
        <w:rPr>
          <w:rFonts w:ascii="MS Gothic" w:eastAsia="MS Gothic" w:hAnsi="MS Gothic" w:cs="MS Gothic" w:hint="eastAsia"/>
        </w:rPr>
        <w:instrText>以及关系困</w:instrText>
      </w:r>
      <w:r w:rsidR="007A187D">
        <w:rPr>
          <w:rFonts w:ascii="Microsoft JhengHei" w:eastAsia="Microsoft JhengHei" w:hAnsi="Microsoft JhengHei" w:cs="Microsoft JhengHei" w:hint="eastAsia"/>
        </w:rPr>
        <w:instrText>扰和健康方面最大的差异。我们因此测试了一个用于调解关系困扰角色的理论模型来解释</w:instrText>
      </w:r>
      <w:r w:rsidR="007A187D">
        <w:instrText xml:space="preserve">\n              ACE\n              </w:instrText>
      </w:r>
      <w:r w:rsidR="007A187D">
        <w:rPr>
          <w:rFonts w:ascii="MS Gothic" w:eastAsia="MS Gothic" w:hAnsi="MS Gothic" w:cs="MS Gothic" w:hint="eastAsia"/>
        </w:rPr>
        <w:instrText>和健康之</w:instrText>
      </w:r>
      <w:r w:rsidR="007A187D">
        <w:rPr>
          <w:rFonts w:ascii="Microsoft JhengHei" w:eastAsia="Microsoft JhengHei" w:hAnsi="Microsoft JhengHei" w:cs="Microsoft JhengHei" w:hint="eastAsia"/>
        </w:rPr>
        <w:instrText>间关系。我们使用了一个主要由低收入少数族裔</w:instrText>
      </w:r>
      <w:r w:rsidR="007A187D">
        <w:instrText>(N = 96)(87%)</w:instrText>
      </w:r>
      <w:r w:rsidR="007A187D">
        <w:rPr>
          <w:rFonts w:ascii="MS Gothic" w:eastAsia="MS Gothic" w:hAnsi="MS Gothic" w:cs="MS Gothic" w:hint="eastAsia"/>
        </w:rPr>
        <w:instrText>构成的</w:instrText>
      </w:r>
      <w:r w:rsidR="007A187D">
        <w:rPr>
          <w:rFonts w:ascii="Microsoft JhengHei" w:eastAsia="Microsoft JhengHei" w:hAnsi="Microsoft JhengHei" w:cs="Microsoft JhengHei" w:hint="eastAsia"/>
        </w:rPr>
        <w:instrText>样本。我们应用了有自举的部分平方结构登时模型</w:instrText>
      </w:r>
      <w:r w:rsidR="007A187D">
        <w:instrText>(\n              N\n               = 500)</w:instrText>
      </w:r>
      <w:r w:rsidR="007A187D">
        <w:rPr>
          <w:rFonts w:ascii="MS Gothic" w:eastAsia="MS Gothic" w:hAnsi="MS Gothic" w:cs="MS Gothic" w:hint="eastAsia"/>
        </w:rPr>
        <w:instrText>。关系困</w:instrText>
      </w:r>
      <w:r w:rsidR="007A187D">
        <w:rPr>
          <w:rFonts w:ascii="Microsoft JhengHei" w:eastAsia="Microsoft JhengHei" w:hAnsi="Microsoft JhengHei" w:cs="Microsoft JhengHei" w:hint="eastAsia"/>
        </w:rPr>
        <w:instrText>扰增强</w:instrText>
      </w:r>
      <w:r w:rsidR="007A187D">
        <w:instrText xml:space="preserve">\n              ACE\n              </w:instrText>
      </w:r>
      <w:r w:rsidR="007A187D">
        <w:rPr>
          <w:rFonts w:ascii="MS Gothic" w:eastAsia="MS Gothic" w:hAnsi="MS Gothic" w:cs="MS Gothic" w:hint="eastAsia"/>
        </w:rPr>
        <w:instrText>和健康之</w:instrText>
      </w:r>
      <w:r w:rsidR="007A187D">
        <w:rPr>
          <w:rFonts w:ascii="Microsoft JhengHei" w:eastAsia="Microsoft JhengHei" w:hAnsi="Microsoft JhengHei" w:cs="Microsoft JhengHei" w:hint="eastAsia"/>
        </w:rPr>
        <w:instrText>间的预测关系</w:instrText>
      </w:r>
      <w:r w:rsidR="007A187D">
        <w:instrText>,</w:instrText>
      </w:r>
      <w:r w:rsidR="007A187D">
        <w:rPr>
          <w:rFonts w:ascii="MS Gothic" w:eastAsia="MS Gothic" w:hAnsi="MS Gothic" w:cs="MS Gothic" w:hint="eastAsia"/>
        </w:rPr>
        <w:instrText>并</w:instrText>
      </w:r>
      <w:r w:rsidR="007A187D">
        <w:rPr>
          <w:rFonts w:ascii="Microsoft JhengHei" w:eastAsia="Microsoft JhengHei" w:hAnsi="Microsoft JhengHei" w:cs="Microsoft JhengHei" w:hint="eastAsia"/>
        </w:rPr>
        <w:instrText>导致健康方面</w:instrText>
      </w:r>
      <w:r w:rsidR="007A187D">
        <w:instrText>42%</w:instrText>
      </w:r>
      <w:r w:rsidR="007A187D">
        <w:rPr>
          <w:rFonts w:ascii="MS Gothic" w:eastAsia="MS Gothic" w:hAnsi="MS Gothic" w:cs="MS Gothic" w:hint="eastAsia"/>
        </w:rPr>
        <w:instrText>的</w:instrText>
      </w:r>
      <w:r w:rsidR="007A187D">
        <w:rPr>
          <w:rFonts w:ascii="Microsoft JhengHei" w:eastAsia="Microsoft JhengHei" w:hAnsi="Microsoft JhengHei" w:cs="Microsoft JhengHei" w:hint="eastAsia"/>
        </w:rPr>
        <w:instrText>变量。结果对关系困扰作为健康差异的一个社会决定因素提供初步支持</w:instrText>
      </w:r>
      <w:r w:rsidR="007A187D">
        <w:instrText>,</w:instrText>
      </w:r>
      <w:r w:rsidR="007A187D">
        <w:rPr>
          <w:rFonts w:ascii="MS Gothic" w:eastAsia="MS Gothic" w:hAnsi="MS Gothic" w:cs="MS Gothic" w:hint="eastAsia"/>
        </w:rPr>
        <w:instrText>并</w:instrText>
      </w:r>
      <w:r w:rsidR="007A187D">
        <w:rPr>
          <w:rFonts w:ascii="Microsoft JhengHei" w:eastAsia="Microsoft JhengHei" w:hAnsi="Microsoft JhengHei" w:cs="Microsoft JhengHei" w:hint="eastAsia"/>
        </w:rPr>
        <w:instrText>对学科间健康干预有意义。</w:instrText>
      </w:r>
      <w:r w:rsidR="007A187D">
        <w:instrText xml:space="preserve">","container-title":"Family Process","DOI":"10.1111/famp.12392","ISSN":"0014-7370, 1545-5300","issue":"4","journalAbbreviation":"Family Process","language":"en","page":"1003-1021","source":"DOI.org (Crossref)","title":"Relationship Distress as a Mediator of Adverse Childhood Experiences and Health: Implications for Clinical Practice with Economically Vulnerable Racial and Ethnic Minorities","title-short":"Relationship Distress as a Mediator of Adverse Childhood Experiences and Health","volume":"58","author":[{"family":"Wheeler","given":"Naomi J."},{"family":"Daire","given":"Andrew P."},{"family":"Barden","given":"Sejal M."},{"family":"Carlson","given":"Ryan G."}],"issued":{"date-parts":[["2019",12]]},"citation-key":"wheelerRelationshipDistressMediator2019"}}],"schema":"https://github.com/citation-style-language/schema/raw/master/csl-citation.json"} </w:instrText>
      </w:r>
      <w:r w:rsidR="007A187D">
        <w:fldChar w:fldCharType="separate"/>
      </w:r>
      <w:r w:rsidR="007A187D" w:rsidRPr="007A187D">
        <w:rPr>
          <w:rFonts w:cs="Times New Roman"/>
        </w:rPr>
        <w:t>(Wheeler et al., 2019)</w:t>
      </w:r>
      <w:r w:rsidR="007A187D">
        <w:fldChar w:fldCharType="end"/>
      </w:r>
      <w:r w:rsidR="007A187D">
        <w:t>.</w:t>
      </w:r>
      <w:r w:rsidR="002A53E4">
        <w:t xml:space="preserve"> </w:t>
      </w:r>
    </w:p>
    <w:p w14:paraId="13576E41" w14:textId="200A4AEF" w:rsidR="005955D1" w:rsidRDefault="00D130F7" w:rsidP="005955D1">
      <w:pPr>
        <w:ind w:firstLine="720"/>
      </w:pPr>
      <w:r>
        <w:t xml:space="preserve">Despite the </w:t>
      </w:r>
      <w:r w:rsidR="00504269">
        <w:t>importance of ACEs in consideration of relationships, t</w:t>
      </w:r>
      <w:r w:rsidR="00B22FA0">
        <w:t xml:space="preserve">here </w:t>
      </w:r>
      <w:r w:rsidR="00504269">
        <w:t>still</w:t>
      </w:r>
      <w:r w:rsidR="00B22FA0">
        <w:t xml:space="preserve"> is a</w:t>
      </w:r>
      <w:r w:rsidR="00AD7DF6">
        <w:t xml:space="preserve"> </w:t>
      </w:r>
      <w:r w:rsidR="00C300E0">
        <w:t xml:space="preserve">current </w:t>
      </w:r>
      <w:r w:rsidR="00AD7DF6">
        <w:t xml:space="preserve">dearth of literature </w:t>
      </w:r>
      <w:r w:rsidR="00630A28">
        <w:t>investigating</w:t>
      </w:r>
      <w:r w:rsidR="00B22FA0">
        <w:t xml:space="preserve"> the </w:t>
      </w:r>
      <w:r w:rsidR="007A5E25">
        <w:t xml:space="preserve">dyadic associations between </w:t>
      </w:r>
      <w:r w:rsidR="00B73033">
        <w:t xml:space="preserve">childhood </w:t>
      </w:r>
      <w:r w:rsidR="00C52654">
        <w:t>adversities</w:t>
      </w:r>
      <w:r w:rsidR="00B73033">
        <w:t xml:space="preserve"> and </w:t>
      </w:r>
      <w:r w:rsidR="00B33383">
        <w:t xml:space="preserve">adult romantic relationships </w:t>
      </w:r>
      <w:r w:rsidR="007A187D">
        <w:fldChar w:fldCharType="begin"/>
      </w:r>
      <w:r w:rsidR="007A187D">
        <w:instrText xml:space="preserve"> ADDIN ZOTERO_ITEM CSL_CITATION {"citationID":"9ypxAncC","properties":{"formattedCitation":"(Bigras et al., 2021; Cao et al., 2022; Vaillancourt-Morel et al., 2023; Zamir, 2022)","plainCitation":"(Bigras et al., 2021; Cao et al., 2022; Vaillancourt-Morel et al., 2023; Zamir, 2022)","noteIndex":0},"citationItems":[{"id":21405,"uris":["http://zotero.org/users/10055025/items/N7HVLD7H"],"itemData":{"id":21405,"type":"article-journal","abstract":"This article presents a study about the impact of COVID-19 on childcare center educators in Quebec (Canada). Regulated childcare services were closed due to the pandemic between March 16 and May 31, 2020, in areas considered “hot” (highly affected by the pandemic). During this time, some centers were transformed into “emergency childcare services” available to parents considered to be essential workers. Therefore, few children attended, and most educators worked remotely. In May 2020, 372 educators completed an online questionnaire regarding their emotional state, challenges, and learning opportunities. Results indicate that half of the respondents reported a decrease in their level of well-being at work and an increase in their stress level. Educators working remotely were more likely to report a lower level of stress than when working with children at daycare (36.1% vs 19.7%). Despite these findings, educators estimated that the parents who used their emergency childcare service presented either high (37.7%) or average (32.2%) levels of wellbeing. The factors that educators identified as facilitating their interactions with families included parental recognition of their work (11.68%) and direct contact with them (12.62%). While many tasks accomplished at home were done for the first time during this period (i.e., creating video capsules for children and parents, virtual meetings with children and colleagues), a large majority of respondents reported that these tasks made them feel useful. Working at their own pace (34.7%) was seen as the principal advantage of remote working. Finally, 28.84% mentioned that the reduced ratio (1:2 or 1:3) was a facilitating factor that they would like to maintain during the upcoming reopening phase. The discussion uses the Job Demands and Resources theoretical framework (Bakker and Demerouti in Wellbeing 3(2):1–28, 2014; Dicke et al. in J Occupat Health Psychol 23(2): 262–277, 2017) to explain the educators’ work-related demands and emotional state in both remote and CPE working pandemic contexts. In conclusion, we argued that this pandemic reveals the complexity, but also the essential nature of the work of early childhood educators, in particular by identifying their needs for support and recognition essential to their professional commitment.","container-title":"Early Childhood Education Journal","DOI":"10.1007/s10643-021-01224-y","ISSN":"1082-3301, 1573-1707","issue":"5","journalAbbreviation":"Early Childhood Educ J","language":"en","page":"775-787","source":"DOI.org (Crossref)","title":"Early Childhood Educators’ Perceptions of Their Emotional State, Relationships with Parents, Challenges, and Opportunities During the Early Stage of the Pandemic","volume":"49","author":[{"family":"Bigras","given":"Nathalie"},{"family":"Lemay","given":"Lise"},{"family":"Lehrer","given":"Joanne"},{"family":"Charron","given":"Annie"},{"family":"Duval","given":"Stéphanie"},{"family":"Robert-Mazaye","given":"Christelle"},{"family":"Laurin","given":"Et Isabelle"}],"issued":{"date-parts":[["2021",9]]},"citation-key":"bigrasEarlyChildhoodEducators2021"}},{"id":17678,"uris":["http://zotero.org/users/10055025/items/7ID9PNYQ"],"itemData":{"id":17678,"type":"article-journal","abstract":"During the past decade, research on the link between childhood emotional maltreatment and adulthood romantic relationship well-being has been accumulating, but there still lacks a systematic, quantitative evaluation of existing research. This three-level, meta-analysis aimed to fill this gap. Reports were included if they examined the link between early emotional maltreatment and adulthood romantic relationship well-being, presented statistics needed to calculate at least one bivariate effect size, written in English, and published/written before January 1, 2020. We retrieved 201 effect sizes from 23 reports. Early emotional maltreatment (aggregated across forms) was negatively (yet modestly) associated with later romantic relationship well-being (aggregated across dimensions; r ¼ </w:instrText>
      </w:r>
      <w:r w:rsidR="007A187D">
        <w:rPr>
          <w:rFonts w:ascii="Tahoma" w:hAnsi="Tahoma" w:cs="Tahoma"/>
        </w:rPr>
        <w:instrText>�</w:instrText>
      </w:r>
      <w:r w:rsidR="007A187D">
        <w:instrText>.143, 95% confidence interval [</w:instrText>
      </w:r>
      <w:r w:rsidR="007A187D">
        <w:rPr>
          <w:rFonts w:ascii="Tahoma" w:hAnsi="Tahoma" w:cs="Tahoma"/>
        </w:rPr>
        <w:instrText>�</w:instrText>
      </w:r>
      <w:r w:rsidR="007A187D">
        <w:instrText xml:space="preserve">.173, </w:instrText>
      </w:r>
      <w:r w:rsidR="007A187D">
        <w:rPr>
          <w:rFonts w:ascii="Tahoma" w:hAnsi="Tahoma" w:cs="Tahoma"/>
        </w:rPr>
        <w:instrText>�</w:instrText>
      </w:r>
      <w:r w:rsidR="007A187D">
        <w:instrText xml:space="preserve">.114], p &lt; .001). This association did not vary as a function of maltreatment form but differed across relationship well-being dimensions, such that the effect was stronger for the negative than for the positive relationship outcomes. We also found that (a) the actor effect was larger than the partner effect, (b) the effect was stronger in studies using Childhood Trauma Questionnaire (CTQ) than in studies not using CTQ, (c) whether using established measures of relationship well-being did not alter the effect, (d) the absolute magnitude of effect was negatively associated with methodological rigor of effect, and (e) the effect did not vary as functions of publication type, whether the sample was a college student sample, or union status, and was not related to the mean of union duration. Last, the limitations of existing research, avenues for future inquiries, and implications for practice were noted.","container-title":"Trauma, Violence, &amp; Abuse","DOI":"10.1177/1524838020975895","ISSN":"1524-8380, 1552-8324","issue":"3","journalAbbreviation":"Trauma, Violence, &amp; Abuse","language":"en","page":"778-794","source":"DOI.org (Crossref)","title":"Childhood Emotional Maltreatment and Adulthood Romantic Relationship Well-Being: A Multilevel, Meta-Analytic Review","title-short":"Childhood Emotional Maltreatment and Adulthood Romantic Relationship Well-Being","volume":"23","author":[{"family":"Cao","given":"Hongjian"},{"family":"Ma","given":"Rongzi"},{"family":"Li","given":"Xiaomin"},{"family":"Liang","given":"Yue"},{"family":"Wu","given":"Qinglu"},{"family":"Chi","given":"Peilian"},{"family":"Li","given":"Jian-Bin"},{"family":"Zhou","given":"Nan"}],"issued":{"date-parts":[["2022",7]]},"citation-key":"caoChildhoodEmotionalMaltreatment2022"}},{"id":17670,"uris":["http://zotero.org/users/10055025/items/HWSU8LDN"],"itemData":{"id":17670,"type":"article-journal","abstract":"This study examined the associations between childhood maltreatment (CM) and the mean-level of perceived partner responsiveness (PPR; the extent to which individuals feel cared for, understood, and validated by their partner) over 35 days, the day-to-day variability in PPR, and the initial levels and trajectories of PPR over 1 year in community couples. Both members of 228 couples completed a self-reported measure of CM and provided daily reports of PPR over 35 days and retrospective reports of PPR at three time points over 1 year. A person’s greater CM was related to a lower mean level of PPR over 35 days and to a lower initial level of their own PPR. A person’s sexual abuse, physical neglect, and emotional neglect had an effect over and above other forms of CM in these associations. A person’s greater CM was also related to higher day-to-day variability in their own and their partner’s PPR, and a person’s greater emotional neglect was associated with a sharper decrease over time in their own PPR. These ﬁndings provide a more ﬁne-grained understanding of how CM may affect the perceptions of being cared about, accepted, and validated by a partner on a daily basis and over time.","container-title":"Child Maltreatment","DOI":"10.1177/10775595211057230","ISSN":"1077-5595, 1552-6119","issue":"1","journalAbbreviation":"Child Maltreat","language":"en","page":"163-175","source":"DOI.org (Crossref)","title":"Maltreatment in Childhood and Perceived Partner Responsiveness in Adult Romantic Relationships: A Dyadic Daily Diary and Longitudinal Study","title-short":"Maltreatment in Childhood and Perceived Partner Responsiveness in Adult Romantic Relationships","volume":"28","author":[{"family":"Vaillancourt-Morel","given":"Marie-Pier"},{"family":"Rosen","given":"Natalie O."},{"family":"Péloquin","given":"Katherine"},{"family":"Bergeron","given":"Sophie"}],"issued":{"date-parts":[["2023",2]]},"citation-key":"vaillancourt-morelMaltreatmentChildhoodPerceived2023"}},{"id":21486,"uris":["http://zotero.org/users/10055025/items/68SZAH7V"],"itemData":{"id":21486,"type":"article-journal","abstract":"Childhood maltreatment (CM) has long been recognized as a risk factor for good intimate relationships. Research on the effects of CM on relationship functioning has focused on sexual abuse in girls. However, CM also includes emotional and physical abuse and neglect and is also common in boys. Moreover, prior research has mostly focused on individuals in isolation, ignoring that marriage is a system in which two partners mutually influence each other. Questions also remain about mediating and protective factors for healthy relationships in the context of CM. This article reviews the literature on the link between different forms of CM and one’s own and one’s partner relationship quality. It reviews 43 empirical studies that assessed associations between CM in any form and relationship quality. Also, mediating and protective factors and major methodological topics are examined. The review indicated that CM (neglect, sexual, emotional, or physical abuse) is associated with lower relationship quality in men and women. Psychological distress, cognitive and behavioral problems, insecure attachment, and self-dysregulation were identified as mediating factors. Protective processes involve good coping strategies, emotion regulation, parental support, and early secure attachment, but not partner characteristics. The results regarding gender are inconclusive. It is crucial to broaden the research on the dyadic effects of CM of various forms on relationship quality and study mediating and protective factors. More studies on neglect and diverse populations are needed, as well as prospective studies. This will enable the development of prevention programs for couples with a partner exposed to CM.","container-title":"Trauma, Violence, &amp; Abuse","DOI":"10.1177/1524838021998319","ISSN":"1524-8380, 1552-8324","issue":"4","journalAbbreviation":"Trauma, Violence, &amp; Abuse","language":"en","page":"1344-1357","source":"DOI.org (Crossref)","title":"Childhood Maltreatment and Relationship Quality: A Review of Type of Abuse and Mediating and Protective Factors","title-short":"Childhood Maltreatment and Relationship Quality","volume":"23","author":[{"family":"Zamir","given":"Osnat"}],"issued":{"date-parts":[["2022",10]]},"citation-key":"zamirChildhoodMaltreatmentRelationship2022"}}],"schema":"https://github.com/citation-style-language/schema/raw/master/csl-citation.json"} </w:instrText>
      </w:r>
      <w:r w:rsidR="007A187D">
        <w:fldChar w:fldCharType="separate"/>
      </w:r>
      <w:r w:rsidR="007A187D" w:rsidRPr="007A187D">
        <w:rPr>
          <w:rFonts w:cs="Times New Roman"/>
        </w:rPr>
        <w:t>(Bigras et al., 2021; Cao et al., 2022; Vaillancourt-Morel et al., 2023; Zamir, 2022)</w:t>
      </w:r>
      <w:r w:rsidR="007A187D">
        <w:fldChar w:fldCharType="end"/>
      </w:r>
      <w:r w:rsidR="00550F97">
        <w:t>.</w:t>
      </w:r>
      <w:r w:rsidR="001228C6">
        <w:rPr>
          <w:b/>
          <w:bCs/>
        </w:rPr>
        <w:t xml:space="preserve"> </w:t>
      </w:r>
      <w:r w:rsidR="00C2633E">
        <w:t xml:space="preserve">That is, we do not know how one partner’s </w:t>
      </w:r>
      <w:r w:rsidR="0D5B4806">
        <w:t xml:space="preserve">childhood </w:t>
      </w:r>
      <w:r w:rsidR="00C52654">
        <w:t>adversities</w:t>
      </w:r>
      <w:r w:rsidR="0D5B4806">
        <w:t xml:space="preserve"> </w:t>
      </w:r>
      <w:r w:rsidR="00C52654">
        <w:t>may</w:t>
      </w:r>
      <w:r w:rsidR="00C2633E">
        <w:t xml:space="preserve"> be associated with their partner’s relationship outcome/satisfaction. We have theories that provide a conceptualization for these associations such as Attachment Theory</w:t>
      </w:r>
      <w:r w:rsidR="0028794F">
        <w:t xml:space="preserve"> </w:t>
      </w:r>
      <w:r w:rsidR="00550F97">
        <w:fldChar w:fldCharType="begin"/>
      </w:r>
      <w:r w:rsidR="00550F97">
        <w:instrText xml:space="preserve"> ADDIN ZOTERO_ITEM CSL_CITATION {"citationID":"loyJhK3M","properties":{"formattedCitation":"(Bowlby, 1982)","plainCitation":"(Bowlby, 1982)","noteIndex":0},"citationItems":[{"id":14124,"uris":["http://zotero.org/users/10055025/items/2R7NLHU5"],"itemData":{"id":14124,"type":"book","call-number":"BF575.G7 B68 1999","edition":"2nd ed","event-place":"New York","ISBN":"978-0-465-00543-7","language":"en","number-of-pages":"1","publisher":"Basic Books","publisher-place":"New York","source":"Library of Congress ISBN","title":"Attachment and loss","author":[{"family":"Bowlby","given":"John"}],"issued":{"date-parts":[["1982"]]},"citation-key":"bowlbyAttachmentLoss1982"}}],"schema":"https://github.com/citation-style-language/schema/raw/master/csl-citation.json"} </w:instrText>
      </w:r>
      <w:r w:rsidR="00550F97">
        <w:fldChar w:fldCharType="separate"/>
      </w:r>
      <w:r w:rsidR="00550F97" w:rsidRPr="00550F97">
        <w:rPr>
          <w:rFonts w:cs="Times New Roman"/>
        </w:rPr>
        <w:t>(Bowlby, 1982)</w:t>
      </w:r>
      <w:r w:rsidR="00550F97">
        <w:fldChar w:fldCharType="end"/>
      </w:r>
      <w:r w:rsidR="00C2633E">
        <w:t xml:space="preserve"> and Bowen Family Systems Theory (BFST</w:t>
      </w:r>
      <w:r w:rsidR="00C52654">
        <w:t xml:space="preserve">; </w:t>
      </w:r>
      <w:r w:rsidR="004D75EE">
        <w:fldChar w:fldCharType="begin"/>
      </w:r>
      <w:r w:rsidR="007C36F0">
        <w:instrText xml:space="preserve"> ADDIN ZOTERO_ITEM CSL_CITATION {"citationID":"O2BmCP5r","properties":{"formattedCitation":"(Bowen, 1978)","plainCitation":"(Bowen, 1978)","dontUpdate":true,"noteIndex":0},"citationItems":[{"id":1798,"uris":["http://zotero.org/users/10055025/items/TNN9QJH4"],"itemData":{"id":1798,"type":"book","language":"en","source":"Zotero","title":"Family Therapy in Clinical Practice","author":[{"family":"Bowen","given":"Murray"}],"issued":{"date-parts":[["1978"]]},"citation-key":"bowenFamilyTherapyClinical1978"}}],"schema":"https://github.com/citation-style-language/schema/raw/master/csl-citation.json"} </w:instrText>
      </w:r>
      <w:r w:rsidR="004D75EE">
        <w:fldChar w:fldCharType="separate"/>
      </w:r>
      <w:r w:rsidR="004D75EE" w:rsidRPr="004D75EE">
        <w:rPr>
          <w:rFonts w:cs="Times New Roman"/>
        </w:rPr>
        <w:t>Bowen, 1978)</w:t>
      </w:r>
      <w:r w:rsidR="004D75EE">
        <w:fldChar w:fldCharType="end"/>
      </w:r>
      <w:r w:rsidR="3CB9232B">
        <w:t>, but there remains a gap within the literature applying these frameworks to dyadic</w:t>
      </w:r>
      <w:r w:rsidR="00C52654">
        <w:t xml:space="preserve"> statistical</w:t>
      </w:r>
      <w:r w:rsidR="3CB9232B">
        <w:t xml:space="preserve"> </w:t>
      </w:r>
      <w:r w:rsidR="7283E6AB">
        <w:t>models</w:t>
      </w:r>
      <w:r w:rsidR="00C2633E">
        <w:t xml:space="preserve">. </w:t>
      </w:r>
      <w:r w:rsidR="00E31E92">
        <w:t>Utilizing dyadic analysis allows for the examination of the reciprocal patterns of interaction between pairs of family members, which provides insight into the functioning of the family system. By centering the analyses around these patterns</w:t>
      </w:r>
      <w:r w:rsidR="006D4EEB">
        <w:t xml:space="preserve">, we can examine how individuals influence each other within a </w:t>
      </w:r>
      <w:r w:rsidR="00796006">
        <w:t>relationship</w:t>
      </w:r>
      <w:r w:rsidR="006D4EEB">
        <w:t>. This</w:t>
      </w:r>
      <w:r w:rsidR="00E31E92">
        <w:t xml:space="preserve"> approach is crucial because relationship dynamics are not solely determined by individual characteristics and qualities, but by the interaction between individuals </w:t>
      </w:r>
      <w:r w:rsidR="004D75EE">
        <w:fldChar w:fldCharType="begin"/>
      </w:r>
      <w:r w:rsidR="000B1297">
        <w:instrText xml:space="preserve"> ADDIN ZOTERO_ITEM CSL_CITATION {"citationID":"QbSsgqUV","properties":{"formattedCitation":"(S. A. Anderson &amp; Sabatelli, 1992)","plainCitation":"(S. A. Anderson &amp; Sabatelli, 1992)","noteIndex":0},"citationItems":[{"id":7654,"uris":["http://zotero.org/users/10055025/items/PEN2CKD7"],"itemData":{"id":7654,"type":"article-journal","abstract":"This report outlines efforts to develop a self-report measure that assesses family differentiation. Differentiation is conceptualized as a family-level vdriable involving interactions that enable individuals to maintain both a setise of ongoing emotional connectedness (support, involvement, personal relationship) and a sense of separateness (autonomy, uniqueness, freedom of personal expression) within the context of their family-of-origin. The scale consists of 11 items and employs a ”circular questioning” format to assess an individual’s perception of him the various members of the family interact with one another. Scale uses and information on the scale‘s reliability and validity are presented.","container-title":"The American Journal of Family Therapy","DOI":"10.1080/01926189208250878","ISSN":"0192-6187, 1521-0383","issue":"1","journalAbbreviation":"The American Journal of Family Therapy","language":"en","page":"77-89","source":"DOI.org (Crossref)","title":"The differentiation in the family system scale (difs)","volume":"20","author":[{"family":"Anderson","given":"Stephen A."},{"family":"Sabatelli","given":"Ronald M."}],"issued":{"date-parts":[["1992",3]]},"citation-key":"andersonDifferentiationFamilySystem1992"}}],"schema":"https://github.com/citation-style-language/schema/raw/master/csl-citation.json"} </w:instrText>
      </w:r>
      <w:r w:rsidR="004D75EE">
        <w:fldChar w:fldCharType="separate"/>
      </w:r>
      <w:r w:rsidR="000B1297" w:rsidRPr="000B1297">
        <w:rPr>
          <w:rFonts w:cs="Times New Roman"/>
        </w:rPr>
        <w:t>(S. A. Anderson &amp; Sabatelli, 1992)</w:t>
      </w:r>
      <w:r w:rsidR="004D75EE">
        <w:fldChar w:fldCharType="end"/>
      </w:r>
      <w:r w:rsidR="00E31E92">
        <w:t xml:space="preserve">. </w:t>
      </w:r>
    </w:p>
    <w:p w14:paraId="614A577E" w14:textId="40DAA98D" w:rsidR="006D4EEB" w:rsidRDefault="006D4EEB" w:rsidP="005955D1">
      <w:pPr>
        <w:ind w:firstLine="720"/>
      </w:pPr>
      <w:r>
        <w:lastRenderedPageBreak/>
        <w:t xml:space="preserve">The way that family members interact with one another is critical to understanding how individuals maintain both a sense of emotional </w:t>
      </w:r>
      <w:r w:rsidRPr="00E8292B">
        <w:rPr>
          <w:i/>
        </w:rPr>
        <w:t>connectedness</w:t>
      </w:r>
      <w:r>
        <w:t xml:space="preserve"> (intimacy, support) and a sense of </w:t>
      </w:r>
      <w:r w:rsidRPr="00E8292B">
        <w:rPr>
          <w:i/>
        </w:rPr>
        <w:t>separateness</w:t>
      </w:r>
      <w:r>
        <w:t xml:space="preserve"> (autonomy, freedom of expression). These dynamics are central to Bowen’s (1978) concept of Differentiation of Self (DoS) which has both intrapersonal and interpersonal dimension</w:t>
      </w:r>
      <w:r w:rsidR="00796006">
        <w:t>s</w:t>
      </w:r>
      <w:r>
        <w:t xml:space="preserve">. </w:t>
      </w:r>
      <w:r w:rsidR="00A16FEE">
        <w:t>The i</w:t>
      </w:r>
      <w:r>
        <w:t xml:space="preserve">ntrapersonal </w:t>
      </w:r>
      <w:r w:rsidR="00A16FEE">
        <w:t>dimension of</w:t>
      </w:r>
      <w:r>
        <w:t xml:space="preserve"> differentiation is characterized by the ability to distinguish between thoughts and feelings and to choose whether to be guided by reasoning or emotion</w:t>
      </w:r>
      <w:r w:rsidR="00796006">
        <w:t xml:space="preserve">. The interpersonal </w:t>
      </w:r>
      <w:r w:rsidR="00A16FEE">
        <w:t>d</w:t>
      </w:r>
      <w:r w:rsidR="00C86482">
        <w:t>imension</w:t>
      </w:r>
      <w:r w:rsidR="00796006">
        <w:t xml:space="preserve"> </w:t>
      </w:r>
      <w:r w:rsidR="00C86482">
        <w:t>is characterized by an individual’s</w:t>
      </w:r>
      <w:r w:rsidR="00796006">
        <w:t xml:space="preserve"> capacity to experience intimacy while maintaining personal independence </w:t>
      </w:r>
      <w:r w:rsidR="00764F85">
        <w:fldChar w:fldCharType="begin"/>
      </w:r>
      <w:r w:rsidR="00764F85">
        <w:instrText xml:space="preserve"> ADDIN ZOTERO_ITEM CSL_CITATION {"citationID":"jH0TMxto","properties":{"formattedCitation":"(\\uc0\\u268{}epukien\\uc0\\u279{} &amp; Neophytou, 2024, 2024; Halevi &amp; Idisis, 2018; Mozas-Alonso et al., 2022)","plainCitation":"(Čepukienė &amp; Neophytou, 2024, 2024; Halevi &amp; Idisis, 2018; Mozas-Alonso et al., 2022)","noteIndex":0},"citationItems":[{"id":21276,"uris":["http://zotero.org/users/10055025/items/KLGHU34H"],"itemData":{"id":21276,"type":"article-journal","abstract":"Up to date, the systemic mechanisms that explain the intergenerational transmission of familial dysfunction remain theoretically and empirically unclear. Hence, this study examines the intergenerational transmission of relational and intrapersonal dysfunction and their collective effect on the psychological adjustment of third-generation children through the lens of Bowen family systems theory. Lithuanian parents ( N = 348; M\n              age\n              = 40.66; range 26–59) of children aged six to ten years cross-sectionally reported on their differentiation of self (DoS), emotional and relational dynamics within their family-of-origin and nuclear family, and the psychological adjustment of their child of greatest concern. Structural equation modeling and mediation analyses findings offered empirical support to Bowen theory, highlighting that family-of-origin dysfunction is associated with nuclear family intrapersonal and relational dysfunction, and ultimately with third-generation’s psychological maladjustment. Results demonstrated that a poor family-of-origin emotional system appears to contribute, via triangulation processes, to reduced DoS in adult children. The reduced DoS appears to perpetuate intergenerational triangulation, and to negatively impact couple relationship and co-parenting functioning within the nuclear family. In contrast to triangulation, couple dysfunction was found to predict poorer psychological adjustment in third-generation offspring. This study advances family systems theory by (i) examining the prominent role of triangulation and DoS within the intergenerational transmission process, (ii) highlighting the potential differential impact of a negative nuclear family emotional system on children through triangulation, and (iii) clarifying the potential role of spousal relationship satisfaction and co-parenting in mediating the relationship between parental DoS and offspring’s psychological adjustment.","container-title":"Journal of Social and Personal Relationships","DOI":"10.1177/02654075241265472","ISSN":"0265-4075, 1460-3608","issue":"11","journalAbbreviation":"Journal of Social and Personal Relationships","language":"en","page":"3385-3408","source":"DOI.org (Crossref)","title":"Intergenerational transmission of familial relational dysfunction: A test of a complex mediation model based on Bowen family systems theory","title-short":"Intergenerational transmission of familial relational dysfunction","volume":"41","author":[{"family":"Čepukienė","given":"Viktorija"},{"family":"Neophytou","given":"Kleanthis"}],"issued":{"date-parts":[["2024",11]]},"citation-key":"cepukieneIntergenerationalTransmissionFamilial2024"},"label":"page"},{"id":21276,"uris":["http://zotero.org/users/10055025/items/KLGHU34H"],"itemData":{"id":21276,"type":"article-journal","abstract":"Up to date, the systemic mechanisms that explain the intergenerational transmission of familial dysfunction remain theoretically and empirically unclear. Hence, this study examines the intergenerational transmission of relational and intrapersonal dysfunction and their collective effect on the psychological adjustment of third-generation children through the lens of Bowen family systems theory. Lithuanian parents ( N = 348; M\n              age\n              = 40.66; range 26–59) of children aged six to ten years cross-sectionally reported on their differentiation of self (DoS), emotional and relational dynamics within their family-of-origin and nuclear family, and the psychological adjustment of their child of greatest concern. Structural equation modeling and mediation analyses findings offered empirical support to Bowen theory, highlighting that family-of-origin dysfunction is associated with nuclear family intrapersonal and relational dysfunction, and ultimately with third-generation’s psychological maladjustment. Results demonstrated that a poor family-of-origin emotional system appears to contribute, via triangulation processes, to reduced DoS in adult children. The reduced DoS appears to perpetuate intergenerational triangulation, and to negatively impact couple relationship and co-parenting functioning within the nuclear family. In contrast to triangulation, couple dysfunction was found to predict poorer psychological adjustment in third-generation offspring. This study advances family systems theory by (i) examining the prominent role of triangulation and DoS within the intergenerational transmission process, (ii) highlighting the potential differential impact of a negative nuclear family emotional system on children through triangulation, and (iii) clarifying the potential role of spousal relationship satisfaction and co-parenting in mediating the relationship between parental DoS and offspring’s psychological adjustment.","container-title":"Journal of Social and Personal Relationships","DOI":"10.1177/02654075241265472","ISSN":"0265-4075, 1460-3608","issue":"11","journalAbbreviation":"Journal of Social and Personal Relationships","language":"en","page":"3385-3408","source":"DOI.org (Crossref)","title":"Intergenerational transmission of familial relational dysfunction: A test of a complex mediation model based on Bowen family systems theory","title-short":"Intergenerational transmission of familial relational dysfunction","volume":"41","author":[{"family":"Čepukienė","given":"Viktorija"},{"family":"Neophytou","given":"Kleanthis"}],"issued":{"date-parts":[["2024",11]]},"citation-key":"cepukieneIntergenerationalTransmissionFamilial2024"},"label":"page"},{"id":20853,"uris":["http://zotero.org/users/10055025/items/APUXUDHP"],"itemData":{"id":20853,"type":"article-journal","abstract":"Objective: This study comprises a first attempt to explain and predict vicarious traumatization among therapists by means of Bowen’s Family Systems Theory (Bowen, 1978), especially with reference to the phenomenon “differentiation of self,” a central feature of his theory. Method: A sample of 134 individual and group therapists who work in public and private clinics completed a series of questionnaires that provided data regarding demographic information, differentiation of self, and a belief scale that measures the existence of vicarious trauma. Results: The findings indicate a strong negative correlation between vicarious traumatization and differentiation of self. In addition, participant age and “being in therapy” were both found to correlate with differentiation of self and vicarious traumatization. Conclusion: These findings point to the importance of differentiation of self as a resilience factor protecting against vicarious trauma, and have the potential to contribute to the development of tools for efficiently and accurately assessing predisposition toward vicarious traumatization among therapists.","container-title":"Psychological Trauma: Theory, Research, Practice, and Policy","DOI":"10.1037/tra0000318","ISSN":"1942-969X, 1942-9681","issue":"6","journalAbbreviation":"Psychological Trauma: Theory, Research, Practice, and Policy","language":"en","page":"698-705","source":"DOI.org (Crossref)","title":"Who helps the helper? Differentiation of self as an indicator for resisting vicarious traumatization.","title-short":"Who helps the helper?","volume":"10","author":[{"family":"Halevi","given":"Eytan"},{"family":"Idisis","given":"Yael"}],"issued":{"date-parts":[["2018",11]]},"citation-key":"haleviWhoHelpsHelper2018"},"label":"page"},{"id":21499,"uris":["http://zotero.org/users/10055025/items/7HT94LN5"],"itemData":{"id":21499,"type":"article-journal","abstract":"The present study aims to test some of the assumptions of Bowen’s Family Systems Theory, specifically, to assess the relationships between differentiation of self (DoS), marital satisfaction and parenting styles, as well as the gender differences in these variables in a Spanish sample. The sample includes 140 Spanish non-single adults, over 30 years old, who have at least one adolescent son or daughter, aged between 12 and 19 years old. The instruments used were a sociodemographic questionnaire, the Differentiation of Self Scale, the Warmth Scale-Parents, the Rules and Demands Scale-Parents and the Satisfaction subscale of the Dyadic Adjustment Scale. The results show DoS is related to marital satisfaction, and parenting styles’ dimensions. Regarding gender, women show higher emotional reactivity and warmth-communication than men do. Furthermore, marital satisfaction mediates the relationship between DoS and parental warmth-communication, criticism-rejection and inductive form. Finally, implications for clinical practice and future research are discussed. Received: September 6, 2021 Accepted: March 1, 2022 Published: March 23, 2022 Copyright: © 2022 Mozas-Alonso et al. This is an open access article distributed under the terms of the Creative Commons Attribution License, which permits unrestricted use, distribution, and reproduction in any medium, provided the original author and source are credited.","container-title":"PLOS ONE","DOI":"10.1371/journal.pone.0265436","ISSN":"1932-6203","issue":"3","journalAbbreviation":"PLoS ONE","language":"en","page":"e0265436","source":"DOI.org (Crossref)","title":"Differentiation of self and its relationship with marital satisfaction and parenting styles in a Spanish sample of adolescents’ parents","volume":"17","author":[{"family":"Mozas-Alonso","given":"Marta"},{"family":"Oliver","given":"Jesús"},{"family":"Berástegui","given":"Ana"}],"editor":[{"family":"Cloninger","given":"C. Robert"}],"issued":{"date-parts":[["2022",3,23]]},"citation-key":"mozas-alonsoDifferentiationSelfIts2022"},"label":"page"}],"schema":"https://github.com/citation-style-language/schema/raw/master/csl-citation.json"} </w:instrText>
      </w:r>
      <w:r w:rsidR="00764F85">
        <w:fldChar w:fldCharType="separate"/>
      </w:r>
      <w:r w:rsidR="00764F85" w:rsidRPr="00764F85">
        <w:rPr>
          <w:rFonts w:cs="Times New Roman"/>
        </w:rPr>
        <w:t>(Čepukienė &amp; Neophytou, 2024, 2024; Halevi &amp; Idisis, 2018; Mozas-Alonso et al., 2022)</w:t>
      </w:r>
      <w:r w:rsidR="00764F85">
        <w:fldChar w:fldCharType="end"/>
      </w:r>
      <w:r w:rsidR="00796006">
        <w:t xml:space="preserve">. According to Bowen, a healthy level of differentiation is essential for healthy relationships </w:t>
      </w:r>
      <w:r w:rsidR="00E552BC">
        <w:fldChar w:fldCharType="begin"/>
      </w:r>
      <w:r w:rsidR="003E5332">
        <w:instrText xml:space="preserve"> ADDIN ZOTERO_ITEM CSL_CITATION {"citationID":"2gzCjAqT","properties":{"formattedCitation":"(J. R. Anderson, 2020; Bowen, 1978)","plainCitation":"(J. R. Anderson, 2020; Bowen, 1978)","dontUpdate":true,"noteIndex":0},"citationItems":[{"id":2066,"uris":["http://zotero.org/groups/5013500/items/X4QPRKR7"],"itemData":{"id":2066,"type":"article-journal","container-title":"Journal of Marital and Family Therapy","DOI":"10.1111/jmft.12413","ISSN":"0194-472X, 1752-0606","issue":"1","journalAbbreviation":"J Marital Fam Ther","language":"en","page":"3-14","source":"DOI.org (Crossref)","title":"Inviting Autonomy Back to the Table: The Importance of Autonomy for Healthy Relationship Functioning","title-short":"Inviting Autonomy Back to the Table","volume":"46","author":[{"family":"Anderson","given":"Jared R."}],"issued":{"date-parts":[["2020",1]]},"citation-key":"andersonInvitingAutonomyBack2020"}},{"id":1798,"uris":["http://zotero.org/users/10055025/items/TNN9QJH4"],"itemData":{"id":1798,"type":"book","language":"en","source":"Zotero","title":"Family Therapy in Clinical Practice","author":[{"family":"Bowen","given":"Murray"}],"issued":{"date-parts":[["1978"]]},"citation-key":"bowenFamilyTherapyClinical1978"}}],"schema":"https://github.com/citation-style-language/schema/raw/master/csl-citation.json"} </w:instrText>
      </w:r>
      <w:r w:rsidR="00E552BC">
        <w:fldChar w:fldCharType="separate"/>
      </w:r>
      <w:r w:rsidR="00E552BC" w:rsidRPr="00E552BC">
        <w:rPr>
          <w:rFonts w:cs="Times New Roman"/>
        </w:rPr>
        <w:t>(Anderson, 2020; Bowen, 1978)</w:t>
      </w:r>
      <w:r w:rsidR="00E552BC">
        <w:fldChar w:fldCharType="end"/>
      </w:r>
      <w:r w:rsidR="00796006">
        <w:t xml:space="preserve"> such that higher levels of differentiation are associated with better mental and physical health and overall well-being across relationships </w:t>
      </w:r>
      <w:r w:rsidR="00652AAD">
        <w:fldChar w:fldCharType="begin"/>
      </w:r>
      <w:r w:rsidR="003E5332">
        <w:instrText xml:space="preserve"> ADDIN ZOTERO_ITEM CSL_CITATION {"citationID":"sZzyy0wx","properties":{"formattedCitation":"(S. A. Anderson &amp; Sabatelli, 1992; \\uc0\\u268{}epukien\\uc0\\u279{} &amp; Neophytou, 2024; Guo et al., 2022)","plainCitation":"(S. A. Anderson &amp; Sabatelli, 1992; Čepukienė &amp; Neophytou, 2024; Guo et al., 2022)","dontUpdate":true,"noteIndex":0},"citationItems":[{"id":7654,"uris":["http://zotero.org/users/10055025/items/PEN2CKD7"],"itemData":{"id":7654,"type":"article-journal","abstract":"This report outlines efforts to develop a self-report measure that assesses family differentiation. Differentiation is conceptualized as a family-level vdriable involving interactions that enable individuals to maintain both a setise of ongoing emotional connectedness (support, involvement, personal relationship) and a sense of separateness (autonomy, uniqueness, freedom of personal expression) within the context of their family-of-origin. The scale consists of 11 items and employs a ”circular questioning” format to assess an individual’s perception of him the various members of the family interact with one another. Scale uses and information on the scale‘s reliability and validity are presented.","container-title":"The American Journal of Family Therapy","DOI":"10.1080/01926189208250878","ISSN":"0192-6187, 1521-0383","issue":"1","journalAbbreviation":"The American Journal of Family Therapy","language":"en","page":"77-89","source":"DOI.org (Crossref)","title":"The differentiation in the family system scale (difs)","volume":"20","author":[{"family":"Anderson","given":"Stephen A."},{"family":"Sabatelli","given":"Ronald M."}],"issued":{"date-parts":[["1992",3]]},"citation-key":"andersonDifferentiationFamilySystem1992"},"label":"page"},{"id":21276,"uris":["http://zotero.org/users/10055025/items/KLGHU34H"],"itemData":{"id":21276,"type":"article-journal","abstract":"Up to date, the systemic mechanisms that explain the intergenerational transmission of familial dysfunction remain theoretically and empirically unclear. Hence, this study examines the intergenerational transmission of relational and intrapersonal dysfunction and their collective effect on the psychological adjustment of third-generation children through the lens of Bowen family systems theory. Lithuanian parents ( N = 348; M\n              age\n              = 40.66; range 26–59) of children aged six to ten years cross-sectionally reported on their differentiation of self (DoS), emotional and relational dynamics within their family-of-origin and nuclear family, and the psychological adjustment of their child of greatest concern. Structural equation modeling and mediation analyses findings offered empirical support to Bowen theory, highlighting that family-of-origin dysfunction is associated with nuclear family intrapersonal and relational dysfunction, and ultimately with third-generation’s psychological maladjustment. Results demonstrated that a poor family-of-origin emotional system appears to contribute, via triangulation processes, to reduced DoS in adult children. The reduced DoS appears to perpetuate intergenerational triangulation, and to negatively impact couple relationship and co-parenting functioning within the nuclear family. In contrast to triangulation, couple dysfunction was found to predict poorer psychological adjustment in third-generation offspring. This study advances family systems theory by (i) examining the prominent role of triangulation and DoS within the intergenerational transmission process, (ii) highlighting the potential differential impact of a negative nuclear family emotional system on children through triangulation, and (iii) clarifying the potential role of spousal relationship satisfaction and co-parenting in mediating the relationship between parental DoS and offspring’s psychological adjustment.","container-title":"Journal of Social and Personal Relationships","DOI":"10.1177/02654075241265472","ISSN":"0265-4075, 1460-3608","issue":"11","journalAbbreviation":"Journal of Social and Personal Relationships","language":"en","page":"3385-3408","source":"DOI.org (Crossref)","title":"Intergenerational transmission of familial relational dysfunction: A test of a complex mediation model based on Bowen family systems theory","title-short":"Intergenerational transmission of familial relational dysfunction","volume":"41","author":[{"family":"Čepukienė","given":"Viktorija"},{"family":"Neophytou","given":"Kleanthis"}],"issued":{"date-parts":[["2024",11]]},"citation-key":"cepukieneIntergenerationalTransmissionFamilial2024"},"label":"page"},{"id":20852,"uris":["http://zotero.org/users/10055025/items/RHF6BFRZ"],"itemData":{"id":20852,"type":"article-journal","abstract":"Background: Differentiation of self (DoS) is a core construct in Bowen family systems theory. At the interpersonal level, it represents the capacity to maintain rational thinking rather than reacting emotionally, especially while under stress. Previous studies have demonstrated the positive association between DoS and life satisfaction. The current study aims to investigate the mediating roles of hope and coping strategies on this association, and whether the mediation mechanism was moderated by participants’ experience of child maltreatment. Methods: The current sample consisted of 447 Chinese college students recruited from three Chinese universities. DoS, life satisfaction, hope and coping strategies, as well as childhood maltreatment history, were measured via self-report. Structural equation modeling was used to test the proposed mediation and moderation effect. Results: Participants who were maltreated in childhood (n = 149) exhibited signiﬁcantly lower levels of DoS, hope, and positive coping strategies than the comparison group (n = 298) at baseline and lower life satisfaction at the 3-month follow-up. Structural equation modeling analysis showed that coping strategies mediated the association between DoS and life satisfaction for both the maltreated and comparison groups. Hope appeared to have a signiﬁcant mediating effect only among those in the comparison group. Conclusions: The current ﬁndings lend support to Bowen’s theoretical statement regarding the role of DoS on psychological well-being, with an incorporated viewpoint of Snyder’s hope theory.","container-title":"International Journal of Environmental Research and Public Health","DOI":"10.3390/ijerph19127106","ISSN":"1660-4601","issue":"12","journalAbbreviation":"IJERPH","language":"en","license":"https://creativecommons.org/licenses/by/4.0/","page":"7106","source":"DOI.org (Crossref)","title":"The Association between Differentiation of Self and Life Satisfaction among Chinese Emerging Adults: The Mediating Effect of Hope and Coping Strategies and the Moderating Effect of Child Maltreatment History","title-short":"The Association between Differentiation of Self and Life Satisfaction among Chinese Emerging Adults","volume":"19","author":[{"family":"Guo","given":"Xiamei"},{"family":"Huang","given":"Jingwen"},{"family":"Yang","given":"Yuexia"}],"issued":{"date-parts":[["2022",6,9]]},"citation-key":"guoAssociationDifferentiationSelf2022"},"label":"page"}],"schema":"https://github.com/citation-style-language/schema/raw/master/csl-citation.json"} </w:instrText>
      </w:r>
      <w:r w:rsidR="00652AAD">
        <w:fldChar w:fldCharType="separate"/>
      </w:r>
      <w:r w:rsidR="00652AAD" w:rsidRPr="00652AAD">
        <w:rPr>
          <w:rFonts w:cs="Times New Roman"/>
        </w:rPr>
        <w:t>(Anderson &amp; Sabatelli, 1992; Čepukienė &amp; Neophytou, 2024; Guo et al., 2022)</w:t>
      </w:r>
      <w:r w:rsidR="00652AAD">
        <w:fldChar w:fldCharType="end"/>
      </w:r>
      <w:r w:rsidR="00796006">
        <w:t xml:space="preserve">. Higher levels of differentiation are </w:t>
      </w:r>
      <w:r w:rsidR="00C86482">
        <w:t>also</w:t>
      </w:r>
      <w:r w:rsidR="00796006">
        <w:t xml:space="preserve"> associated with greater relationship satisfaction. Well-differentiated partn</w:t>
      </w:r>
      <w:r w:rsidR="00FD7C35">
        <w:t>ers</w:t>
      </w:r>
      <w:r w:rsidR="00796006">
        <w:t xml:space="preserve"> are</w:t>
      </w:r>
      <w:r w:rsidR="00FD7C35">
        <w:t xml:space="preserve"> more open, less defensive, and can engage in healthier communication during conflicts. </w:t>
      </w:r>
      <w:r w:rsidR="00E552BC">
        <w:fldChar w:fldCharType="begin"/>
      </w:r>
      <w:r w:rsidR="00E552BC">
        <w:instrText xml:space="preserve"> ADDIN ZOTERO_ITEM CSL_CITATION {"citationID":"2gzCjAqT","properties":{"formattedCitation":"(J. R. Anderson, 2020; Bowen, 1978)","plainCitation":"(J. R. Anderson, 2020; Bowen, 1978)","noteIndex":0},"citationItems":[{"id":2066,"uris":["http://zotero.org/groups/5013500/items/X4QPRKR7"],"itemData":{"id":2066,"type":"article-journal","container-title":"Journal of Marital and Family Therapy","DOI":"10.1111/jmft.12413","ISSN":"0194-472X, 1752-0606","issue":"1","journalAbbreviation":"J Marital Fam Ther","language":"en","page":"3-14","source":"DOI.org (Crossref)","title":"Inviting Autonomy Back to the Table: The Importance of Autonomy for Healthy Relationship Functioning","title-short":"Inviting Autonomy Back to the Table","volume":"46","author":[{"family":"Anderson","given":"Jared R."}],"issued":{"date-parts":[["2020",1]]},"citation-key":"andersonInvitingAutonomyBack2020"}},{"id":1798,"uris":["http://zotero.org/users/10055025/items/TNN9QJH4"],"itemData":{"id":1798,"type":"book","language":"en","source":"Zotero","title":"Family Therapy in Clinical Practice","author":[{"family":"Bowen","given":"Murray"}],"issued":{"date-parts":[["1978"]]},"citation-key":"bowenFamilyTherapyClinical1978"}}],"schema":"https://github.com/citation-style-language/schema/raw/master/csl-citation.json"} </w:instrText>
      </w:r>
      <w:r w:rsidR="00E552BC">
        <w:fldChar w:fldCharType="separate"/>
      </w:r>
      <w:r w:rsidR="00E552BC" w:rsidRPr="00E552BC">
        <w:rPr>
          <w:rFonts w:cs="Times New Roman"/>
        </w:rPr>
        <w:t>(Anderson, 2020; Bowen, 1978)</w:t>
      </w:r>
      <w:r w:rsidR="00E552BC">
        <w:fldChar w:fldCharType="end"/>
      </w:r>
      <w:r w:rsidR="00796006">
        <w:t xml:space="preserve"> such that higher levels of differentiation are associated with better mental and physical health and overall well-being across relationships </w:t>
      </w:r>
      <w:r w:rsidR="00652AAD">
        <w:fldChar w:fldCharType="begin"/>
      </w:r>
      <w:r w:rsidR="00652AAD">
        <w:instrText xml:space="preserve"> ADDIN ZOTERO_ITEM CSL_CITATION {"citationID":"sZzyy0wx","properties":{"formattedCitation":"(S. A. Anderson &amp; Sabatelli, 1992; \\uc0\\u268{}epukien\\uc0\\u279{} &amp; Neophytou, 2024; Guo et al., 2022)","plainCitation":"(S. A. Anderson &amp; Sabatelli, 1992; Čepukienė &amp; Neophytou, 2024; Guo et al., 2022)","noteIndex":0},"citationItems":[{"id":7654,"uris":["http://zotero.org/users/10055025/items/PEN2CKD7"],"itemData":{"id":7654,"type":"article-journal","abstract":"This report outlines efforts to develop a self-report measure that assesses family differentiation. Differentiation is conceptualized as a family-level vdriable involving interactions that enable individuals to maintain both a setise of ongoing emotional connectedness (support, involvement, personal relationship) and a sense of separateness (autonomy, uniqueness, freedom of personal expression) within the context of their family-of-origin. The scale consists of 11 items and employs a ”circular questioning” format to assess an individual’s perception of him the various members of the family interact with one another. Scale uses and information on the scale‘s reliability and validity are presented.","container-title":"The American Journal of Family Therapy","DOI":"10.1080/01926189208250878","ISSN":"0192-6187, 1521-0383","issue":"1","journalAbbreviation":"The American Journal of Family Therapy","language":"en","page":"77-89","source":"DOI.org (Crossref)","title":"The differentiation in the family system scale (difs)","volume":"20","author":[{"family":"Anderson","given":"Stephen A."},{"family":"Sabatelli","given":"Ronald M."}],"issued":{"date-parts":[["1992",3]]},"citation-key":"andersonDifferentiationFamilySystem1992"},"label":"page"},{"id":21276,"uris":["http://zotero.org/users/10055025/items/KLGHU34H"],"itemData":{"id":21276,"type":"article-journal","abstract":"Up to date, the systemic mechanisms that explain the intergenerational transmission of familial dysfunction remain theoretically and empirically unclear. Hence, this study examines the intergenerational transmission of relational and intrapersonal dysfunction and their collective effect on the psychological adjustment of third-generation children through the lens of Bowen family systems theory. Lithuanian parents ( N = 348; M\n              age\n              = 40.66; range 26–59) of children aged six to ten years cross-sectionally reported on their differentiation of self (DoS), emotional and relational dynamics within their family-of-origin and nuclear family, and the psychological adjustment of their child of greatest concern. Structural equation modeling and mediation analyses findings offered empirical support to Bowen theory, highlighting that family-of-origin dysfunction is associated with nuclear family intrapersonal and relational dysfunction, and ultimately with third-generation’s psychological maladjustment. Results demonstrated that a poor family-of-origin emotional system appears to contribute, via triangulation processes, to reduced DoS in adult children. The reduced DoS appears to perpetuate intergenerational triangulation, and to negatively impact couple relationship and co-parenting functioning within the nuclear family. In contrast to triangulation, couple dysfunction was found to predict poorer psychological adjustment in third-generation offspring. This study advances family systems theory by (i) examining the prominent role of triangulation and DoS within the intergenerational transmission process, (ii) highlighting the potential differential impact of a negative nuclear family emotional system on children through triangulation, and (iii) clarifying the potential role of spousal relationship satisfaction and co-parenting in mediating the relationship between parental DoS and offspring’s psychological adjustment.","container-title":"Journal of Social and Personal Relationships","DOI":"10.1177/02654075241265472","ISSN":"0265-4075, 1460-3608","issue":"11","journalAbbreviation":"Journal of Social and Personal Relationships","language":"en","page":"3385-3408","source":"DOI.org (Crossref)","title":"Intergenerational transmission of familial relational dysfunction: A test of a complex mediation model based on Bowen family systems theory","title-short":"Intergenerational transmission of familial relational dysfunction","volume":"41","author":[{"family":"Čepukienė","given":"Viktorija"},{"family":"Neophytou","given":"Kleanthis"}],"issued":{"date-parts":[["2024",11]]},"citation-key":"cepukieneIntergenerationalTransmissionFamilial2024"},"label":"page"},{"id":20852,"uris":["http://zotero.org/users/10055025/items/RHF6BFRZ"],"itemData":{"id":20852,"type":"article-journal","abstract":"Background: Differentiation of self (DoS) is a core construct in Bowen family systems theory. At the interpersonal level, it represents the capacity to maintain rational thinking rather than reacting emotionally, especially while under stress. Previous studies have demonstrated the positive association between DoS and life satisfaction. The current study aims to investigate the mediating roles of hope and coping strategies on this association, and whether the mediation mechanism was moderated by participants’ experience of child maltreatment. Methods: The current sample consisted of 447 Chinese college students recruited from three Chinese universities. DoS, life satisfaction, hope and coping strategies, as well as childhood maltreatment history, were measured via self-report. Structural equation modeling was used to test the proposed mediation and moderation effect. Results: Participants who were maltreated in childhood (n = 149) exhibited signiﬁcantly lower levels of DoS, hope, and positive coping strategies than the comparison group (n = 298) at baseline and lower life satisfaction at the 3-month follow-up. Structural equation modeling analysis showed that coping strategies mediated the association between DoS and life satisfaction for both the maltreated and comparison groups. Hope appeared to have a signiﬁcant mediating effect only among those in the comparison group. Conclusions: The current ﬁndings lend support to Bowen’s theoretical statement regarding the role of DoS on psychological well-being, with an incorporated viewpoint of Snyder’s hope theory.","container-title":"International Journal of Environmental Research and Public Health","DOI":"10.3390/ijerph19127106","ISSN":"1660-4601","issue":"12","journalAbbreviation":"IJERPH","language":"en","license":"https://creativecommons.org/licenses/by/4.0/","page":"7106","source":"DOI.org (Crossref)","title":"The Association between Differentiation of Self and Life Satisfaction among Chinese Emerging Adults: The Mediating Effect of Hope and Coping Strategies and the Moderating Effect of Child Maltreatment History","title-short":"The Association between Differentiation of Self and Life Satisfaction among Chinese Emerging Adults","volume":"19","author":[{"family":"Guo","given":"Xiamei"},{"family":"Huang","given":"Jingwen"},{"family":"Yang","given":"Yuexia"}],"issued":{"date-parts":[["2022",6,9]]},"citation-key":"guoAssociationDifferentiationSelf2022"},"label":"page"}],"schema":"https://github.com/citation-style-language/schema/raw/master/csl-citation.json"} </w:instrText>
      </w:r>
      <w:r w:rsidR="00652AAD">
        <w:fldChar w:fldCharType="separate"/>
      </w:r>
      <w:r w:rsidR="00652AAD" w:rsidRPr="00652AAD">
        <w:rPr>
          <w:rFonts w:cs="Times New Roman"/>
        </w:rPr>
        <w:t>(Anderson &amp; Sabatelli, 1992; Čepukienė &amp; Neophytou, 2024; Guo et al., 2022)</w:t>
      </w:r>
      <w:r w:rsidR="00652AAD">
        <w:fldChar w:fldCharType="end"/>
      </w:r>
      <w:r w:rsidR="00796006">
        <w:t xml:space="preserve">. </w:t>
      </w:r>
    </w:p>
    <w:p w14:paraId="0ED9F774" w14:textId="14A5A313" w:rsidR="005955D1" w:rsidRDefault="005955D1" w:rsidP="005955D1">
      <w:pPr>
        <w:ind w:firstLine="720"/>
      </w:pPr>
      <w:r>
        <w:lastRenderedPageBreak/>
        <w:t>Bowen (1978) suggested that individuals tend to select partners who are at the same level of differentiation as themselves</w:t>
      </w:r>
      <w:r w:rsidR="00FD7C35">
        <w:t xml:space="preserve"> </w:t>
      </w:r>
      <w:r>
        <w:t xml:space="preserve">and we have found some evidence for this </w:t>
      </w:r>
      <w:r w:rsidR="00652AAD">
        <w:fldChar w:fldCharType="begin"/>
      </w:r>
      <w:r w:rsidR="00652AAD">
        <w:instrText xml:space="preserve"> ADDIN ZOTERO_ITEM CSL_CITATION {"citationID":"WWSCzrra","properties":{"formattedCitation":"(Bartle-Haring et al., 2019)","plainCitation":"(Bartle-Haring et al., 2019)","noteIndex":0},"citationItems":[{"id":1206,"uris":["http://zotero.org/users/10055025/items/AI42ABVM"],"itemData":{"id":1206,"type":"article-journal","abstract":"The purpose of this investigation was to determine whether differentiation at the couple level would act as a moderator or a mediator in the association between marital satisfaction and depressive symptoms over time. In a sample of 412 couples, a latent profile analysis was performed to determine how couple differentiation scores were clustered. An Actor/Partner Interdependence Model was then estimated via a group comparison procedure in structural equation modeling. There was no evidence of a moderating effect of differentiation. A mediating model was then estimated and there was evidence that differentiation mediated the association between depressive symptoms and relationship satisfaction via actor and partner effects.","container-title":"Journal of Marital and Family Therapy","DOI":"10.1111/jmft.12326","ISSN":"17520606","issue":"4","journalAbbreviation":"JMFT","language":"English","note":"number-of-pages: 577\npublisher: Blackwell Publishing Inc.\n563","page":"563-577","source":"EBSCOhost","title":"Couple Differentiation: Mediator or Moderator of Depressive Symptoms and Relationship Satisfaction?","title-short":"Couple Differentiation","volume":"45","author":[{"family":"Bartle-Haring","given":"S."},{"family":"Ferriby","given":"M."},{"family":"Day","given":"R."}],"issued":{"date-parts":[["2019",10,1]]},"citation-key":"bartle-haringCoupleDifferentiationMediator2019"}}],"schema":"https://github.com/citation-style-language/schema/raw/master/csl-citation.json"} </w:instrText>
      </w:r>
      <w:r w:rsidR="00652AAD">
        <w:fldChar w:fldCharType="separate"/>
      </w:r>
      <w:r w:rsidR="00652AAD" w:rsidRPr="00652AAD">
        <w:rPr>
          <w:rFonts w:cs="Times New Roman"/>
        </w:rPr>
        <w:t>(Bartle-Haring et al., 2019)</w:t>
      </w:r>
      <w:r w:rsidR="00652AAD">
        <w:fldChar w:fldCharType="end"/>
      </w:r>
      <w:r w:rsidR="00FD7C35">
        <w:t xml:space="preserve">, but results are </w:t>
      </w:r>
      <w:r w:rsidR="000807F1">
        <w:t>still inconclusive</w:t>
      </w:r>
      <w:r>
        <w:t>.</w:t>
      </w:r>
      <w:r w:rsidR="000807F1">
        <w:t xml:space="preserve"> Other studies using self-report measures have not found that people choose partners with the same level of differentiation (e.g., </w:t>
      </w:r>
      <w:r w:rsidR="00E93861">
        <w:fldChar w:fldCharType="begin"/>
      </w:r>
      <w:r w:rsidR="003E5332">
        <w:instrText xml:space="preserve"> ADDIN ZOTERO_ITEM CSL_CITATION {"citationID":"QcLfpVsi","properties":{"formattedCitation":"(Day et al., 1997; Ferreira et al., 2016; Rodr\\uc0\\u237{}guez-Gonz\\uc0\\u225{}lez et al., 2016)","plainCitation":"(Day et al., 1997; Ferreira et al., 2016; Rodríguez-González et al., 2016)","dontUpdate":true,"noteIndex":0},"citationItems":[{"id":21501,"uris":["http://zotero.org/users/10055025/items/J7WYFX7G"],"itemData":{"id":21501,"type":"article-journal","container-title":"Journal of Family Psychology","DOI":"10.1037/0893-3200.11.1.131","ISSN":"1939-1293, 0893-3200","issue":"1","journalAbbreviation":"Journal of Family Psychology","language":"en","page":"131-135","source":"DOI.org (Crossref)","title":"Do people who marry really have the same level of differentiation of self?","volume":"11","author":[{"family":"Day","given":"H. D."},{"family":"St. Clair","given":"Sally A."},{"family":"Marshall","given":"David D."}],"issued":{"date-parts":[["1997",3]]},"citation-key":"dayPeopleWhoMarry1997"},"label":"page"},{"id":21503,"uris":["http://zotero.org/users/10055025/items/5RNAUJQ7"],"itemData":{"id":21503,"type":"article-journal","container-title":"Journal of Sex &amp; Marital Therapy","DOI":"10.1080/0092623X.2015.1113584","ISSN":"0092-623X, 1521-0715","issue":"7","journalAbbreviation":"Journal of Sex &amp; Marital Therapy","language":"en","page":"635-647","source":"DOI.org (Crossref)","title":"Partners’ Similarity in Differentiation of Self is Associated With Higher Sexual Desire: A Quantitative Dyadic Study","title-short":"Partners’ Similarity in Differentiation of Self is Associated With Higher Sexual Desire","volume":"42","author":[{"family":"Ferreira","given":"Luana Cunha"},{"family":"Narciso","given":"Isabel"},{"family":"Novo","given":"Rosa Ferreira"},{"family":"Pereira","given":"Cícero Roberto"}],"issued":{"date-parts":[["2016",10,2]]},"citation-key":"ferreiraPartnersSimilarityDifferentiation2016"},"label":"page"},{"id":21505,"uris":["http://zotero.org/users/10055025/items/HB96YFV6"],"itemData":{"id":21505,"type":"article-journal","abstract":"This research investigates relationships between differentiation of self, mate selection, and marital adjustment in a Spanish sample of 118 heterosexual couples (N D 236). In line with Bowen theory, greater differentiation of self and greater similarity in partners’ differentiation of self levels each predicted greater marital adjustment. Contrary to theory, gender differences were observed on the S-DSI, with males showing higher total differentiation scores than females, and hypothesized links between differentiation of self and mate selection were not observed. Implications for therapy and suggestions for future research with the S-DSI are discussed.","container-title":"The American Journal of Family Therapy","DOI":"10.1080/01926187.2015.1099415","ISSN":"0192-6187, 1521-0383","issue":"1","journalAbbreviation":"The American Journal of Family Therapy","language":"en","page":"11-23","source":"DOI.org (Crossref)","title":"Differentiation of Self, Mate Selection, and Marital Adjustment: Validity of Postulates of Bowen Theory in a Spanish Sample","title-short":"Differentiation of Self, Mate Selection, and Marital Adjustment","volume":"44","author":[{"family":"Rodríguez-González","given":"Martiño"},{"family":"Skowron","given":"Elizabeth A."},{"family":"Cagigal De Gregorio","given":"Virginia"},{"family":"Muñoz San Roque","given":"Isabel"}],"issued":{"date-parts":[["2016",1]]},"citation-key":"rodriguez-gonzalezDifferentiationSelfMate2016"},"label":"page"}],"schema":"https://github.com/citation-style-language/schema/raw/master/csl-citation.json"} </w:instrText>
      </w:r>
      <w:r w:rsidR="00E93861">
        <w:fldChar w:fldCharType="separate"/>
      </w:r>
      <w:r w:rsidR="00E93861" w:rsidRPr="00E93861">
        <w:rPr>
          <w:rFonts w:cs="Times New Roman"/>
        </w:rPr>
        <w:t>Day et al., 1997; Ferreira et al., 2016; Rodríguez-González et al., 2016)</w:t>
      </w:r>
      <w:r w:rsidR="00E93861">
        <w:fldChar w:fldCharType="end"/>
      </w:r>
      <w:r w:rsidR="000807F1">
        <w:t>.</w:t>
      </w:r>
      <w:r>
        <w:t xml:space="preserve"> </w:t>
      </w:r>
      <w:commentRangeStart w:id="7"/>
      <w:r>
        <w:t>Even</w:t>
      </w:r>
      <w:commentRangeEnd w:id="7"/>
      <w:r w:rsidR="009B3206">
        <w:rPr>
          <w:rStyle w:val="CommentReference"/>
        </w:rPr>
        <w:commentReference w:id="7"/>
      </w:r>
      <w:r>
        <w:t xml:space="preserve"> though both partners might not have experienced ACEs, it would be hypothesized both partners would have similar lower levels of differentiation. This level of differentiation would lead to how distance is regulated within the relationship, which may be associated with demand-withdraw communication strategies (lower levels of differentiation come with higher levels of emotional reactivity) </w:t>
      </w:r>
      <w:r w:rsidR="005370DB">
        <w:fldChar w:fldCharType="begin"/>
      </w:r>
      <w:r w:rsidR="005370DB">
        <w:instrText xml:space="preserve"> ADDIN ZOTERO_ITEM CSL_CITATION {"citationID":"tbhClHnH","properties":{"formattedCitation":"(Bowen, 1978; Byng\\uc0\\u8208{}Hall &amp; Campbell, 1981)","plainCitation":"(Bowen, 1978; Byng‐Hall &amp; Campbell, 1981)","noteIndex":0},"citationItems":[{"id":1798,"uris":["http://zotero.org/users/10055025/items/TNN9QJH4"],"itemData":{"id":1798,"type":"book","language":"en","source":"Zotero","title":"Family Therapy in Clinical Practice","author":[{"family":"Bowen","given":"Murray"}],"issued":{"date-parts":[["1978"]]},"citation-key":"bowenFamilyTherapyClinical1978"}},{"id":16712,"uris":["http://zotero.org/users/10055025/items/RUYSYTAG"],"itemData":{"id":16712,"type":"article-journal","abstract":"An approach to family therapy is described in which the conceptual formulation provides a framework for integrating many techniques into a coherent whole. Conflicts in distance regulation, and the “too far/too close” family systems in particular are described to illustrate how the authors conceptualize one form of family dysfunction, and how this formulation generates a set of therapeutic tasks aimed at recalibrating distance boundaries. Teaching practices congruent with the therapy are outlined.","container-title":"Journal of Marital and Family Therapy","DOI":"10.1111/j.1752-0606.1981.tb01384.x","ISSN":"0194-472X, 1752-0606","issue":"3","journalAbbreviation":"J Marital Family Therapy","language":"en","page":"321-330","source":"DOI.org (Crossref)","title":"Resolving Conflicts in Family Distance Regulation: An Integrative Approach","title-short":"Resolving Conflicts in Family Distance Regulation","volume":"7","author":[{"family":"Byng‐Hall","given":"J."},{"family":"Campbell","given":"D."}],"issued":{"date-parts":[["1981",7]]},"citation-key":"byng-hallResolvingConflictsFamily1981"}}],"schema":"https://github.com/citation-style-language/schema/raw/master/csl-citation.json"} </w:instrText>
      </w:r>
      <w:r w:rsidR="005370DB">
        <w:fldChar w:fldCharType="separate"/>
      </w:r>
      <w:r w:rsidR="005370DB" w:rsidRPr="005370DB">
        <w:rPr>
          <w:rFonts w:cs="Times New Roman"/>
        </w:rPr>
        <w:t>(Bowen, 1978; Byng‐Hall &amp; Campbell, 1981)</w:t>
      </w:r>
      <w:r w:rsidR="005370DB">
        <w:fldChar w:fldCharType="end"/>
      </w:r>
      <w:r>
        <w:t xml:space="preserve">. This may especially be the case for those who have experienced adversities, due to their hypervigilance around trust in the relationship. Conflict management and emotional regulation </w:t>
      </w:r>
      <w:r w:rsidR="004F094D">
        <w:fldChar w:fldCharType="begin"/>
      </w:r>
      <w:r w:rsidR="004F094D">
        <w:instrText xml:space="preserve"> ADDIN ZOTERO_ITEM CSL_CITATION {"citationID":"T5wVc7Cy","properties":{"formattedCitation":"(Rellini et al., 2012)","plainCitation":"(Rellini et al., 2012)","noteIndex":0},"citationItems":[{"id":17626,"uris":["http://zotero.org/users/10055025/items/42ETVCG4"],"itemData":{"id":17626,"type":"article-journal","abstract":"This study examined relations among childhood maltreatment, difficulties in emotion regulation, and sexual and relationship satisfaction among young adult women reporting current involvement in committed, romantic relationships. A sample of 192 women (ages 18–25) completed self-report questionnaires as part of an Internet-based survey. It was hypothesized that severity of childhood maltreatment and difficulties in emotion regulation would each independently and negatively predict (a) sexual satisfaction, (b) relationship intimacy, and (c) expression of affection within the context of the relationship. Furthermore, it was hypothesized that greater emotion regulation difficulties would moderate the effects of childhood maltreatment on these sexual and relationship variables (i.e., sexual satisfaction, relationship intimacy, and expression of affection). Findings suggest that difficulties in emotion regulation demonstrated an incremental effect with regard to sexual satisfaction, but not with intimacy and affection expression. In contrast to predictions, no significant interactive effects were documented. Clinical implications and future directions related to this line of inquiry are discussed.","container-title":"Journal of Sex Research","DOI":"10.1080/00224499.2011.565430","ISSN":"0022-4499, 1559-8519","issue":"5","journalAbbreviation":"Journal of Sex Research","language":"en","page":"434-442","source":"DOI.org (Crossref)","title":"Childhood Maltreatment and Difficulties in Emotion Regulation: Associations with Sexual and Relationship Satisfaction among Young Adult Women","title-short":"Childhood Maltreatment and Difficulties in Emotion Regulation","volume":"49","author":[{"family":"Rellini","given":"Alessandra H."},{"family":"Vujanovic","given":"Anka A."},{"family":"Gilbert","given":"Myani"},{"family":"Zvolensky","given":"Michael J."}],"issued":{"date-parts":[["2012",9]]},"citation-key":"relliniChildhoodMaltreatmentDifficulties2012"}}],"schema":"https://github.com/citation-style-language/schema/raw/master/csl-citation.json"} </w:instrText>
      </w:r>
      <w:r w:rsidR="004F094D">
        <w:fldChar w:fldCharType="separate"/>
      </w:r>
      <w:r w:rsidR="004F094D" w:rsidRPr="004F094D">
        <w:rPr>
          <w:rFonts w:cs="Times New Roman"/>
        </w:rPr>
        <w:t>(Rellini et al., 2012)</w:t>
      </w:r>
      <w:r w:rsidR="004F094D">
        <w:fldChar w:fldCharType="end"/>
      </w:r>
      <w:r>
        <w:t xml:space="preserve"> may be particularly challenging, and thus a demand-withdraw communication pattern may develop to, in essence, avoid conflict which may be too threatening to the relationship for both partners. </w:t>
      </w:r>
    </w:p>
    <w:p w14:paraId="68F80636" w14:textId="70532CA1" w:rsidR="005955D1" w:rsidRDefault="00DF1A4C" w:rsidP="005955D1">
      <w:pPr>
        <w:ind w:firstLine="720"/>
      </w:pPr>
      <w:r>
        <w:t xml:space="preserve">Under the assumptions of </w:t>
      </w:r>
      <w:r w:rsidR="00C2633E">
        <w:t>BFST, it would be expected that someone who</w:t>
      </w:r>
      <w:r w:rsidR="00C52654">
        <w:t xml:space="preserve"> has</w:t>
      </w:r>
      <w:r w:rsidR="00C2633E">
        <w:t xml:space="preserve"> experience</w:t>
      </w:r>
      <w:r w:rsidR="00D43536">
        <w:t>d</w:t>
      </w:r>
      <w:r w:rsidR="00C2633E">
        <w:t xml:space="preserve"> </w:t>
      </w:r>
      <w:r w:rsidR="65A12C1C">
        <w:t xml:space="preserve">childhood </w:t>
      </w:r>
      <w:r w:rsidR="00C52654">
        <w:t>adversity</w:t>
      </w:r>
      <w:r w:rsidR="65A12C1C">
        <w:t xml:space="preserve"> </w:t>
      </w:r>
      <w:r w:rsidR="00C2633E">
        <w:t xml:space="preserve">would perhaps have lower levels of differentiation, </w:t>
      </w:r>
      <w:r w:rsidR="152C1C06">
        <w:t xml:space="preserve">and </w:t>
      </w:r>
      <w:r w:rsidR="00C2633E">
        <w:t xml:space="preserve">with this lower level of differentiation, the individual may have difficulty </w:t>
      </w:r>
      <w:r w:rsidR="00C2633E">
        <w:lastRenderedPageBreak/>
        <w:t xml:space="preserve">developing a sense of self as separate </w:t>
      </w:r>
      <w:r w:rsidR="00362A17">
        <w:t xml:space="preserve">as well as a sense of self as connected in important relationships. Given the </w:t>
      </w:r>
      <w:r w:rsidR="588059E3">
        <w:t xml:space="preserve">experience of childhood </w:t>
      </w:r>
      <w:r w:rsidR="00C52654">
        <w:t>adversities</w:t>
      </w:r>
      <w:r w:rsidR="00362A17">
        <w:t xml:space="preserve">, individuals may either have very little trust in </w:t>
      </w:r>
      <w:r w:rsidR="00663422">
        <w:t xml:space="preserve">their partner </w:t>
      </w:r>
      <w:r w:rsidR="00362A17">
        <w:t>thus cutting off (low levels of differentiation can lead to cut-off</w:t>
      </w:r>
      <w:r w:rsidR="00212B40">
        <w:t>),</w:t>
      </w:r>
      <w:r w:rsidR="00362A17">
        <w:t xml:space="preserve"> or they would seek a single individual who they believed they could trust and then fuse in the relationship (low levels of differentiation can lead to fusion, or lack of a </w:t>
      </w:r>
      <w:r w:rsidR="00E73378">
        <w:t>self-separate</w:t>
      </w:r>
      <w:r w:rsidR="00362A17">
        <w:t xml:space="preserve"> from the relationship</w:t>
      </w:r>
      <w:r w:rsidR="409485CA">
        <w:t xml:space="preserve">) </w:t>
      </w:r>
      <w:r w:rsidR="004F094D">
        <w:fldChar w:fldCharType="begin"/>
      </w:r>
      <w:r w:rsidR="004F094D">
        <w:instrText xml:space="preserve"> ADDIN ZOTERO_ITEM CSL_CITATION {"citationID":"tA37ZqpV","properties":{"formattedCitation":"(Cohen et al., 2017)","plainCitation":"(Cohen et al., 2017)","noteIndex":0},"citationItems":[{"id":17640,"uris":["http://zotero.org/users/10055025/items/DVYJFRFY"],"itemData":{"id":17640,"type":"article-journal","abstract":"This paper tests the hypothesis that the association between childhood maltreatment and adult personality dysfunction is at least partially attributable to insecure attachment, that is that attachment style mediates the relationship between childhood maltreatment and adult personality dysfunction. Associations between childhood trauma, as measured by the Childhood Trauma Questionnaire (CTQ), anxious and avoidant attachment in romantic relationships, as measured by the Experiences in Close Relationships-Revised (ECR-R), and ﬁve personality domains, as measured by the Severity Indices of Personality Problems (SIPP118), were examined in a sample of 72 psychiatric inpatients. The SIPP-118 domains included relational capacities, identity integration, self-control, responsibility, and social concordance. The direct eﬀect of childhood trauma on all SIPP-118 domains was not signiﬁcant after controlling for the indirect eﬀect of attachment. In regression modeling, a signiﬁcant indirect eﬀect of childhood trauma via adult attachment style was found for SIPP-118 relational capacities, identity integration, self-control, and social concordance. Speciﬁcally, anxious attachment was a signiﬁcant mediator of the eﬀect of childhood trauma on self-control, identity integration, and relational domains. These results suggest that childhood trauma impacts a broad range of personality domains and does so in large part through the pathway of anxious romantic attachment style.","container-title":"Attachment &amp; Human Development","DOI":"10.1080/14616734.2016.1253639","ISSN":"1461-6734, 1469-2988","issue":"1","journalAbbreviation":"Attachment &amp; Human Development","language":"en","page":"58-75","source":"DOI.org (Crossref)","title":"Attachment anxiety and avoidance as mediators of the association between childhood maltreatment and adult personality dysfunction","volume":"19","author":[{"family":"Cohen","given":"Lisa J."},{"family":"Ardalan","given":"Firouz"},{"family":"Tanis","given":"Thachell"},{"family":"Halmi","given":"Winter"},{"family":"Galynker","given":"Igor"},{"family":"Von Wyl","given":"Agnes"},{"family":"Hengartner","given":"Michael P."}],"issued":{"date-parts":[["2017",1,2]]},"citation-key":"cohenAttachmentAnxietyAvoidance2017"}}],"schema":"https://github.com/citation-style-language/schema/raw/master/csl-citation.json"} </w:instrText>
      </w:r>
      <w:r w:rsidR="004F094D">
        <w:fldChar w:fldCharType="separate"/>
      </w:r>
      <w:r w:rsidR="004F094D" w:rsidRPr="004F094D">
        <w:rPr>
          <w:rFonts w:cs="Times New Roman"/>
        </w:rPr>
        <w:t>(Cohen et al., 2017)</w:t>
      </w:r>
      <w:r w:rsidR="004F094D">
        <w:fldChar w:fldCharType="end"/>
      </w:r>
      <w:r w:rsidR="409485CA">
        <w:t xml:space="preserve">. </w:t>
      </w:r>
      <w:r w:rsidR="00362A17">
        <w:tab/>
      </w:r>
    </w:p>
    <w:p w14:paraId="26321791" w14:textId="0576C3CA" w:rsidR="00FD5E11" w:rsidRDefault="23BDF022" w:rsidP="61BEE364">
      <w:pPr>
        <w:ind w:firstLine="720"/>
      </w:pPr>
      <w:r>
        <w:t xml:space="preserve">The experience of childhood </w:t>
      </w:r>
      <w:r w:rsidR="002A53E4">
        <w:t>adversities</w:t>
      </w:r>
      <w:r>
        <w:t xml:space="preserve"> </w:t>
      </w:r>
      <w:r w:rsidR="75951440">
        <w:t>can be</w:t>
      </w:r>
      <w:r>
        <w:t xml:space="preserve"> vast </w:t>
      </w:r>
      <w:r w:rsidR="48A381AC">
        <w:t xml:space="preserve">and have </w:t>
      </w:r>
      <w:r w:rsidR="71E2CA6E">
        <w:t>lifelong consequences</w:t>
      </w:r>
      <w:r w:rsidR="5C0FD825">
        <w:t xml:space="preserve"> on the physical and emotional </w:t>
      </w:r>
      <w:r w:rsidR="45007E97">
        <w:t xml:space="preserve">self with further </w:t>
      </w:r>
      <w:r w:rsidR="28DBF35F">
        <w:t xml:space="preserve">challenges </w:t>
      </w:r>
      <w:r w:rsidR="7240E1C5">
        <w:t>associated with</w:t>
      </w:r>
      <w:r w:rsidR="28DBF35F">
        <w:t xml:space="preserve"> their relationships. T</w:t>
      </w:r>
      <w:r w:rsidR="71E2CA6E">
        <w:t xml:space="preserve">he field has struggled to develop an integrated understanding of </w:t>
      </w:r>
      <w:r w:rsidR="00CA1A9F">
        <w:t xml:space="preserve">the further implications of </w:t>
      </w:r>
      <w:r w:rsidR="002A53E4">
        <w:t>childhood adversities</w:t>
      </w:r>
      <w:r w:rsidR="5CBEC619">
        <w:t xml:space="preserve"> beyond the individual</w:t>
      </w:r>
      <w:r w:rsidR="2B06B309">
        <w:t xml:space="preserve">, </w:t>
      </w:r>
      <w:r w:rsidR="002A53E4">
        <w:t>particularly</w:t>
      </w:r>
      <w:r w:rsidR="2B06B309">
        <w:t xml:space="preserve"> utilizing dyadic associations</w:t>
      </w:r>
      <w:r w:rsidR="54A6DDE2">
        <w:t xml:space="preserve">. </w:t>
      </w:r>
      <w:r w:rsidR="00362A17">
        <w:t xml:space="preserve">Given these theoretical conceptualizations, and the gap in the literature about how </w:t>
      </w:r>
      <w:r w:rsidR="005955D1">
        <w:t xml:space="preserve">ACEs </w:t>
      </w:r>
      <w:r w:rsidR="00362A17">
        <w:t xml:space="preserve">in one partner may be associated with relationship outcomes for the other partner, the purpose of this study is to </w:t>
      </w:r>
      <w:r w:rsidR="00C87089">
        <w:t xml:space="preserve">investigate the associations among </w:t>
      </w:r>
      <w:r w:rsidR="005955D1">
        <w:t>ACEs</w:t>
      </w:r>
      <w:r w:rsidR="00C87089">
        <w:t>, differentiation within the family of origin, demand/withdraw communication patterns, and relationship satisfaction in a sample of treatment seeking couples.</w:t>
      </w:r>
      <w:r w:rsidR="299C5F43">
        <w:t xml:space="preserve"> </w:t>
      </w:r>
      <w:r w:rsidR="00216A0E">
        <w:t>O</w:t>
      </w:r>
      <w:r w:rsidR="009E2EE1">
        <w:t xml:space="preserve">ur study </w:t>
      </w:r>
      <w:r w:rsidR="00216A0E">
        <w:t>seeks to</w:t>
      </w:r>
      <w:r w:rsidR="009E2EE1">
        <w:t xml:space="preserve"> inform</w:t>
      </w:r>
      <w:r w:rsidR="005B17AF">
        <w:t xml:space="preserve"> clinician</w:t>
      </w:r>
      <w:r w:rsidR="00240D20">
        <w:t>s</w:t>
      </w:r>
      <w:r w:rsidR="00E14EE7">
        <w:t xml:space="preserve"> </w:t>
      </w:r>
      <w:r w:rsidR="00DC4FD1">
        <w:t xml:space="preserve">about the </w:t>
      </w:r>
      <w:r w:rsidR="00ED5E84">
        <w:t xml:space="preserve">possible </w:t>
      </w:r>
      <w:r w:rsidR="00DC4FD1">
        <w:t xml:space="preserve">consequences of childhood </w:t>
      </w:r>
      <w:r w:rsidR="00E531F8">
        <w:t>adversities</w:t>
      </w:r>
      <w:r w:rsidR="00DC4FD1">
        <w:t xml:space="preserve"> on</w:t>
      </w:r>
      <w:r w:rsidR="0043310B">
        <w:t xml:space="preserve"> </w:t>
      </w:r>
      <w:r w:rsidR="00F2017C">
        <w:t>the development and maintenance of relationships</w:t>
      </w:r>
      <w:r w:rsidR="0043310B">
        <w:t>.</w:t>
      </w:r>
      <w:r w:rsidR="00F2017C">
        <w:t xml:space="preserve"> </w:t>
      </w:r>
      <w:r w:rsidR="009C740A">
        <w:t xml:space="preserve">Despite the challenges associated with </w:t>
      </w:r>
      <w:r w:rsidR="005955D1">
        <w:t>ACEs</w:t>
      </w:r>
      <w:r w:rsidR="009C740A">
        <w:t xml:space="preserve">, </w:t>
      </w:r>
      <w:r w:rsidR="00D13BC3">
        <w:t xml:space="preserve">many individuals </w:t>
      </w:r>
      <w:r w:rsidR="008D4318">
        <w:t xml:space="preserve">form and maintain healthy relationships. </w:t>
      </w:r>
      <w:r w:rsidR="00036151">
        <w:t>We seek</w:t>
      </w:r>
      <w:r w:rsidR="00D72A84">
        <w:t xml:space="preserve"> to </w:t>
      </w:r>
      <w:r w:rsidR="000142DA">
        <w:lastRenderedPageBreak/>
        <w:t xml:space="preserve">further </w:t>
      </w:r>
      <w:r w:rsidR="002A364C">
        <w:t>investigate</w:t>
      </w:r>
      <w:r w:rsidR="00F83D37">
        <w:t xml:space="preserve"> the</w:t>
      </w:r>
      <w:r w:rsidR="003F5F3A">
        <w:t>se</w:t>
      </w:r>
      <w:r w:rsidR="00F83D37">
        <w:t xml:space="preserve"> resilience factors that buffer the negative effects of </w:t>
      </w:r>
      <w:r w:rsidR="00D86120">
        <w:t>adverse childhood experiences</w:t>
      </w:r>
      <w:r w:rsidR="002A364C">
        <w:t xml:space="preserve"> on </w:t>
      </w:r>
      <w:r w:rsidR="00D86120">
        <w:t xml:space="preserve">overall romantic </w:t>
      </w:r>
      <w:r w:rsidR="00BD025B">
        <w:t>relationship quality and satisfaction</w:t>
      </w:r>
      <w:r w:rsidR="00BD4337">
        <w:t>.</w:t>
      </w:r>
    </w:p>
    <w:p w14:paraId="177FE700" w14:textId="08DC1AF3" w:rsidR="0033402B" w:rsidRPr="005955D1" w:rsidRDefault="00436344" w:rsidP="005955D1">
      <w:pPr>
        <w:pStyle w:val="Heading1"/>
      </w:pPr>
      <w:bookmarkStart w:id="8" w:name="_Toc190009184"/>
      <w:r w:rsidRPr="005955D1">
        <w:lastRenderedPageBreak/>
        <w:t xml:space="preserve">Chapter 2. </w:t>
      </w:r>
      <w:r w:rsidR="00C87089" w:rsidRPr="005955D1">
        <w:t>Literature Review</w:t>
      </w:r>
      <w:bookmarkEnd w:id="8"/>
    </w:p>
    <w:p w14:paraId="5A10D02C" w14:textId="6D62C1D3" w:rsidR="51833C19" w:rsidRDefault="4313ED96" w:rsidP="5C9915CF">
      <w:pPr>
        <w:pStyle w:val="Heading2"/>
      </w:pPr>
      <w:bookmarkStart w:id="9" w:name="_Toc190009185"/>
      <w:r w:rsidRPr="1A2B4744">
        <w:t xml:space="preserve">Childhood </w:t>
      </w:r>
      <w:r w:rsidR="005955D1">
        <w:t>Adversities</w:t>
      </w:r>
      <w:bookmarkEnd w:id="9"/>
    </w:p>
    <w:p w14:paraId="13A30BD1" w14:textId="3128A3C5" w:rsidR="00E5210C" w:rsidRDefault="00C851FD" w:rsidP="004148B7">
      <w:pPr>
        <w:ind w:firstLine="720"/>
      </w:pPr>
      <w:r>
        <w:t>Adverse Childhood Experiences</w:t>
      </w:r>
      <w:r w:rsidR="002C04EE">
        <w:t xml:space="preserve"> (ACEs) are a critical area of public health concern, representing traumatic events occurring before the age of 18 that can have profound and lasting effects</w:t>
      </w:r>
      <w:r w:rsidR="00F75754">
        <w:t xml:space="preserve"> on well-being and life satisfaction. </w:t>
      </w:r>
      <w:r w:rsidR="00692846">
        <w:t xml:space="preserve">The </w:t>
      </w:r>
      <w:r w:rsidR="00BA6A38">
        <w:t xml:space="preserve">pioneering study by Felitti et al., (1998) highlighted the significant correlation between childhood adversity and various negative health and social outcomes in adulthood. The ACE framework provides a comprehensive understanding of how early life stressors can contribute to </w:t>
      </w:r>
      <w:r w:rsidR="00E2421C">
        <w:t xml:space="preserve">a range of physical and mental health issues, risky behaviors, and reduced life opportunities </w:t>
      </w:r>
      <w:r w:rsidR="00C01FE4">
        <w:fldChar w:fldCharType="begin"/>
      </w:r>
      <w:r w:rsidR="00C01FE4">
        <w:instrText xml:space="preserve"> ADDIN ZOTERO_ITEM CSL_CITATION {"citationID":"XvuBZZDR","properties":{"formattedCitation":"(Anda et al., 2009; Brown et al., 2009; Hamai &amp; Felitti, 2022; Mosley-Johnson et al., 2019; Scully et al., 2020)","plainCitation":"(Anda et al., 2009; Brown et al., 2009; Hamai &amp; Felitti, 2022; Mosley-Johnson et al., 2019; Scully et al., 2020)","noteIndex":0},"citationItems":[{"id":21421,"uris":["http://zotero.org/users/10055025/items/TPYZPXMW"],"itemData":{"id":21421,"type":"article-journal","abstract":"Background: To assess the association between adverse childhood experiences (ACEs), including childhood abuse and neglect, and serious household dysfunction, and premature death of a family member. Because ACEs increase the risk for many of the leading causes of death in adults and tend to be familial and intergenerational, we hypothesized that persons who report having more ACEs would be more likely to have family members at risk of premature death.\nMethods: We used data from 17,337 adult health plan members who completed a survey about 10 types of ACEs and whether a family member died before age 65. The prevalence of family member premature death and its association with ACEs were assessed.\nResults: Family members of respondents who experienced any type of ACEs were more likely to have elevated prevalence for premature death relative to those of respondents without such experience (p &lt; 0.01). The highest risk occurred among those who reported having been physically neglected and living with substance abusing or criminal family members during childhood. A powerful graded relationship between the number of ACEs and premature mortality in the family was observed for all age groups, and comparison between groups reporting 0 ACE and t 4 ACEs yielded an OR of 1.8 (95%CI, 1.6–2.0).\nConclusion: Adverse childhood experiences may be an indicator of a chaotic family environment that results in an increased risk of premature death among family members.","container-title":"BMC Public Health","DOI":"10.1186/1471-2458-9-106","ISSN":"1471-2458","issue":"1","journalAbbreviation":"BMC Public Health","language":"en","license":"http://creativecommons.org/licenses/by/2.0","page":"106","source":"DOI.org (Crossref)","title":"The relationship of adverse childhood experiences to a history of premature death of family members","volume":"9","author":[{"family":"Anda","given":"Robert F"},{"family":"Dong","given":"Maxia"},{"family":"Brown","given":"David W"},{"family":"Felitti","given":"Vincent J"},{"family":"Giles","given":"Wayne H"},{"family":"Perry","given":"Geraldine S"},{"family":"Valerie","given":"Edwards J"},{"family":"Dube","given":"Shanta R"}],"issued":{"date-parts":[["2009",12]]},"citation-key":"andaRelationshipAdverseChildhood2009"}},{"id":21507,"uris":["http://zotero.org/users/10055025/items/NQTBY5JC"],"itemData":{"id":21507,"type":"article-journal","abstract":"Background: Strong, graded relationships between exposure to childhood traumatic stressors and numerous negative health behaviors and outcomes, healthcare utilization, and overall health status inspired the question of whether these adverse childhood experiences (ACEs) are associated with premature death during adulthood.\nPurpose: This study aims to determine whether ACEs are associated with an increased risk of premature death during adulthood.\nMethods: Baseline survey data on health behaviors, health status, and exposure to ACEs were collected from 17,337 adults aged Ͼ18 years during 1995–1997. The ACEs included abuse (emotional, physical, sexual); witnessing domestic violence; parental separation or divorce; and growing up in a household where members were mentally ill, substance abusers, or sent to prison. The ACE score (an integer count of the eight categories of ACEs) was used as a measure of cumulative exposure to traumatic stress during childhood. Deaths were identiﬁed during follow-up assessments (between baseline appointment date and December 31, 2006) using mortality records obtained from a search of the National Death Index. Expected years of life lost (YLL) and years of potential life lost (YPLL) were computed using standard methods. The relative risk of death from all causes at age Յ65 years and at age Յ75 years was estimated across the number of categories of ACEs using multivariable-adjusted Cox proportional hazards regression. Analysis was conducted during January–February 2009.\nResults: Overall, 1539 people died during follow-up; the crude death rate was 91.0 per 1000; the age-adjusted rate was 54.7 per 1000. People with six or more ACEs died nearly 20 years earlier on average than those without ACEs (60.6 years, 95% CIϭ56.2, 65.1, vs 79.1 years, 95% CIϭ78.4, 79.9). Average YLL per death was nearly three times greater among people with six or more ACEs (25.2 years) than those without ACEs (9.2 years). Roughly one third (nϭ526) of those who died during follow-up were aged Յ75 years at the time of death, accounting for 4792 YPLL. After multivariable adjustment, adults with six or more ACEs were 1.7 (95% CIϭ1.06, 2.83) times more likely to die when aged Յ75 years and 2.4 (95% CIϭ1.30, 4.39) times more likely to die when aged Յ65 years.\nConclusions: ACEs are associated with an increased risk of premature death, although a graded increase in","container-title":"American Journal of Preventive Medicine","DOI":"10.1016/j.amepre.2009.06.021","ISSN":"07493797","issue":"5","journalAbbreviation":"American Journal of Preventive Medicine","language":"en","license":"https://www.elsevier.com/tdm/userlicense/1.0/","page":"389-396","source":"DOI.org (Crossref)","title":"Adverse Childhood Experiences and the Risk of Premature Mortality","volume":"37","author":[{"family":"Brown","given":"David W."},{"family":"Anda","given":"Robert F."},{"family":"Tiemeier","given":"Henning"},{"family":"Felitti","given":"Vincent J."},{"family":"Edwards","given":"Valerie J."},{"family":"Croft","given":"Janet B."},{"family":"Giles","given":"Wayne H."}],"issued":{"date-parts":[["2009",11]]},"citation-key":"brownAdverseChildhoodExperiences2009"}},{"id":21414,"uris":["http://zotero.org/users/10055025/items/Q979855T"],"itemData":{"id":21414,"type":"chapter","container-title":"Handbook of Interpersonal Violence and Abuse Across the Lifespan","event-place":"Cham","ISBN":"978-3-319-89998-5","language":"en","note":"DOI: 10.1007/978-3-319-89999-2_305","page":"97-120","publisher":"Springer International Publishing","publisher-place":"Cham","source":"DOI.org (Crossref)","title":"Adverse Childhood Experiences: Past, Present, and Future","title-short":"Adverse Childhood Experiences","URL":"https://link.springer.com/10.1007/978-3-319-89999-2_305","editor":[{"family":"Geffner","given":"Robert"},{"family":"White","given":"Jacquelyn W."},{"family":"Hamberger","given":"L. Kevin"},{"family":"Rosenbaum","given":"Alan"},{"family":"Vaughan-Eden","given":"Viola"},{"family":"Vieth","given":"Victor I."}],"author":[{"family":"Hamai","given":"Tamara A."},{"family":"Felitti","given":"Vincent J."}],"accessed":{"date-parts":[["2025",2,8]]},"issued":{"date-parts":[["2022"]]},"citation-key":"hamaiAdverseChildhoodExperiences2022"}},{"id":21265,"uris":["http://zotero.org/users/10055025/items/DMSABQ3H"],"itemData":{"id":21265,"type":"article-journal","abstract":"Background: More than half of the U.S. population has experienced Adverse Childhood Experiences (ACE), which are linked to physical and mental health issues. This study examines the relationship between ACEs and life satisfaction, psychological well-being, and social wellbeing.","container-title":"Quality of Life Research","DOI":"10.1007/s11136-018-2054-6","ISSN":"0962-9343, 1573-2649","issue":"4","journalAbbreviation":"Qual Life Res","language":"en","page":"907-914","source":"DOI.org (Crossref)","title":"Assessing the relationship between adverse childhood experiences and life satisfaction, psychological well-being, and social well-being: United States Longitudinal Cohort 1995–2014","title-short":"Assessing the relationship between adverse childhood experiences and life satisfaction, psychological well-being, and social well-being","volume":"28","author":[{"family":"Mosley-Johnson","given":"Elise"},{"family":"Garacci","given":"Emma"},{"family":"Wagner","given":"Nick"},{"family":"Mendez","given":"Carlos"},{"family":"Williams","given":"Joni S."},{"family":"Egede","given":"Leonard E."}],"issued":{"date-parts":[["2019",4]]},"citation-key":"mosley-johnsonAssessingRelationshipAdverse2019"}},{"id":21268,"uris":["http://zotero.org/users/10055025/items/3U3HXNYZ"],"itemData":{"id":21268,"type":"article-journal","abstract":"This article reports a systematic review of the literature examining the relationship between adverse childhood experiences (ACEs), family functioning (FF) and mental health (MH) problems among children and adolescents. The current review aims to thoroughly investigate the relationship between ACEs, FF and MH, and to synthesise the findings in the literature. Three databases were searched, and a narrative synthesis of the final thirty‐four articles is presented. The results of the systematic review indicate that the association between FF and child/adolescent MH is mixed; ACEs and child/adolescent MH are related; ACEs and FF are related; and demographic factors impact on the association between the three main variables. The literature suggests a strong association between ACEs, child and adolescent MH problems, and FF, and some overlap between these variables is evident. This systematic review highlights the importance of family‐focused care and the value of asking children about their experience of adverse childhood experiences in clinical practice.\n            \n            \n              Practitioner points\n              \n                \n                  \n                    The literature suggests a strong relationship between ACEs, FF, and MH problems\n                  \n                  \n                    FF mediates the relationship between specific ACEs, and child/adolescent MH problems, although further research is warranted\n                  \n                  \n                    Clinicians working with children and adolescents with MH problems should be mindful of family‐centred care and ask children about their experience of ACEs\n                  \n                \n              \n            \n          , \n            </w:instrText>
      </w:r>
      <w:r w:rsidR="00C01FE4">
        <w:rPr>
          <w:rFonts w:ascii="MS Gothic" w:eastAsia="MS Gothic" w:hAnsi="MS Gothic" w:cs="MS Gothic" w:hint="eastAsia"/>
        </w:rPr>
        <w:instrText>抽象</w:instrText>
      </w:r>
      <w:r w:rsidR="00C01FE4">
        <w:instrText xml:space="preserve">\n            \n              \n              \n                </w:instrText>
      </w:r>
      <w:r w:rsidR="00C01FE4">
        <w:rPr>
          <w:rFonts w:ascii="MS Gothic" w:eastAsia="MS Gothic" w:hAnsi="MS Gothic" w:cs="MS Gothic" w:hint="eastAsia"/>
        </w:rPr>
        <w:instrText>儿童和青少年不良童年</w:instrText>
      </w:r>
      <w:r w:rsidR="00C01FE4">
        <w:rPr>
          <w:rFonts w:ascii="Microsoft JhengHei" w:eastAsia="Microsoft JhengHei" w:hAnsi="Microsoft JhengHei" w:cs="Microsoft JhengHei" w:hint="eastAsia"/>
        </w:rPr>
        <w:instrText>经历、家庭功能和心理健康问题之间的关系：系统综述</w:instrText>
      </w:r>
      <w:r w:rsidR="00C01FE4">
        <w:instrText xml:space="preserve">\n              \n              </w:instrText>
      </w:r>
      <w:r w:rsidR="00C01FE4">
        <w:rPr>
          <w:rFonts w:ascii="MS Gothic" w:eastAsia="MS Gothic" w:hAnsi="MS Gothic" w:cs="MS Gothic" w:hint="eastAsia"/>
        </w:rPr>
        <w:instrText>本文</w:instrText>
      </w:r>
      <w:r w:rsidR="00C01FE4">
        <w:rPr>
          <w:rFonts w:ascii="Microsoft JhengHei" w:eastAsia="Microsoft JhengHei" w:hAnsi="Microsoft JhengHei" w:cs="Microsoft JhengHei" w:hint="eastAsia"/>
        </w:rPr>
        <w:instrText>报告了研究儿童和青少年不良童年经历（</w:instrText>
      </w:r>
      <w:r w:rsidR="00C01FE4">
        <w:instrText>ACEs</w:instrText>
      </w:r>
      <w:r w:rsidR="00C01FE4">
        <w:rPr>
          <w:rFonts w:ascii="MS Gothic" w:eastAsia="MS Gothic" w:hAnsi="MS Gothic" w:cs="MS Gothic" w:hint="eastAsia"/>
        </w:rPr>
        <w:instrText>）、家庭功能（</w:instrText>
      </w:r>
      <w:r w:rsidR="00C01FE4">
        <w:instrText>FF</w:instrText>
      </w:r>
      <w:r w:rsidR="00C01FE4">
        <w:rPr>
          <w:rFonts w:ascii="MS Gothic" w:eastAsia="MS Gothic" w:hAnsi="MS Gothic" w:cs="MS Gothic" w:hint="eastAsia"/>
        </w:rPr>
        <w:instrText>）和心理健康（</w:instrText>
      </w:r>
      <w:r w:rsidR="00C01FE4">
        <w:instrText>MH</w:instrText>
      </w:r>
      <w:r w:rsidR="00C01FE4">
        <w:rPr>
          <w:rFonts w:ascii="MS Gothic" w:eastAsia="MS Gothic" w:hAnsi="MS Gothic" w:cs="MS Gothic" w:hint="eastAsia"/>
        </w:rPr>
        <w:instrText>）</w:instrText>
      </w:r>
      <w:r w:rsidR="00C01FE4">
        <w:rPr>
          <w:rFonts w:ascii="Microsoft JhengHei" w:eastAsia="Microsoft JhengHei" w:hAnsi="Microsoft JhengHei" w:cs="Microsoft JhengHei" w:hint="eastAsia"/>
        </w:rPr>
        <w:instrText>问题之间关系的文献的系统综述。本综述旨在深入研究</w:instrText>
      </w:r>
      <w:r w:rsidR="00C01FE4">
        <w:instrText>ACEs</w:instrText>
      </w:r>
      <w:r w:rsidR="00C01FE4">
        <w:rPr>
          <w:rFonts w:ascii="MS Gothic" w:eastAsia="MS Gothic" w:hAnsi="MS Gothic" w:cs="MS Gothic" w:hint="eastAsia"/>
        </w:rPr>
        <w:instrText>、</w:instrText>
      </w:r>
      <w:r w:rsidR="00C01FE4">
        <w:instrText>FF</w:instrText>
      </w:r>
      <w:r w:rsidR="00C01FE4">
        <w:rPr>
          <w:rFonts w:ascii="MS Gothic" w:eastAsia="MS Gothic" w:hAnsi="MS Gothic" w:cs="MS Gothic" w:hint="eastAsia"/>
        </w:rPr>
        <w:instrText>和</w:instrText>
      </w:r>
      <w:r w:rsidR="00C01FE4">
        <w:instrText>MH</w:instrText>
      </w:r>
      <w:r w:rsidR="00C01FE4">
        <w:rPr>
          <w:rFonts w:ascii="MS Gothic" w:eastAsia="MS Gothic" w:hAnsi="MS Gothic" w:cs="MS Gothic" w:hint="eastAsia"/>
        </w:rPr>
        <w:instrText>之</w:instrText>
      </w:r>
      <w:r w:rsidR="00C01FE4">
        <w:rPr>
          <w:rFonts w:ascii="Microsoft JhengHei" w:eastAsia="Microsoft JhengHei" w:hAnsi="Microsoft JhengHei" w:cs="Microsoft JhengHei" w:hint="eastAsia"/>
        </w:rPr>
        <w:instrText>间的关系，并对文献中的研究结果进行综合。</w:instrText>
      </w:r>
      <w:r w:rsidR="00C01FE4">
        <w:instrText xml:space="preserve"> </w:instrText>
      </w:r>
      <w:r w:rsidR="00C01FE4">
        <w:rPr>
          <w:rFonts w:ascii="MS Gothic" w:eastAsia="MS Gothic" w:hAnsi="MS Gothic" w:cs="MS Gothic" w:hint="eastAsia"/>
        </w:rPr>
        <w:instrText>共</w:instrText>
      </w:r>
      <w:r w:rsidR="00C01FE4">
        <w:rPr>
          <w:rFonts w:ascii="Microsoft JhengHei" w:eastAsia="Microsoft JhengHei" w:hAnsi="Microsoft JhengHei" w:cs="Microsoft JhengHei" w:hint="eastAsia"/>
        </w:rPr>
        <w:instrText>检索了三个数据库，并对最后入选的</w:instrText>
      </w:r>
      <w:r w:rsidR="00C01FE4">
        <w:instrText>34</w:instrText>
      </w:r>
      <w:r w:rsidR="00C01FE4">
        <w:rPr>
          <w:rFonts w:ascii="MS Gothic" w:eastAsia="MS Gothic" w:hAnsi="MS Gothic" w:cs="MS Gothic" w:hint="eastAsia"/>
        </w:rPr>
        <w:instrText>篇文章</w:instrText>
      </w:r>
      <w:r w:rsidR="00C01FE4">
        <w:rPr>
          <w:rFonts w:ascii="Microsoft JhengHei" w:eastAsia="Microsoft JhengHei" w:hAnsi="Microsoft JhengHei" w:cs="Microsoft JhengHei" w:hint="eastAsia"/>
        </w:rPr>
        <w:instrText>进行了综合叙述。系统综述的结果表明，</w:instrText>
      </w:r>
      <w:r w:rsidR="00C01FE4">
        <w:instrText>FF</w:instrText>
      </w:r>
      <w:r w:rsidR="00C01FE4">
        <w:rPr>
          <w:rFonts w:ascii="MS Gothic" w:eastAsia="MS Gothic" w:hAnsi="MS Gothic" w:cs="MS Gothic" w:hint="eastAsia"/>
        </w:rPr>
        <w:instrText>与儿童</w:instrText>
      </w:r>
      <w:r w:rsidR="00C01FE4">
        <w:instrText>/</w:instrText>
      </w:r>
      <w:r w:rsidR="00C01FE4">
        <w:rPr>
          <w:rFonts w:ascii="MS Gothic" w:eastAsia="MS Gothic" w:hAnsi="MS Gothic" w:cs="MS Gothic" w:hint="eastAsia"/>
        </w:rPr>
        <w:instrText>青少年</w:instrText>
      </w:r>
      <w:r w:rsidR="00C01FE4">
        <w:instrText>MH</w:instrText>
      </w:r>
      <w:r w:rsidR="00C01FE4">
        <w:rPr>
          <w:rFonts w:ascii="MS Gothic" w:eastAsia="MS Gothic" w:hAnsi="MS Gothic" w:cs="MS Gothic" w:hint="eastAsia"/>
        </w:rPr>
        <w:instrText>的关系是混合的；</w:instrText>
      </w:r>
      <w:r w:rsidR="00C01FE4">
        <w:instrText>ACEs</w:instrText>
      </w:r>
      <w:r w:rsidR="00C01FE4">
        <w:rPr>
          <w:rFonts w:ascii="MS Gothic" w:eastAsia="MS Gothic" w:hAnsi="MS Gothic" w:cs="MS Gothic" w:hint="eastAsia"/>
        </w:rPr>
        <w:instrText>与儿童</w:instrText>
      </w:r>
      <w:r w:rsidR="00C01FE4">
        <w:instrText>/</w:instrText>
      </w:r>
      <w:r w:rsidR="00C01FE4">
        <w:rPr>
          <w:rFonts w:ascii="MS Gothic" w:eastAsia="MS Gothic" w:hAnsi="MS Gothic" w:cs="MS Gothic" w:hint="eastAsia"/>
        </w:rPr>
        <w:instrText>青少年</w:instrText>
      </w:r>
      <w:r w:rsidR="00C01FE4">
        <w:instrText>MH</w:instrText>
      </w:r>
      <w:r w:rsidR="00C01FE4">
        <w:rPr>
          <w:rFonts w:ascii="MS Gothic" w:eastAsia="MS Gothic" w:hAnsi="MS Gothic" w:cs="MS Gothic" w:hint="eastAsia"/>
        </w:rPr>
        <w:instrText>相关；</w:instrText>
      </w:r>
      <w:r w:rsidR="00C01FE4">
        <w:instrText>ACEs</w:instrText>
      </w:r>
      <w:r w:rsidR="00C01FE4">
        <w:rPr>
          <w:rFonts w:ascii="MS Gothic" w:eastAsia="MS Gothic" w:hAnsi="MS Gothic" w:cs="MS Gothic" w:hint="eastAsia"/>
        </w:rPr>
        <w:instrText>与</w:instrText>
      </w:r>
      <w:r w:rsidR="00C01FE4">
        <w:instrText>FF</w:instrText>
      </w:r>
      <w:r w:rsidR="00C01FE4">
        <w:rPr>
          <w:rFonts w:ascii="MS Gothic" w:eastAsia="MS Gothic" w:hAnsi="MS Gothic" w:cs="MS Gothic" w:hint="eastAsia"/>
        </w:rPr>
        <w:instrText>相关；人口</w:instrText>
      </w:r>
      <w:r w:rsidR="00C01FE4">
        <w:rPr>
          <w:rFonts w:ascii="Microsoft JhengHei" w:eastAsia="Microsoft JhengHei" w:hAnsi="Microsoft JhengHei" w:cs="Microsoft JhengHei" w:hint="eastAsia"/>
        </w:rPr>
        <w:instrText>统计学因素影响这三个主要变量之间的关系。文献表明，</w:instrText>
      </w:r>
      <w:r w:rsidR="00C01FE4">
        <w:instrText>ACEs</w:instrText>
      </w:r>
      <w:r w:rsidR="00C01FE4">
        <w:rPr>
          <w:rFonts w:ascii="MS Gothic" w:eastAsia="MS Gothic" w:hAnsi="MS Gothic" w:cs="MS Gothic" w:hint="eastAsia"/>
        </w:rPr>
        <w:instrText>、儿童和青少年</w:instrText>
      </w:r>
      <w:r w:rsidR="00C01FE4">
        <w:instrText>MH</w:instrText>
      </w:r>
      <w:r w:rsidR="00C01FE4">
        <w:rPr>
          <w:rFonts w:ascii="Microsoft JhengHei" w:eastAsia="Microsoft JhengHei" w:hAnsi="Microsoft JhengHei" w:cs="Microsoft JhengHei" w:hint="eastAsia"/>
        </w:rPr>
        <w:instrText>问题和</w:instrText>
      </w:r>
      <w:r w:rsidR="00C01FE4">
        <w:instrText>FF</w:instrText>
      </w:r>
      <w:r w:rsidR="00C01FE4">
        <w:rPr>
          <w:rFonts w:ascii="MS Gothic" w:eastAsia="MS Gothic" w:hAnsi="MS Gothic" w:cs="MS Gothic" w:hint="eastAsia"/>
        </w:rPr>
        <w:instrText>之</w:instrText>
      </w:r>
      <w:r w:rsidR="00C01FE4">
        <w:rPr>
          <w:rFonts w:ascii="Microsoft JhengHei" w:eastAsia="Microsoft JhengHei" w:hAnsi="Microsoft JhengHei" w:cs="Microsoft JhengHei" w:hint="eastAsia"/>
        </w:rPr>
        <w:instrText>间有很强的关联，并且这些变量之间有一些明显重叠。这一系统综述强调了以家庭为中心的关怀的重要性，以及在临床实践中询问儿童不良童年经历的价值。</w:instrText>
      </w:r>
      <w:r w:rsidR="00C01FE4">
        <w:instrText xml:space="preserve">\n            \n            \n              </w:instrText>
      </w:r>
      <w:r w:rsidR="00C01FE4">
        <w:rPr>
          <w:rFonts w:ascii="Microsoft JhengHei" w:eastAsia="Microsoft JhengHei" w:hAnsi="Microsoft JhengHei" w:cs="Microsoft JhengHei" w:hint="eastAsia"/>
        </w:rPr>
        <w:instrText>对从业人员的启示</w:instrText>
      </w:r>
      <w:r w:rsidR="00C01FE4">
        <w:instrText xml:space="preserve">\n              \n                \n                  \n                    </w:instrText>
      </w:r>
      <w:r w:rsidR="00C01FE4">
        <w:rPr>
          <w:rFonts w:ascii="MS Gothic" w:eastAsia="MS Gothic" w:hAnsi="MS Gothic" w:cs="MS Gothic" w:hint="eastAsia"/>
        </w:rPr>
        <w:instrText>文献表明</w:instrText>
      </w:r>
      <w:r w:rsidR="00C01FE4">
        <w:instrText>ACEs</w:instrText>
      </w:r>
      <w:r w:rsidR="00C01FE4">
        <w:rPr>
          <w:rFonts w:ascii="MS Gothic" w:eastAsia="MS Gothic" w:hAnsi="MS Gothic" w:cs="MS Gothic" w:hint="eastAsia"/>
        </w:rPr>
        <w:instrText>、</w:instrText>
      </w:r>
      <w:r w:rsidR="00C01FE4">
        <w:instrText>FF</w:instrText>
      </w:r>
      <w:r w:rsidR="00C01FE4">
        <w:rPr>
          <w:rFonts w:ascii="MS Gothic" w:eastAsia="MS Gothic" w:hAnsi="MS Gothic" w:cs="MS Gothic" w:hint="eastAsia"/>
        </w:rPr>
        <w:instrText>和</w:instrText>
      </w:r>
      <w:r w:rsidR="00C01FE4">
        <w:instrText>MH</w:instrText>
      </w:r>
      <w:r w:rsidR="00C01FE4">
        <w:rPr>
          <w:rFonts w:ascii="Microsoft JhengHei" w:eastAsia="Microsoft JhengHei" w:hAnsi="Microsoft JhengHei" w:cs="Microsoft JhengHei" w:hint="eastAsia"/>
        </w:rPr>
        <w:instrText>问题之间存在着密切的关系。</w:instrText>
      </w:r>
      <w:r w:rsidR="00C01FE4">
        <w:instrText>\n                  \n                  \n                    FF</w:instrText>
      </w:r>
      <w:r w:rsidR="00C01FE4">
        <w:rPr>
          <w:rFonts w:ascii="MS Gothic" w:eastAsia="MS Gothic" w:hAnsi="MS Gothic" w:cs="MS Gothic" w:hint="eastAsia"/>
        </w:rPr>
        <w:instrText>是特定</w:instrText>
      </w:r>
      <w:r w:rsidR="00C01FE4">
        <w:instrText>ACEs</w:instrText>
      </w:r>
      <w:r w:rsidR="00C01FE4">
        <w:rPr>
          <w:rFonts w:ascii="MS Gothic" w:eastAsia="MS Gothic" w:hAnsi="MS Gothic" w:cs="MS Gothic" w:hint="eastAsia"/>
        </w:rPr>
        <w:instrText>与儿童</w:instrText>
      </w:r>
      <w:r w:rsidR="00C01FE4">
        <w:instrText>/</w:instrText>
      </w:r>
      <w:r w:rsidR="00C01FE4">
        <w:rPr>
          <w:rFonts w:ascii="MS Gothic" w:eastAsia="MS Gothic" w:hAnsi="MS Gothic" w:cs="MS Gothic" w:hint="eastAsia"/>
        </w:rPr>
        <w:instrText>青少年</w:instrText>
      </w:r>
      <w:r w:rsidR="00C01FE4">
        <w:instrText>MH</w:instrText>
      </w:r>
      <w:r w:rsidR="00C01FE4">
        <w:rPr>
          <w:rFonts w:ascii="Microsoft JhengHei" w:eastAsia="Microsoft JhengHei" w:hAnsi="Microsoft JhengHei" w:cs="Microsoft JhengHei" w:hint="eastAsia"/>
        </w:rPr>
        <w:instrText>问题之间的中介变量，尽管还有必要进行进一步研究。</w:instrText>
      </w:r>
      <w:r w:rsidR="00C01FE4">
        <w:instrText xml:space="preserve">\n                  \n                  \n                    </w:instrText>
      </w:r>
      <w:r w:rsidR="00C01FE4">
        <w:rPr>
          <w:rFonts w:ascii="MS Gothic" w:eastAsia="MS Gothic" w:hAnsi="MS Gothic" w:cs="MS Gothic" w:hint="eastAsia"/>
        </w:rPr>
        <w:instrText>与患有</w:instrText>
      </w:r>
      <w:r w:rsidR="00C01FE4">
        <w:instrText>MH</w:instrText>
      </w:r>
      <w:r w:rsidR="00C01FE4">
        <w:rPr>
          <w:rFonts w:ascii="Microsoft JhengHei" w:eastAsia="Microsoft JhengHei" w:hAnsi="Microsoft JhengHei" w:cs="Microsoft JhengHei" w:hint="eastAsia"/>
        </w:rPr>
        <w:instrText>问题的儿童和青少年一起工作的临床治疗师应注意以家庭为中心的关怀，并询问儿童他们的</w:instrText>
      </w:r>
      <w:r w:rsidR="00C01FE4">
        <w:instrText>ACE</w:instrText>
      </w:r>
      <w:r w:rsidR="00C01FE4">
        <w:rPr>
          <w:rFonts w:ascii="Microsoft JhengHei" w:eastAsia="Microsoft JhengHei" w:hAnsi="Microsoft JhengHei" w:cs="Microsoft JhengHei" w:hint="eastAsia"/>
        </w:rPr>
        <w:instrText>经验。</w:instrText>
      </w:r>
      <w:r w:rsidR="00C01FE4">
        <w:instrText xml:space="preserve">\n                  \n                \n              \n            \n          , \n            Resumen\n            \n              \n              \n                La relación entre las experiencias adversas de la infancia, el funcionamiento familiar y los problemas de salud mental en niños y adolescentes: una revisión sistemática\n              \n              Este artículo presenta una revisión sistemática de la literatura que examina la relación entre las experiencias adversas de la infancia (ACE por sus siglas en inglés), el funcionamiento familiar (FF) y los problemas de salud mental (MH por sus sigas en inglés) entre los niños y adolescentes. La revisión pretende investigar a fondo la relación entre las ACE, FF y MH, y sintetizar los hallazgos en la bibliografia. Se realizaron búsquedas en tres bases de datos y se presenta una síntesis narrativa de los treinta y cuatro artículos finales. Los resultados de la revisión sistemática indican que la asociación entre FF y la HM infantil adolescente es mixta; Las ACE y la HM infantil/adolescente están relacionadas; ACEs y FF están relacionados; y los factores demográficos influyen en la asociación entre las tres variables principales. La bibliografía sugiere una fuerte asociación entre las ACE, los problemas de la HM en niños y adolescentes y el FF, y es evidente que se superponen algunas de estas variables. Esta revisión sistemática destaca la importancia de la atención centrada en la familia y el valor de preguntar a los niños sobre sus experiencias adversas de la infancia en la práctica clínica.\n            \n            \n              Puntos de implicación práctica\n              \n                \n                  \n                    La literatura sugiere una fuerte relación entre los problemas de ACE, FF y MH\n                  \n                  \n                    El FF media la relación entre las ACE específicas y los problemas de la HM en niños y adolescentes, aunque se requieren investigaciones adicionales\n                  \n                  \n                    Los clínicos que trabajan con niños y adolescentes con problemas de HM deben tener en cuenta la atención centrada en la familia y preguntar a los niños sobre su experiencia de ACE.","container-title":"Journal of Family Therapy","DOI":"10.1111/1467-6427.12263","ISSN":"0163-4445, 1467-6427","issue":"2","journalAbbreviation":"Journal of Family Therapy","language":"en","page":"291-316","source":"DOI.org (Crossref)","title":"The relationship between adverse childhood experiences, family functioning, and mental health problems among children and adolescents: a systematic review","title-short":"The relationship between adverse childhood experiences, family functioning, and mental health problems among children and adolescents","volume":"42","author":[{"family":"Scully","given":"Claudia"},{"family":"McLaughlin","given":"Jacintha"},{"family":"Fitzgerald","given":"Amanda"}],"issued":{"date-parts":[["2020",4]]},"citation-key":"scullyRelationshipAdverseChildhood2020"}}],"schema":"https://github.com/citation-style-language/schema/raw/master/csl-citation.json"} </w:instrText>
      </w:r>
      <w:r w:rsidR="00C01FE4">
        <w:fldChar w:fldCharType="separate"/>
      </w:r>
      <w:r w:rsidR="00C01FE4" w:rsidRPr="00C01FE4">
        <w:rPr>
          <w:rFonts w:cs="Times New Roman"/>
        </w:rPr>
        <w:t>(Anda et al., 2009; Brown et al., 2009; Hamai &amp; Felitti, 2022; Mosley-Johnson et al., 2019; Scully et al., 2020)</w:t>
      </w:r>
      <w:r w:rsidR="00C01FE4">
        <w:fldChar w:fldCharType="end"/>
      </w:r>
      <w:r w:rsidR="00952EAB">
        <w:t xml:space="preserve">. </w:t>
      </w:r>
      <w:r w:rsidR="006D2610">
        <w:t>ACEs encompass a broad range of traumatic life experiences which are categorized into three primary domains: abuse</w:t>
      </w:r>
      <w:r w:rsidR="00850D48">
        <w:t>, neglect, and household dysfunction.</w:t>
      </w:r>
      <w:r w:rsidR="00423A4D">
        <w:t xml:space="preserve"> </w:t>
      </w:r>
      <w:r w:rsidR="00E7558D">
        <w:t xml:space="preserve">The definitions of </w:t>
      </w:r>
      <w:r w:rsidR="00985303">
        <w:t>the primary domains</w:t>
      </w:r>
      <w:r w:rsidR="00E7558D">
        <w:t xml:space="preserve"> and their consequences follow. </w:t>
      </w:r>
    </w:p>
    <w:p w14:paraId="27AB96BA" w14:textId="5F2FBC7B" w:rsidR="00C32C06" w:rsidRDefault="00C32C06" w:rsidP="00C32C06">
      <w:pPr>
        <w:pStyle w:val="Heading3"/>
      </w:pPr>
      <w:r>
        <w:lastRenderedPageBreak/>
        <w:t>Abuse</w:t>
      </w:r>
    </w:p>
    <w:p w14:paraId="3B4EC2A6" w14:textId="7CF880E4" w:rsidR="00952EAB" w:rsidRDefault="00B702E6" w:rsidP="007457F5">
      <w:pPr>
        <w:ind w:firstLine="720"/>
      </w:pPr>
      <w:r w:rsidRPr="00B702E6">
        <w:t>Physical abuse involves the acts of physical aggression that pose a risk of injury to the child, such as hitting, kicking, shaking, or burning</w:t>
      </w:r>
      <w:r w:rsidR="009C043D">
        <w:t xml:space="preserve"> </w:t>
      </w:r>
      <w:r w:rsidR="009C043D">
        <w:fldChar w:fldCharType="begin"/>
      </w:r>
      <w:r w:rsidR="009C043D">
        <w:instrText xml:space="preserve"> ADDIN ZOTERO_ITEM CSL_CITATION {"citationID":"kgQcA08B","properties":{"formattedCitation":"(Cohen et al., 2017; Gosselin et al., 2024)","plainCitation":"(Cohen et al., 2017; Gosselin et al., 2024)","noteIndex":0},"citationItems":[{"id":17640,"uris":["http://zotero.org/users/10055025/items/DVYJFRFY"],"itemData":{"id":17640,"type":"article-journal","abstract":"This paper tests the hypothesis that the association between childhood maltreatment and adult personality dysfunction is at least partially attributable to insecure attachment, that is that attachment style mediates the relationship between childhood maltreatment and adult personality dysfunction. Associations between childhood trauma, as measured by the Childhood Trauma Questionnaire (CTQ), anxious and avoidant attachment in romantic relationships, as measured by the Experiences in Close Relationships-Revised (ECR-R), and ﬁve personality domains, as measured by the Severity Indices of Personality Problems (SIPP118), were examined in a sample of 72 psychiatric inpatients. The SIPP-118 domains included relational capacities, identity integration, self-control, responsibility, and social concordance. The direct eﬀect of childhood trauma on all SIPP-118 domains was not signiﬁcant after controlling for the indirect eﬀect of attachment. In regression modeling, a signiﬁcant indirect eﬀect of childhood trauma via adult attachment style was found for SIPP-118 relational capacities, identity integration, self-control, and social concordance. Speciﬁcally, anxious attachment was a signiﬁcant mediator of the eﬀect of childhood trauma on self-control, identity integration, and relational domains. These results suggest that childhood trauma impacts a broad range of personality domains and does so in large part through the pathway of anxious romantic attachment style.","container-title":"Attachment &amp; Human Development","DOI":"10.1080/14616734.2016.1253639","ISSN":"1461-6734, 1469-2988","issue":"1","journalAbbreviation":"Attachment &amp; Human Development","language":"en","page":"58-75","source":"DOI.org (Crossref)","title":"Attachment anxiety and avoidance as mediators of the association between childhood maltreatment and adult personality dysfunction","volume":"19","author":[{"family":"Cohen","given":"Lisa J."},{"family":"Ardalan","given":"Firouz"},{"family":"Tanis","given":"Thachell"},{"family":"Halmi","given":"Winter"},{"family":"Galynker","given":"Igor"},{"family":"Von Wyl","given":"Agnes"},{"family":"Hengartner","given":"Michael P."}],"issued":{"date-parts":[["2017",1,2]]},"citation-key":"cohenAttachmentAnxietyAvoidance2017"}},{"id":17621,"uris":["http://zotero.org/users/10055025/items/M8GXML35"],"itemData":{"id":17621,"type":"article-journal","abstract":"Abstract\n            Cumulative childhood maltreatment (CCM) is associated with relationship difficulties including lower perceived partner responsiveness (PPR)—the degree of feeling cared for, understood, and validated by a person's partner. Attachment theory is understood via its representations of self and others and could offer a better understanding of how CCM effects continue into adulthood and affect PPR. We examined whether CCM is related to PPR via attachment in French‐speaking adolescents and young adults. A sample of 427 individuals in a romantic relationship and another sample of 159 couples completed self‐report measures. In both samples, a person's CCM was associated with their own lower PPR via their higher attachment anxiety and avoidance. In the dyadic sample, a person's CCM was associated with their partner's lower PPR via their own higher attachment anxiety. Attachment insecurities help understand the associations between CCM and PPR and may represent an important intervention target.","container-title":"Journal of Marital and Family Therapy","DOI":"10.1111/jmft.12688","ISSN":"0194-472X, 1752-0606","issue":"2","journalAbbreviation":"J Marital Family Therapy","language":"en","page":"434-452","source":"DOI.org (Crossref)","title":"Attachment as an intermediary variable between childhood maltreatment and perceived partner responsiveness in adolescents and young adults","volume":"50","author":[{"family":"Gosselin","given":"Carolyne"},{"family":"Daspe","given":"Marie‐Ève"},{"family":"Brassard","given":"Audrey"},{"family":"Lussier","given":"Yvan"},{"family":"Vaillancourt‐Morel","given":"Marie‐Pier"}],"issued":{"date-parts":[["2024",4]]},"citation-key":"gosselinAttachmentIntermediaryVariable2024"}}],"schema":"https://github.com/citation-style-language/schema/raw/master/csl-citation.json"} </w:instrText>
      </w:r>
      <w:r w:rsidR="009C043D">
        <w:fldChar w:fldCharType="separate"/>
      </w:r>
      <w:r w:rsidR="009C043D" w:rsidRPr="009C043D">
        <w:rPr>
          <w:rFonts w:cs="Times New Roman"/>
        </w:rPr>
        <w:t>(Cohen et al., 2017; Gosselin et al., 2024)</w:t>
      </w:r>
      <w:r w:rsidR="009C043D">
        <w:fldChar w:fldCharType="end"/>
      </w:r>
      <w:r w:rsidRPr="00B702E6">
        <w:t xml:space="preserve">. The severity of the abuse can range widely from isolated incidents to chronic patterns of violence </w:t>
      </w:r>
      <w:r w:rsidR="00DF71F5">
        <w:fldChar w:fldCharType="begin"/>
      </w:r>
      <w:r w:rsidR="00DF71F5">
        <w:instrText xml:space="preserve"> ADDIN ZOTERO_ITEM CSL_CITATION {"citationID":"G0EtZ8sE","properties":{"formattedCitation":"(Fitzgerald et al., 2023)","plainCitation":"(Fitzgerald et al., 2023)","noteIndex":0},"citationItems":[{"id":17676,"uris":["http://zotero.org/users/10055025/items/S4FSAUZA"],"itemData":{"id":17676,"type":"article-journal","abstract":"Childhood maltreatment is linked to lower quality intimate relationships in adulthood. Although emotional pathways have been considered, there has been less of a focus on cognitive processes that may extend from maltreatment and inﬂuence the couple relationship. Additionally, while the role of mindfulness is associated with cognitive and emotional processes as well as romantic relationship outcomes, it remains understudied in survivors of maltreatment. The current study examined mindfulness, posttraumatic stress symptoms, and attributions in a sequential (serial) mediational model linking maltreatment to relationship quality. A sample of 235 adults (89.9% female; M age = 30.43) were recruited from two universities as well as an online sample. Data were analyzed using structural equation modeling. The indirect effects from childhood maltreatment to relationship quality through posttraumatic stress symptoms and attributions were signiﬁcant. The sequential indirect effect from childhood maltreatment to relationship quality through mindfulness and posttraumatic stress symptoms was signiﬁcant. Findings from the current study indicate that both cognitive and emotional processes contribute to relationship quality and that mindfulness is a resilience factor reducing posttraumatic stress symptoms. Clinicians are encouraged to use mindfulness-based interventions to reduce posttraumatic stress while also considering the role of attributional processes.","container-title":"Traumatology","DOI":"10.1037/trm0000447","ISSN":"1085-9373","journalAbbreviation":"Traumatology","language":"en","source":"DOI.org (Crossref)","title":"Pathways from childhood maltreatment to the quality of adult intimate relationships: Inquiry into mindfulness, posttraumatic stress symptoms, and attributions.","title-short":"Pathways from childhood maltreatment to the quality of adult intimate relationships","URL":"https://doi.apa.org/doi/10.1037/trm0000447","author":[{"family":"Fitzgerald","given":"Michael"},{"family":"Berthiaume","given":"Kelly"},{"family":"Schuler","given":"Jordan"}],"accessed":{"date-parts":[["2024",7,19]]},"issued":{"date-parts":[["2023",5,4]]},"citation-key":"fitzgeraldPathwaysChildhoodMaltreatment2023"}}],"schema":"https://github.com/citation-style-language/schema/raw/master/csl-citation.json"} </w:instrText>
      </w:r>
      <w:r w:rsidR="00DF71F5">
        <w:fldChar w:fldCharType="separate"/>
      </w:r>
      <w:r w:rsidR="00DF71F5" w:rsidRPr="00DF71F5">
        <w:rPr>
          <w:rFonts w:cs="Times New Roman"/>
        </w:rPr>
        <w:t>(Fitzgerald et al., 2023)</w:t>
      </w:r>
      <w:r w:rsidR="00DF71F5">
        <w:fldChar w:fldCharType="end"/>
      </w:r>
      <w:r w:rsidRPr="00B702E6">
        <w:t>. The impact of physical abuse frequently extends beyond the immediate physical injuries affecting the child’s psychological and emotional well-being</w:t>
      </w:r>
      <w:r w:rsidR="00DF71F5">
        <w:t xml:space="preserve"> </w:t>
      </w:r>
      <w:r w:rsidR="00DF71F5">
        <w:fldChar w:fldCharType="begin"/>
      </w:r>
      <w:r w:rsidR="00DF71F5">
        <w:instrText xml:space="preserve"> ADDIN ZOTERO_ITEM CSL_CITATION {"citationID":"bC1Wu2tQ","properties":{"formattedCitation":"(Bacon &amp; Richardson, 2001)","plainCitation":"(Bacon &amp; Richardson, 2001)","noteIndex":0},"citationItems":[{"id":20378,"uris":["http://zotero.org/users/10055025/items/7Y47XMIU"],"itemData":{"id":20378,"type":"article-journal","abstract":"Abstract\n            This review shares the ‘literature path’ we followed in developing our ideas about how attachment theory can inform clinical work with abused children and adults. A short outline of the early work in the field is followed by a description of research that is relevant to clinical work with children and families in the field of child abuse and child protection. We then focus on those concepts and findings from research we have found most relevant to our own work with victims of child sexual abuse, their parents and carers, and with adult survivors. In our experience, a parallel theme is the effect of working in this field on professionals' own attachment systems, and the necessity to be aware of the interplay between the individual professional's response, the role of the organization and the ability to make useful clinical interventions. This review therefore includes some material about professional attachment systems and caregiving. Copyright © 2001 John Wiley &amp; Sons, Ltd.","container-title":"Child Abuse Review","DOI":"10.1002/car.718","ISSN":"0952-9136, 1099-0852","issue":"6","journalAbbreviation":"Child Abuse Review","language":"en","license":"http://onlinelibrary.wiley.com/termsAndConditions#vor","page":"377-397","source":"DOI.org (Crossref)","title":"Attachment theory and child abuse: an overview of the literature for practitioners","title-short":"Attachment theory and child abuse","volume":"10","author":[{"family":"Bacon","given":"Heather"},{"family":"Richardson","given":"Sue"}],"issued":{"date-parts":[["2001",11]]},"citation-key":"baconAttachmentTheoryChild2001"}}],"schema":"https://github.com/citation-style-language/schema/raw/master/csl-citation.json"} </w:instrText>
      </w:r>
      <w:r w:rsidR="00DF71F5">
        <w:fldChar w:fldCharType="separate"/>
      </w:r>
      <w:r w:rsidR="00DF71F5" w:rsidRPr="00DF71F5">
        <w:rPr>
          <w:rFonts w:cs="Times New Roman"/>
        </w:rPr>
        <w:t>(Bacon &amp; Richardson, 2001)</w:t>
      </w:r>
      <w:r w:rsidR="00DF71F5">
        <w:fldChar w:fldCharType="end"/>
      </w:r>
      <w:r w:rsidRPr="00B702E6">
        <w:t xml:space="preserve">. </w:t>
      </w:r>
      <w:r w:rsidR="007457F5">
        <w:t>The ACEs framework considers both the frequency and severity of physical abu</w:t>
      </w:r>
      <w:r w:rsidR="00434EB8">
        <w:t>se</w:t>
      </w:r>
      <w:r w:rsidR="007457F5">
        <w:t xml:space="preserve">. Being pushed, grabbed, slapped, or having something thrown at them ‘often’ or ‘very often’ constitutes as physical abuse. Additionally, being hit so hard that marks or injuries were left behind even ‘once’ is considered physical abuse </w:t>
      </w:r>
      <w:r w:rsidR="007457F5">
        <w:fldChar w:fldCharType="begin"/>
      </w:r>
      <w:r w:rsidR="007457F5">
        <w:instrText xml:space="preserve"> ADDIN ZOTERO_ITEM CSL_CITATION {"citationID":"wNL84KTV","properties":{"formattedCitation":"(Chapman et al., 2004; Dube, Felitti, Dong, Giles, et al., 2003)","plainCitation":"(Chapman et al., 2004; Dube, Felitti, Dong, Giles, et al., 2003)","noteIndex":0},"citationItems":[{"id":21417,"uris":["http://zotero.org/users/10055025/items/2A5YCMQN"],"itemData":{"id":21417,"type":"article-journal","abstract":"Background: Research examining the association between childhood abuse and depressive disorders has frequently assessed abuse categorically, thus not permitting discernment of the cumulative impact of multiple types of abuse. As previous research has documented that adverse childhood experiences (ACEs) are highly interrelated, we examined the association between the number of such experiences (ACE score) and the risk of depressive disorders. Methods: Retrospective cohort study of 9460 adult health maintenance organization members in a primary care clinic in San Diego, CA who completed a survey addressing a variety of health-related concerns, which included standardized assessments of lifetime and recent depressive disorders, childhood abuse and household dysfunction. Results: Lifetime prevalence of depressive disorders was 23%. Childhood emotional abuse increased risk for lifetime depressive disorders, with adjusted odds ratios (ORs) of 2.7 [95% confidence interval (CI), 2.3 – 3.2] in women and 2.5 (95% CI, 1.9 – 3.2) in men. We found a strong, dose – response relationship between the ACE score and the probability of lifetime and recent depressive disorders (P &lt; 0.0001). This relationship was attenuated slightly when a history of growing up with a mentally ill household member was included in the model, but remained significant (P &lt; 0.001). Conclusions: The number of ACEs has a graded relationship to both lifetime and recent depressive disorders. These results suggest that exposure to ACEs is associated with increased risk of depressive disorders up to decades after their occurrence. Early recognition of childhood abuse and appropriate intervention may thus play an important role in the prevention of depressive disorders throughout the life span.","container-title":"Journal of Affective Disorders","DOI":"10.1016/j.jad.2003.12.013","ISSN":"01650327","issue":"2","journalAbbreviation":"Journal of Affective Disorders","language":"en","license":"https://www.elsevier.com/tdm/userlicense/1.0/","page":"217-225","source":"DOI.org (Crossref)","title":"Adverse childhood experiences and the risk of depressive disorders in adulthood","volume":"82","author":[{"family":"Chapman","given":"Daniel P."},{"family":"Whitfield","given":"Charles L."},{"family":"Felitti","given":"Vincent J."},{"family":"Dube","given":"Shanta R."},{"family":"Edwards","given":"Valerie J."},{"family":"Anda","given":"Robert F."}],"issued":{"date-parts":[["2004",10]]},"citation-key":"chapmanAdverseChildhoodExperiences2004"}},{"id":21409,"uris":["http://zotero.org/users/10055025/items/DCV2UYAS"],"itemData":{"id":21409,"type":"article-journal","abstract":"Background. We examined the relationship of the number of adverse childhood experiences (ACE score) to six health problems among four successive birth cohorts dating back to 1900 to assess the strength and consistency of these relationships in face of secular inﬂuences the 20th century brought in changing health behaviors and conditions. We hypothesized that the ACE score/health problem relationship would be relatively “immune” to secular inﬂuences, in support of recent studies documenting the negative neurobiologic effects of childhood stressors on the developing brain.\nMethods. A retrospective cohort study of 17,337 adult health maintenance organization (HMO) members who completed a survey about childhood abuse and household dysfunction, as well as their health. We used logistic regression to examine the relationships between ACE score and six health problems (depressed affect, suicide attempts, multiple sexual partners, sexually transmitted diseases, smoking, and alcoholism) across four successive birth cohorts: 1900 –1931, 1932–1946, 1947–1961, and 1962–1978.\nResults. The ACE score increased the risk for each health problem in a consistent, strong, and graded manner across four birth cohorts (P Ͻ 0.05). For each unit increase in the ACE score (range: 0 – 8), the adjusted odds ratios (ORs) for depressed affect, STDs, and multiple sexual partners were increased within a narrow range (ORs: 1.2–1.3 per unit increase) for each of the birth cohorts; the increase in risk for suicide attempts was stronger but also in a narrow range (ORs: 1.5–1.7).\nConclusions. Growing up with ACEs increased the risk of numerous health behaviors and outcomes for 20th century birth cohorts, suggesting that the effects of ACEs on the risk of various health problems are unaffected by social or secular changes. Research showing detrimental and lasting neurobiologic effects of child abuse on the developing brain provides a plausible explanation for the consistency and dose–response relationships found for each health problem across birth cohorts, despite changing secular inﬂuences.","container-title":"Preventive Medicine","DOI":"10.1016/S0091-7435(03)00123-3","ISSN":"00917435","issue":"3","journalAbbreviation":"Preventive Medicine","language":"en","license":"https://www.elsevier.com/tdm/userlicense/1.0/","page":"268-277","source":"DOI.org (Crossref)","title":"The impact of adverse childhood experiences on health problems: evidence from four birth cohorts dating back to 1900","title-short":"The impact of adverse childhood experiences on health problems","volume":"37","author":[{"family":"Dube","given":"Shanta R"},{"family":"Felitti","given":"Vincent J"},{"family":"Dong","given":"Maxia"},{"family":"Giles","given":"Wayne H"},{"family":"Anda","given":"Robert F"}],"issued":{"date-parts":[["2003",9]]},"citation-key":"dubeImpactAdverseChildhood2003"}}],"schema":"https://github.com/citation-style-language/schema/raw/master/csl-citation.json"} </w:instrText>
      </w:r>
      <w:r w:rsidR="007457F5">
        <w:fldChar w:fldCharType="separate"/>
      </w:r>
      <w:r w:rsidR="007457F5" w:rsidRPr="007457F5">
        <w:rPr>
          <w:rFonts w:cs="Times New Roman"/>
        </w:rPr>
        <w:t>(Chapman et al., 2004; Dube, Felitti, Dong, Giles, et al., 2003)</w:t>
      </w:r>
      <w:r w:rsidR="007457F5">
        <w:fldChar w:fldCharType="end"/>
      </w:r>
      <w:r w:rsidR="00434EB8">
        <w:t xml:space="preserve">. </w:t>
      </w:r>
      <w:r w:rsidRPr="00B702E6">
        <w:t>With a heightened sense of fear and anxiety, the child is susceptible to challenges with regulating their emotions and problems developing healthy relationships later in life</w:t>
      </w:r>
      <w:r w:rsidR="001F000D">
        <w:t xml:space="preserve"> </w:t>
      </w:r>
      <w:r w:rsidR="001F000D">
        <w:fldChar w:fldCharType="begin"/>
      </w:r>
      <w:r w:rsidR="00DC2C5B">
        <w:instrText xml:space="preserve"> ADDIN ZOTERO_ITEM CSL_CITATION {"citationID":"qHbFU1dN","properties":{"formattedCitation":"(Cort et al., 2011; Nelson &amp; Wampler, 2000; Riggs, 2010)","plainCitation":"(Cort et al., 2011; Nelson &amp; Wampler, 2000; Riggs, 2010)","noteIndex":0},"citationItems":[{"id":17634,"uris":["http://zotero.org/users/10055025/items/76MVVH44"],"itemData":{"id":17634,"type":"article-journal","abstract":"Previous research suggests that child maltreatment is transmitted across familial generations. However, extant studies focused exclusively on single maltreatment subtypes, instead of the more common experience of multitype maltreatment. This limitation is addressed in the first known study to examine the maternal intergenerational transmission of childhood multitype maltreatment among 104 mothers and their children. Findings demonstrated that mothers’ childhood multitype maltreatment directly predicted their children’s multitype maltreatment, instead of having indirect effects through maternal romantic attachment dimension, intimate partner violence, and psychological distress. Mothers’ childhood multitype maltreatment was also related to intimate partner violence and anxious romantic attachment but unrelated to psychological distress. Our findings highlight the need for clinical attention to the long-term generational effects of diverse childhood traumas.","container-title":"Journal of Aggression, Maltreatment &amp; Trauma","DOI":"10.1080/10926771.2011.537740","ISSN":"1092-6771, 1545-083X","issue":"1","journalAbbreviation":"Journal of Aggression, Maltreatment &amp; Trauma","language":"en","page":"20-39","source":"DOI.org (Crossref)","title":"Maternal Intergenerational Transmission of Childhood Multitype Maltreatment","volume":"20","author":[{"family":"Cort","given":"Natalie A."},{"family":"Toth","given":"Sheree L."},{"family":"Cerulli","given":"Catherine"},{"family":"Rogosch","given":"Fred"}],"issued":{"date-parts":[["2011",1,13]]},"citation-key":"cortMaternalIntergenerationalTransmission2011"}},{"id":20362,"uris":["http://zotero.org/users/10055025/items/SKZDNNGL"],"itemData":{"id":20362,"type":"article-journal","abstract":"Clinical literature suggests that those close to a trauma survivor may experience intrapersonal and interpersonal distress because of indirect or secondary effects of the trauma. The focus of this study is on the association between reported childhood physical and sexual abuse and current individual stress symptoms, relationship satisfaction, and family adjustment. The participants included 96 clinic couples who reported a history of childhood physical or sexual abuse in one or both partners and 65 clinic couples in which neither partner reported such abuse. Couples in which one or both partners reported childhood abuse reported significantly lower marital satisfaction, higher individual stress symptoms, and lower family cohesion than couples with no abuse history. No significant differences were found between individuals who reported a history of abuse and their partners who reported no history of childhood abuse, suggesting support for secondary trauma theory. Clinical and future research implications are discussed.","container-title":"Journal of Marital and Family Therapy","DOI":"10.1111/j.1752-0606.2000.tb00287.x","ISSN":"0194-472X, 1752-0606","issue":"2","journalAbbreviation":"J Marital Family Therapy","language":"en","page":"171-184","source":"DOI.org (Crossref)","title":"Systemic Effects of Trauma in Clinic Couples: An Exploratory Study of Secondary Trauma Resulting from Childhood Abuse","title-short":"SYSTEMIC EFFECTS OF TRAUMA IN CLINIC COUPLES","volume":"26","author":[{"family":"Nelson","given":"Briana S."},{"family":"Wampler","given":"Karen S."}],"issued":{"date-parts":[["2000",4]]},"citation-key":"nelsonSystemicEffectsTrauma2000"}},{"id":17636,"uris":["http://zotero.org/users/10055025/items/KFEG9BY6"],"itemData":{"id":17636,"type":"article-journal","abstract":"The purpose of this article is to review the theoretical and empirical literature regarding the normative development of the attachment system from infancy through adulthood, and then discuss deviations from the normal developmental pathways that occur in response to emotionally abusive parenting (e.g., strong rejection, intrusive or controlling, hostile, or frightening behavior). A theoretical model grounded in attachment theory is presented describing the development of maladaptive interaction patterns in adult romantic relationships. The model proposes that early emotional abuse engenders insecure attachment, which impairs emotional regulation, fosters negative views of self and others that support maladaptive coping responses, interferes with social functioning and the capacity for intimate adult attachments, contributes to poor mental health, and consequently shapes the quality of romantic relationships.","container-title":"Journal of Aggression, Maltreatment &amp; Trauma","DOI":"10.1080/10926770903475968","ISSN":"1092-6771, 1545-083X","issue":"1","journalAbbreviation":"Journal of Aggression, Maltreatment &amp; Trauma","language":"en","page":"5-51","source":"DOI.org (Crossref)","title":"Childhood Emotional Abuse and the Attachment System Across the Life Cycle: What Theory and Research Tell Us","title-short":"Childhood Emotional Abuse and the Attachment System Across the Life Cycle","volume":"19","author":[{"family":"Riggs","given":"Shelley A."}],"issued":{"date-parts":[["2010",1,19]]},"citation-key":"riggsChildhoodEmotionalAbuse2010"}}],"schema":"https://github.com/citation-style-language/schema/raw/master/csl-citation.json"} </w:instrText>
      </w:r>
      <w:r w:rsidR="001F000D">
        <w:fldChar w:fldCharType="separate"/>
      </w:r>
      <w:r w:rsidR="001F000D" w:rsidRPr="001F000D">
        <w:rPr>
          <w:rFonts w:cs="Times New Roman"/>
        </w:rPr>
        <w:t>(Cort et al., 2011; Nelson &amp; Wampler, 2000; Riggs, 2010)</w:t>
      </w:r>
      <w:r w:rsidR="001F000D">
        <w:fldChar w:fldCharType="end"/>
      </w:r>
      <w:r w:rsidRPr="00B702E6">
        <w:t>.</w:t>
      </w:r>
      <w:r w:rsidR="003B7A5E">
        <w:t xml:space="preserve"> </w:t>
      </w:r>
    </w:p>
    <w:p w14:paraId="335DFCC5" w14:textId="5036B859" w:rsidR="00A87BF6" w:rsidRDefault="00A87BF6" w:rsidP="00BF5EF4">
      <w:pPr>
        <w:ind w:firstLine="360"/>
      </w:pPr>
      <w:r>
        <w:tab/>
        <w:t>A particularly egregious form of child</w:t>
      </w:r>
      <w:r w:rsidR="00D86120">
        <w:t xml:space="preserve"> abuse</w:t>
      </w:r>
      <w:r>
        <w:t xml:space="preserve">, sexual abuse encompasses any sexual contact or interaction between a child and an adult or older child </w:t>
      </w:r>
      <w:r w:rsidR="003C07DB">
        <w:fldChar w:fldCharType="begin"/>
      </w:r>
      <w:r w:rsidR="003C07DB">
        <w:instrText xml:space="preserve"> ADDIN ZOTERO_ITEM CSL_CITATION {"citationID":"qE6Losac","properties":{"formattedCitation":"(Cohen et al., 2017; Gosselin et al., 2024; Marshall et al., 2023)","plainCitation":"(Cohen et al., 2017; Gosselin et al., 2024; Marshall et al., 2023)","noteIndex":0},"citationItems":[{"id":17640,"uris":["http://zotero.org/users/10055025/items/DVYJFRFY"],"itemData":{"id":17640,"type":"article-journal","abstract":"This paper tests the hypothesis that the association between childhood maltreatment and adult personality dysfunction is at least partially attributable to insecure attachment, that is that attachment style mediates the relationship between childhood maltreatment and adult personality dysfunction. Associations between childhood trauma, as measured by the Childhood Trauma Questionnaire (CTQ), anxious and avoidant attachment in romantic relationships, as measured by the Experiences in Close Relationships-Revised (ECR-R), and ﬁve personality domains, as measured by the Severity Indices of Personality Problems (SIPP118), were examined in a sample of 72 psychiatric inpatients. The SIPP-118 domains included relational capacities, identity integration, self-control, responsibility, and social concordance. The direct eﬀect of childhood trauma on all SIPP-118 domains was not signiﬁcant after controlling for the indirect eﬀect of attachment. In regression modeling, a signiﬁcant indirect eﬀect of childhood trauma via adult attachment style was found for SIPP-118 relational capacities, identity integration, self-control, and social concordance. Speciﬁcally, anxious attachment was a signiﬁcant mediator of the eﬀect of childhood trauma on self-control, identity integration, and relational domains. These results suggest that childhood trauma impacts a broad range of personality domains and does so in large part through the pathway of anxious romantic attachment style.","container-title":"Attachment &amp; Human Development","DOI":"10.1080/14616734.2016.1253639","ISSN":"1461-6734, 1469-2988","issue":"1","journalAbbreviation":"Attachment &amp; Human Development","language":"en","page":"58-75","source":"DOI.org (Crossref)","title":"Attachment anxiety and avoidance as mediators of the association between childhood maltreatment and adult personality dysfunction","volume":"19","author":[{"family":"Cohen","given":"Lisa J."},{"family":"Ardalan","given":"Firouz"},{"family":"Tanis","given":"Thachell"},{"family":"Halmi","given":"Winter"},{"family":"Galynker","given":"Igor"},{"family":"Von Wyl","given":"Agnes"},{"family":"Hengartner","given":"Michael P."}],"issued":{"date-parts":[["2017",1,2]]},"citation-key":"cohenAttachmentAnxietyAvoidance2017"}},{"id":17621,"uris":["http://zotero.org/users/10055025/items/M8GXML35"],"itemData":{"id":17621,"type":"article-journal","abstract":"Abstract\n            Cumulative childhood maltreatment (CCM) is associated with relationship difficulties including lower perceived partner responsiveness (PPR)—the degree of feeling cared for, understood, and validated by a person's partner. Attachment theory is understood via its representations of self and others and could offer a better understanding of how CCM effects continue into adulthood and affect PPR. We examined whether CCM is related to PPR via attachment in French‐speaking adolescents and young adults. A sample of 427 individuals in a romantic relationship and another sample of 159 couples completed self‐report measures. In both samples, a person's CCM was associated with their own lower PPR via their higher attachment anxiety and avoidance. In the dyadic sample, a person's CCM was associated with their partner's lower PPR via their own higher attachment anxiety. Attachment insecurities help understand the associations between CCM and PPR and may represent an important intervention target.","container-title":"Journal of Marital and Family Therapy","DOI":"10.1111/jmft.12688","ISSN":"0194-472X, 1752-0606","issue":"2","journalAbbreviation":"J Marital Family Therapy","language":"en","page":"434-452","source":"DOI.org (Crossref)","title":"Attachment as an intermediary variable between childhood maltreatment and perceived partner responsiveness in adolescents and young adults","volume":"50","author":[{"family":"Gosselin","given":"Carolyne"},{"family":"Daspe","given":"Marie‐Ève"},{"family":"Brassard","given":"Audrey"},{"family":"Lussier","given":"Yvan"},{"family":"Vaillancourt‐Morel","given":"Marie‐Pier"}],"issued":{"date-parts":[["2024",4]]},"citation-key":"gosselinAttachmentIntermediaryVariable2024"}},{"id":17616,"uris":["http://zotero.org/users/10055025/items/ZP66448M"],"itemData":{"id":17616,"type":"article-journal","abstract":"Child sexual abuse (CSA) can have lasting negative impacts on one’s sense of safety and trust, ultimately affecting the quality of relationships, and increasing the likelihood of future victimization experiences. The present study provides a qualitative description of the themes that were generated through interviews conducted with 23 mothers who experienced CSA (dis)continuity (12 continuity, 11 discontinuity). The mothers described a variety of experiences related to parent–child and romantic relationships and parenting behaviors, which could be further researched and targeted by interventions to reduce the risk of intergenerational cycles of maltreatment.","container-title":"Violence Against Women","DOI":"10.1177/10778012231216712","ISSN":"1077-8012, 1552-8448","journalAbbreviation":"Violence Against Women","language":"en","page":"10778012231216712","source":"DOI.org (Crossref)","title":"“I Was Trying to Be the Mother to Her That I Didn’t Have”: Mothers’ Experiences of Child Sexual Abuse and Intergenerational Maltreatment","title-short":"“I Was Trying to Be the Mother to Her That I Didn’t Have”","author":[{"family":"Marshall","given":"Carley"},{"family":"Fernet","given":"Mylène"},{"family":"Brassard","given":"Audrey"},{"family":"Langevin","given":"Rachel"}],"issued":{"date-parts":[["2023",11,29]]},"citation-key":"marshallWasTryingBe2023"}}],"schema":"https://github.com/citation-style-language/schema/raw/master/csl-citation.json"} </w:instrText>
      </w:r>
      <w:r w:rsidR="003C07DB">
        <w:fldChar w:fldCharType="separate"/>
      </w:r>
      <w:r w:rsidR="003C07DB" w:rsidRPr="003C07DB">
        <w:rPr>
          <w:rFonts w:cs="Times New Roman"/>
        </w:rPr>
        <w:t>(Cohen et al., 2017; Gosselin et al., 2024; Marshall et al., 2023)</w:t>
      </w:r>
      <w:r w:rsidR="003C07DB">
        <w:fldChar w:fldCharType="end"/>
      </w:r>
      <w:r>
        <w:t xml:space="preserve">. </w:t>
      </w:r>
      <w:r w:rsidR="008373C3">
        <w:t xml:space="preserve">The ACEs questionnaire utilizes four questions adapted from </w:t>
      </w:r>
      <w:r w:rsidR="001A5E6F">
        <w:fldChar w:fldCharType="begin"/>
      </w:r>
      <w:r w:rsidR="001A5E6F">
        <w:instrText xml:space="preserve"> ADDIN ZOTERO_ITEM CSL_CITATION {"citationID":"15HVlGqF","properties":{"formattedCitation":"(Wyatt, 1985)","plainCitation":"(Wyatt, 1985)","noteIndex":0},"citationItems":[{"id":21513,"uris":["http://zotero.org/users/10055025/items/TIPBKQXS"],"itemData":{"id":21513,"type":"article-journal","abstract":"This study examined the prevalence of child sexual abuse tn a multi-stage stratilied probability sample of Afro-American and white-American women. IX IO 36 years of age. tn Los Angeles County. The sample ranged in demographrc characteristics by age. marital status. education and the presence of children. Of the total sample of 248 women. I54 (621) reported at least one tnctdent of sexual abuse prior IO age 18. wtth 571 of Afro-American women and 67% of white-American women having been abused. Sexual abuse before the age of I8 appears to be of equal concern for both ethnic groups. although similarrties and diherences in the circumstances under which abuse tnctdents occurred were subtle and deserve attention. The need for identifying contemporary factors that contribute IO the prevalence of abuse over the past 40 years is stressed.","container-title":"Child Abuse &amp; Neglect","DOI":"10.1016/0145-2134(85)90060-2","ISSN":"01452134","issue":"4","journalAbbreviation":"Child Abuse &amp; Neglect","language":"en","license":"https://www.elsevier.com/tdm/userlicense/1.0/","page":"507-519","source":"DOI.org (Crossref)","title":"The sexual abuse of Afro-American and White-American women in childhood","volume":"9","author":[{"family":"Wyatt","given":"Gail Elizabeth"}],"issued":{"date-parts":[["1985",1]]},"citation-key":"wyattSexualAbuseAfroAmerican1985"}}],"schema":"https://github.com/citation-style-language/schema/raw/master/csl-citation.json"} </w:instrText>
      </w:r>
      <w:r w:rsidR="001A5E6F">
        <w:fldChar w:fldCharType="separate"/>
      </w:r>
      <w:r w:rsidR="001A5E6F" w:rsidRPr="001A5E6F">
        <w:rPr>
          <w:rFonts w:cs="Times New Roman"/>
        </w:rPr>
        <w:t>(Wyatt, 1985)</w:t>
      </w:r>
      <w:r w:rsidR="001A5E6F">
        <w:fldChar w:fldCharType="end"/>
      </w:r>
      <w:r w:rsidR="00B84887">
        <w:t xml:space="preserve">, and a child is classified as having experienced sexual abuse if they answer ‘Yes’ to any of </w:t>
      </w:r>
      <w:r w:rsidR="000E479D">
        <w:lastRenderedPageBreak/>
        <w:t xml:space="preserve">these four questions. Studies report varying rates of sexual abuse </w:t>
      </w:r>
      <w:r w:rsidR="008B1496">
        <w:t>among the general population, ranging from 13% to 24.</w:t>
      </w:r>
      <w:r w:rsidR="00D83196">
        <w:t>3</w:t>
      </w:r>
      <w:r w:rsidR="008B1496">
        <w:t xml:space="preserve">% </w:t>
      </w:r>
      <w:r w:rsidR="00AE02C2">
        <w:fldChar w:fldCharType="begin"/>
      </w:r>
      <w:r w:rsidR="00AE02C2">
        <w:instrText xml:space="preserve"> ADDIN ZOTERO_ITEM CSL_CITATION {"citationID":"BkMKMEA7","properties":{"formattedCitation":"(Dube, Felitti, Dong, Chapman, et al., 2003; Murphy et al., 2014)","plainCitation":"(Dube, Felitti, Dong, Chapman, et al., 2003; Murphy et al., 2014)","noteIndex":0},"citationItems":[{"id":21418,"uris":["http://zotero.org/users/10055025/items/PLQYHU58"],"itemData":{"id":21418,"type":"article-journal","abstract":"Methods. We examined the relationship between illicit drug use and 10 categories of adverse childhood experiences (ACEs) and total number of ACEs (ACE score). A retrospective cohort study of 8613 adults who attended a primary care clinic in California completed a survey about childhood abuse, neglect, and household dysfunction; illicit drug use; and other health-related issues. The main outcomes measured were self-reported use of illicit drugs, including initiation during 3 age categories: &lt;14 years, 15 to 18 years, or as an adult (&gt;19 years); lifetime use for each of 4 birth cohorts dating back to 1900; drug use problems; drug addiction; and parenteral drug use.\nResults. Each ACE increased the likelihood for early initiation 2- to 4-fold. The ACE score had a strong graded relationship to initiation of drug use in all 3 age categories as well as to drug use problems, drug addiction, and parenteral drug use. Compared with people with 0 ACEs, people with &gt;5 ACEs were 7- to 10-fold more likely to report illicit drug use problems, addiction to illicit drugs, and parenteral drug use. The attributable risk fractions as a result of ACEs for each of these illicit drug use problems were 56%, 64%, and 67%, respectively. For each of the 4 birth cohorts examined, the ACE score also had a strong graded relationship to lifetime drug use.\nConclusions. The ACE score had a strong graded relationship to the risk of drug initiation from early adolescence into adulthood and to problems with drug use, drug addiction, and parenteral use. The persistent graded relationship between the ACE score and initiation of drug use for 4 successive birth cohorts dating back to 1900 suggests that the effects of adverse childhood experiences transcend secular changes such as increased availability of drugs, social attitudes toward drugs, and recent massive expenditures and public information","container-title":"Pediatrics","DOI":"10.1542/peds.111.3.564","ISSN":"0031-4005, 1098-4275","issue":"3","language":"en","page":"564-572","source":"DOI.org (Crossref)","title":"Childhood Abuse, Neglect, and Household Dysfunction and the Risk of Illicit Drug Use: The Adverse Childhood Experiences Study","title-short":"Childhood Abuse, Neglect, and Household Dysfunction and the Risk of Illicit Drug Use","volume":"111","author":[{"family":"Dube","given":"Shanta R."},{"family":"Felitti","given":"Vincent J."},{"family":"Dong","given":"Maxia"},{"family":"Chapman","given":"Daniel P."},{"family":"Giles","given":"Wayne H."},{"family":"Anda","given":"Robert F."}],"issued":{"date-parts":[["2003",3,1]]},"citation-key":"dubeChildhoodAbuseNeglect2003"}},{"id":21273,"uris":["http://zotero.org/users/10055025/items/DNT3G82I"],"itemData":{"id":21273,"type":"article-journal","container-title":"Child Abuse &amp; Neglect","DOI":"10.1016/j.chiabu.2013.09.004","ISSN":"01452134","issue":"2","journalAbbreviation":"Child Abuse &amp; Neglect","language":"en","page":"224-233","source":"DOI.org (Crossref)","title":"Adverse Childhood Experiences (ACEs) Questionnaire and Adult Attachment Interview (AAI): Implications for parent child relationships","title-short":"Adverse Childhood Experiences (ACEs) Questionnaire and Adult Attachment Interview (AAI)","volume":"38","author":[{"family":"Murphy","given":"Anne"},{"family":"Steele","given":"Miriam"},{"family":"Dube","given":"Shanta Rishi"},{"family":"Bate","given":"Jordan"},{"family":"Bonuck","given":"Karen"},{"family":"Meissner","given":"Paul"},{"family":"Goldman","given":"Hannah"},{"family":"Steele","given":"Howard"}],"issued":{"date-parts":[["2014",2]]},"citation-key":"murphyAdverseChildhoodExperiences2014"}}],"schema":"https://github.com/citation-style-language/schema/raw/master/csl-citation.json"} </w:instrText>
      </w:r>
      <w:r w:rsidR="00AE02C2">
        <w:fldChar w:fldCharType="separate"/>
      </w:r>
      <w:r w:rsidR="00AE02C2" w:rsidRPr="00AE02C2">
        <w:rPr>
          <w:rFonts w:cs="Times New Roman"/>
        </w:rPr>
        <w:t>(Dube, Felitti, Dong, Chapman, et al., 2003; Murphy et al., 2014)</w:t>
      </w:r>
      <w:r w:rsidR="00AE02C2">
        <w:fldChar w:fldCharType="end"/>
      </w:r>
      <w:r w:rsidR="00DC2C5B">
        <w:t xml:space="preserve">. This type of abuse often has profound and long-lasting consequences on the child, impacting their sense of self, childhood and adulthood relationships, and overall well-being. Survivors of sexual abuse may also experience PTSD, depression, anxiety, and sexual dysfunction </w:t>
      </w:r>
      <w:r w:rsidR="00DC2C5B">
        <w:fldChar w:fldCharType="begin"/>
      </w:r>
      <w:r w:rsidR="00DC2C5B">
        <w:instrText xml:space="preserve"> ADDIN ZOTERO_ITEM CSL_CITATION {"citationID":"Z3Z5raVS","properties":{"formattedCitation":"(Marshall et al., 2023; Nelson &amp; Wampler, 2000)","plainCitation":"(Marshall et al., 2023; Nelson &amp; Wampler, 2000)","noteIndex":0},"citationItems":[{"id":17616,"uris":["http://zotero.org/users/10055025/items/ZP66448M"],"itemData":{"id":17616,"type":"article-journal","abstract":"Child sexual abuse (CSA) can have lasting negative impacts on one’s sense of safety and trust, ultimately affecting the quality of relationships, and increasing the likelihood of future victimization experiences. The present study provides a qualitative description of the themes that were generated through interviews conducted with 23 mothers who experienced CSA (dis)continuity (12 continuity, 11 discontinuity). The mothers described a variety of experiences related to parent–child and romantic relationships and parenting behaviors, which could be further researched and targeted by interventions to reduce the risk of intergenerational cycles of maltreatment.","container-title":"Violence Against Women","DOI":"10.1177/10778012231216712","ISSN":"1077-8012, 1552-8448","journalAbbreviation":"Violence Against Women","language":"en","page":"10778012231216712","source":"DOI.org (Crossref)","title":"“I Was Trying to Be the Mother to Her That I Didn’t Have”: Mothers’ Experiences of Child Sexual Abuse and Intergenerational Maltreatment","title-short":"“I Was Trying to Be the Mother to Her That I Didn’t Have”","author":[{"family":"Marshall","given":"Carley"},{"family":"Fernet","given":"Mylène"},{"family":"Brassard","given":"Audrey"},{"family":"Langevin","given":"Rachel"}],"issued":{"date-parts":[["2023",11,29]]},"citation-key":"marshallWasTryingBe2023"}},{"id":20362,"uris":["http://zotero.org/users/10055025/items/SKZDNNGL"],"itemData":{"id":20362,"type":"article-journal","abstract":"Clinical literature suggests that those close to a trauma survivor may experience intrapersonal and interpersonal distress because of indirect or secondary effects of the trauma. The focus of this study is on the association between reported childhood physical and sexual abuse and current individual stress symptoms, relationship satisfaction, and family adjustment. The participants included 96 clinic couples who reported a history of childhood physical or sexual abuse in one or both partners and 65 clinic couples in which neither partner reported such abuse. Couples in which one or both partners reported childhood abuse reported significantly lower marital satisfaction, higher individual stress symptoms, and lower family cohesion than couples with no abuse history. No significant differences were found between individuals who reported a history of abuse and their partners who reported no history of childhood abuse, suggesting support for secondary trauma theory. Clinical and future research implications are discussed.","container-title":"Journal of Marital and Family Therapy","DOI":"10.1111/j.1752-0606.2000.tb00287.x","ISSN":"0194-472X, 1752-0606","issue":"2","journalAbbreviation":"J Marital Family Therapy","language":"en","page":"171-184","source":"DOI.org (Crossref)","title":"Systemic Effects of Trauma in Clinic Couples: An Exploratory Study of Secondary Trauma Resulting from Childhood Abuse","title-short":"SYSTEMIC EFFECTS OF TRAUMA IN CLINIC COUPLES","volume":"26","author":[{"family":"Nelson","given":"Briana S."},{"family":"Wampler","given":"Karen S."}],"issued":{"date-parts":[["2000",4]]},"citation-key":"nelsonSystemicEffectsTrauma2000"}}],"schema":"https://github.com/citation-style-language/schema/raw/master/csl-citation.json"} </w:instrText>
      </w:r>
      <w:r w:rsidR="00DC2C5B">
        <w:fldChar w:fldCharType="separate"/>
      </w:r>
      <w:r w:rsidR="00DC2C5B" w:rsidRPr="00DC2C5B">
        <w:rPr>
          <w:rFonts w:cs="Times New Roman"/>
        </w:rPr>
        <w:t>(Marshall et al., 2023; Nelson &amp; Wampler, 2000)</w:t>
      </w:r>
      <w:r w:rsidR="00DC2C5B">
        <w:fldChar w:fldCharType="end"/>
      </w:r>
      <w:r w:rsidR="00DC2C5B">
        <w:t>.</w:t>
      </w:r>
      <w:r w:rsidR="00972368">
        <w:t xml:space="preserve"> Due to the sensitive nature of sexual abuse, it likely is underreported in </w:t>
      </w:r>
      <w:r w:rsidR="00702B58">
        <w:t xml:space="preserve">the current literature </w:t>
      </w:r>
      <w:r w:rsidR="00702B58">
        <w:fldChar w:fldCharType="begin"/>
      </w:r>
      <w:r w:rsidR="00702B58">
        <w:instrText xml:space="preserve"> ADDIN ZOTERO_ITEM CSL_CITATION {"citationID":"sDnrkKpD","properties":{"formattedCitation":"(Dube, Felitti, Dong, Chapman, et al., 2003; Dube, Felitti, Dong, Giles, et al., 2003; Lange et al., 2019)","plainCitation":"(Dube, Felitti, Dong, Chapman, et al., 2003; Dube, Felitti, Dong, Giles, et al., 2003; Lange et al., 2019)","noteIndex":0},"citationItems":[{"id":21418,"uris":["http://zotero.org/users/10055025/items/PLQYHU58"],"itemData":{"id":21418,"type":"article-journal","abstract":"Methods. We examined the relationship between illicit drug use and 10 categories of adverse childhood experiences (ACEs) and total number of ACEs (ACE score). A retrospective cohort study of 8613 adults who attended a primary care clinic in California completed a survey about childhood abuse, neglect, and household dysfunction; illicit drug use; and other health-related issues. The main outcomes measured were self-reported use of illicit drugs, including initiation during 3 age categories: &lt;14 years, 15 to 18 years, or as an adult (&gt;19 years); lifetime use for each of 4 birth cohorts dating back to 1900; drug use problems; drug addiction; and parenteral drug use.\nResults. Each ACE increased the likelihood for early initiation 2- to 4-fold. The ACE score had a strong graded relationship to initiation of drug use in all 3 age categories as well as to drug use problems, drug addiction, and parenteral drug use. Compared with people with 0 ACEs, people with &gt;5 ACEs were 7- to 10-fold more likely to report illicit drug use problems, addiction to illicit drugs, and parenteral drug use. The attributable risk fractions as a result of ACEs for each of these illicit drug use problems were 56%, 64%, and 67%, respectively. For each of the 4 birth cohorts examined, the ACE score also had a strong graded relationship to lifetime drug use.\nConclusions. The ACE score had a strong graded relationship to the risk of drug initiation from early adolescence into adulthood and to problems with drug use, drug addiction, and parenteral use. The persistent graded relationship between the ACE score and initiation of drug use for 4 successive birth cohorts dating back to 1900 suggests that the effects of adverse childhood experiences transcend secular changes such as increased availability of drugs, social attitudes toward drugs, and recent massive expenditures and public information","container-title":"Pediatrics","DOI":"10.1542/peds.111.3.564","ISSN":"0031-4005, 1098-4275","issue":"3","language":"en","page":"564-572","source":"DOI.org (Crossref)","title":"Childhood Abuse, Neglect, and Household Dysfunction and the Risk of Illicit Drug Use: The Adverse Childhood Experiences Study","title-short":"Childhood Abuse, Neglect, and Household Dysfunction and the Risk of Illicit Drug Use","volume":"111","author":[{"family":"Dube","given":"Shanta R."},{"family":"Felitti","given":"Vincent J."},{"family":"Dong","given":"Maxia"},{"family":"Chapman","given":"Daniel P."},{"family":"Giles","given":"Wayne H."},{"family":"Anda","given":"Robert F."}],"issued":{"date-parts":[["2003",3,1]]},"citation-key":"dubeChildhoodAbuseNeglect2003"}},{"id":21409,"uris":["http://zotero.org/users/10055025/items/DCV2UYAS"],"itemData":{"id":21409,"type":"article-journal","abstract":"Background. We examined the relationship of the number of adverse childhood experiences (ACE score) to six health problems among four successive birth cohorts dating back to 1900 to assess the strength and consistency of these relationships in face of secular inﬂuences the 20th century brought in changing health behaviors and conditions. We hypothesized that the ACE score/health problem relationship would be relatively “immune” to secular inﬂuences, in support of recent studies documenting the negative neurobiologic effects of childhood stressors on the developing brain.\nMethods. A retrospective cohort study of 17,337 adult health maintenance organization (HMO) members who completed a survey about childhood abuse and household dysfunction, as well as their health. We used logistic regression to examine the relationships between ACE score and six health problems (depressed affect, suicide attempts, multiple sexual partners, sexually transmitted diseases, smoking, and alcoholism) across four successive birth cohorts: 1900 –1931, 1932–1946, 1947–1961, and 1962–1978.\nResults. The ACE score increased the risk for each health problem in a consistent, strong, and graded manner across four birth cohorts (P Ͻ 0.05). For each unit increase in the ACE score (range: 0 – 8), the adjusted odds ratios (ORs) for depressed affect, STDs, and multiple sexual partners were increased within a narrow range (ORs: 1.2–1.3 per unit increase) for each of the birth cohorts; the increase in risk for suicide attempts was stronger but also in a narrow range (ORs: 1.5–1.7).\nConclusions. Growing up with ACEs increased the risk of numerous health behaviors and outcomes for 20th century birth cohorts, suggesting that the effects of ACEs on the risk of various health problems are unaffected by social or secular changes. Research showing detrimental and lasting neurobiologic effects of child abuse on the developing brain provides a plausible explanation for the consistency and dose–response relationships found for each health problem across birth cohorts, despite changing secular inﬂuences.","container-title":"Preventive Medicine","DOI":"10.1016/S0091-7435(03)00123-3","ISSN":"00917435","issue":"3","journalAbbreviation":"Preventive Medicine","language":"en","license":"https://www.elsevier.com/tdm/userlicense/1.0/","page":"268-277","source":"DOI.org (Crossref)","title":"The impact of adverse childhood experiences on health problems: evidence from four birth cohorts dating back to 1900","title-short":"The impact of adverse childhood experiences on health problems","volume":"37","author":[{"family":"Dube","given":"Shanta R"},{"family":"Felitti","given":"Vincent J"},{"family":"Dong","given":"Maxia"},{"family":"Giles","given":"Wayne H"},{"family":"Anda","given":"Robert F"}],"issued":{"date-parts":[["2003",9]]},"citation-key":"dubeImpactAdverseChildhood2003"}},{"id":21266,"uris":["http://zotero.org/users/10055025/items/XIRQBTGV"],"itemData":{"id":21266,"type":"article-journal","abstract":"The objective of this study was to understand the relationship between the early adverse childhood experiences (ACEs) of parents and their later parenting stress and practices. At the baseline visit of an 8-week course of cognitive behavioral therapy, parenting women completed the Parenting Stress Index-Short Form (PSI-SF) and the Positive Parenting Practices (PPP) scale. Linear regression procedures were used to assess the relationship between a parent’s own early experience of ACEs and current parenting stress and practices, including if there was a dose–response relationship. For the PSI-SF, significant dose–response relationships were observed between ACEs and the PSI Total Stress score (p &lt; 0.05) and the difficult child subscale (p &lt; 0.05). Additionally, a relationship was suggested with the parental distress subscale (p &lt; 0.10). No significant relationships were found between ACEs and the parent–child dysfunctional interaction subscale of the PSI-SF or the PPP scale. Given the association observed between ACEs and parenting stress, it is important that future psychosocial interventions and policy initiatives preventing ACEs are developed.","container-title":"Community Mental Health Journal","DOI":"10.1007/s10597-018-0331-z","ISSN":"0010-3853, 1573-2789","issue":"4","journalAbbreviation":"Community Ment Health J","language":"en","page":"651-662","source":"DOI.org (Crossref)","title":"Adverse Childhood Experiences and Their Relation to Parenting Stress and Parenting Practices","volume":"55","author":[{"family":"Lange","given":"Brittany C. L."},{"family":"Callinan","given":"Laura S."},{"family":"Smith","given":"Megan V."}],"issued":{"date-parts":[["2019",5]]},"citation-key":"langeAdverseChildhoodExperiences2019"}}],"schema":"https://github.com/citation-style-language/schema/raw/master/csl-citation.json"} </w:instrText>
      </w:r>
      <w:r w:rsidR="00702B58">
        <w:fldChar w:fldCharType="separate"/>
      </w:r>
      <w:r w:rsidR="00702B58" w:rsidRPr="00702B58">
        <w:rPr>
          <w:rFonts w:cs="Times New Roman"/>
        </w:rPr>
        <w:t>(Dube, Felitti, Dong, Chapman, et al., 2003; Dube, Felitti, Dong, Giles, et al., 2003; Lange et al., 2019)</w:t>
      </w:r>
      <w:r w:rsidR="00702B58">
        <w:fldChar w:fldCharType="end"/>
      </w:r>
      <w:r w:rsidR="00173EF0">
        <w:t>.</w:t>
      </w:r>
    </w:p>
    <w:p w14:paraId="37B6D321" w14:textId="3B6B7EA5" w:rsidR="00A87BF6" w:rsidRDefault="00A87BF6" w:rsidP="00A87BF6">
      <w:pPr>
        <w:ind w:firstLine="720"/>
      </w:pPr>
      <w:r>
        <w:t xml:space="preserve">Often difficult to detect, emotional abuse involves behaviors by the caregiver that attack the child’s emotional well-being and sense of self-worth. </w:t>
      </w:r>
      <w:r w:rsidR="00173EF0">
        <w:t>It can be less visible than physical or sexual abuse but can have equally damaging effects</w:t>
      </w:r>
      <w:r w:rsidR="007D45E9">
        <w:t xml:space="preserve">. </w:t>
      </w:r>
      <w:r>
        <w:t>Examples include constant criticism, belittling, threats, rejection, humiliation, and exposure to domestic violence</w:t>
      </w:r>
      <w:r w:rsidR="00B72F05">
        <w:t xml:space="preserve"> </w:t>
      </w:r>
      <w:r w:rsidR="00B72F05">
        <w:fldChar w:fldCharType="begin"/>
      </w:r>
      <w:r w:rsidR="00B72F05">
        <w:instrText xml:space="preserve"> ADDIN ZOTERO_ITEM CSL_CITATION {"citationID":"P3tq6fUF","properties":{"formattedCitation":"(Dion et al., 2019; Fitzgerald et al., 2023; Gosselin et al., 2024; Loucks et al., 2019)","plainCitation":"(Dion et al., 2019; Fitzgerald et al., 2023; Gosselin et al., 2024; Loucks et al., 2019)","noteIndex":0},"citationItems":[{"id":17666,"uris":["http://zotero.org/users/10055025/items/JCVT5IP9"],"itemData":{"id":17666,"type":"article-journal","abstract":"Considering the long-term deleterious consequences of child maltreatment, it is crucial to better understand the pathways leading to psychological outcomes in emerging adulthood. This study contributes to the existing knowledge through the examination of the role of romantic attachment as a mechanism explaining the association between child maltreatment and psychological adaptation. Prospective and retrospective data from 605 school-based participants (56.0% women) from the general population involved in a 10-year study were used. Child maltreatment, including sexual, physical, and emotional abuse, was measured at age 14 years (mean age = 14.04, SD = 0.21). Ten years later (mean age = 24.5, SD = 0.50), similar forms of maltreatment, in addition to neglect, were measured, along with adult romantic attachment, self-esteem, and psychological distress. The results of path analyses, controlling for self-esteem and psychological distress at age 14, revealed that child maltreatment was associated with increases in psychological distress and with decreases in self-esteem in emerging adults, through their levels of romantic attachment anxiety. The results also revealed that cross-sectional analyses involving retrospective measurements of child maltreatment at age 24 were as valuable as longitudinal analyses involving its measurement at age 14. Those results conﬁrm the importance of romantic attachment in survivors’ well-being, and suggest that attachment may be a key target for intervention with adolescents or emerging adults.","container-title":"Journal of Youth and Adolescence","DOI":"10.1007/s10964-019-01073-4","ISSN":"0047-2891, 1573-6601","issue":"12","journalAbbreviation":"J Youth Adolescence","language":"en","page":"2391-2402","source":"DOI.org (Crossref)","title":"A Longitudinal Study of the Mediating Role of Romantic Attachment in the Relation Between Child Maltreatment and Psychological Adaptation in Emerging Adults","volume":"48","author":[{"family":"Dion","given":"Jacinthe"},{"family":"Gervais","given":"Jennifer"},{"family":"Bigras","given":"Noémie"},{"family":"Blackburn","given":"Marie-Eve"},{"family":"Godbout","given":"Natacha"}],"issued":{"date-parts":[["2019",12]]},"citation-key":"dionLongitudinalStudyMediating2019"}},{"id":17676,"uris":["http://zotero.org/users/10055025/items/S4FSAUZA"],"itemData":{"id":17676,"type":"article-journal","abstract":"Childhood maltreatment is linked to lower quality intimate relationships in adulthood. Although emotional pathways have been considered, there has been less of a focus on cognitive processes that may extend from maltreatment and inﬂuence the couple relationship. Additionally, while the role of mindfulness is associated with cognitive and emotional processes as well as romantic relationship outcomes, it remains understudied in survivors of maltreatment. The current study examined mindfulness, posttraumatic stress symptoms, and attributions in a sequential (serial) mediational model linking maltreatment to relationship quality. A sample of 235 adults (89.9% female; M age = 30.43) were recruited from two universities as well as an online sample. Data were analyzed using structural equation modeling. The indirect effects from childhood maltreatment to relationship quality through posttraumatic stress symptoms and attributions were signiﬁcant. The sequential indirect effect from childhood maltreatment to relationship quality through mindfulness and posttraumatic stress symptoms was signiﬁcant. Findings from the current study indicate that both cognitive and emotional processes contribute to relationship quality and that mindfulness is a resilience factor reducing posttraumatic stress symptoms. Clinicians are encouraged to use mindfulness-based interventions to reduce posttraumatic stress while also considering the role of attributional processes.","container-title":"Traumatology","DOI":"10.1037/trm0000447","ISSN":"1085-9373","journalAbbreviation":"Traumatology","language":"en","source":"DOI.org (Crossref)","title":"Pathways from childhood maltreatment to the quality of adult intimate relationships: Inquiry into mindfulness, posttraumatic stress symptoms, and attributions.","title-short":"Pathways from childhood maltreatment to the quality of adult intimate relationships","URL":"https://doi.apa.org/doi/10.1037/trm0000447","author":[{"family":"Fitzgerald","given":"Michael"},{"family":"Berthiaume","given":"Kelly"},{"family":"Schuler","given":"Jordan"}],"accessed":{"date-parts":[["2024",7,19]]},"issued":{"date-parts":[["2023",5,4]]},"citation-key":"fitzgeraldPathwaysChildhoodMaltreatment2023"}},{"id":17621,"uris":["http://zotero.org/users/10055025/items/M8GXML35"],"itemData":{"id":17621,"type":"article-journal","abstract":"Abstract\n            Cumulative childhood maltreatment (CCM) is associated with relationship difficulties including lower perceived partner responsiveness (PPR)—the degree of feeling cared for, understood, and validated by a person's partner. Attachment theory is understood via its representations of self and others and could offer a better understanding of how CCM effects continue into adulthood and affect PPR. We examined whether CCM is related to PPR via attachment in French‐speaking adolescents and young adults. A sample of 427 individuals in a romantic relationship and another sample of 159 couples completed self‐report measures. In both samples, a person's CCM was associated with their own lower PPR via their higher attachment anxiety and avoidance. In the dyadic sample, a person's CCM was associated with their partner's lower PPR via their own higher attachment anxiety. Attachment insecurities help understand the associations between CCM and PPR and may represent an important intervention target.","container-title":"Journal of Marital and Family Therapy","DOI":"10.1111/jmft.12688","ISSN":"0194-472X, 1752-0606","issue":"2","journalAbbreviation":"J Marital Family Therapy","language":"en","page":"434-452","source":"DOI.org (Crossref)","title":"Attachment as an intermediary variable between childhood maltreatment and perceived partner responsiveness in adolescents and young adults","volume":"50","author":[{"family":"Gosselin","given":"Carolyne"},{"family":"Daspe","given":"Marie‐Ève"},{"family":"Brassard","given":"Audrey"},{"family":"Lussier","given":"Yvan"},{"family":"Vaillancourt‐Morel","given":"Marie‐Pier"}],"issued":{"date-parts":[["2024",4]]},"citation-key":"gosselinAttachmentIntermediaryVariable2024"}},{"id":17625,"uris":["http://zotero.org/users/10055025/items/HZZS64TA"],"itemData":{"id":17625,"type":"article-journal","abstract":"This study examines childhood emotional maltreatment as a developmental predictor of psychological aggression perpetration in young adult dating couples, using a dyadic framework to account for individual and partner effects. We further investigate observations of skillful emotion communication (i.e., discussion of emotional experiences, including emotion identification and disclosure) as potential moderator. In a sample of 60 young adult romantic couples, actor–partner interdependence model analyses found significant actor effects of emotional maltreatment on psychological aggression perpetration, but no partner effects. Consistent with hypotheses, observations of higher skillful emotion communication attenuated associations between childhood emotional maltreatment and young adult psychological aggression, but only for female participants. Findings are discussed in the context of implications for prevention and intervention for couples at risk of psychological aggression.","container-title":"Journal of Social and Personal Relationships","DOI":"10.1177/0265407517729224","ISSN":"0265-4075, 1460-3608","issue":"1","journalAbbreviation":"Journal of Social and Personal Relationships","language":"en","page":"289-304","source":"DOI.org (Crossref)","title":"Childhood emotional maltreatment and psychological aggression in young adult dating relationships: The moderating role of emotion communication","title-short":"Childhood emotional maltreatment and psychological aggression in young adult dating relationships","volume":"36","author":[{"family":"Loucks","given":"Laura A."},{"family":"Van Dellen","given":"Michelle"},{"family":"Shaffer","given":"Anne"}],"issued":{"date-parts":[["2019",1]]},"citation-key":"loucksChildhoodEmotionalMaltreatment2019"}}],"schema":"https://github.com/citation-style-language/schema/raw/master/csl-citation.json"} </w:instrText>
      </w:r>
      <w:r w:rsidR="00B72F05">
        <w:fldChar w:fldCharType="separate"/>
      </w:r>
      <w:r w:rsidR="00B72F05" w:rsidRPr="00B72F05">
        <w:rPr>
          <w:rFonts w:cs="Times New Roman"/>
        </w:rPr>
        <w:t>(Dion et al., 2019; Fitzgerald et al., 2023; Gosselin et al., 2024; Loucks et al., 2019)</w:t>
      </w:r>
      <w:r w:rsidR="00B72F05">
        <w:fldChar w:fldCharType="end"/>
      </w:r>
      <w:r w:rsidR="009F1A96">
        <w:t xml:space="preserve">. </w:t>
      </w:r>
      <w:r>
        <w:t>These acts of abuse may be just as damaging as physical or sexual abuse as it undermines the child’s sense of safety, security, and belonging</w:t>
      </w:r>
      <w:r w:rsidR="009F1A96">
        <w:t xml:space="preserve"> </w:t>
      </w:r>
      <w:r w:rsidR="009F1A96">
        <w:fldChar w:fldCharType="begin"/>
      </w:r>
      <w:r w:rsidR="00524829">
        <w:instrText xml:space="preserve"> ADDIN ZOTERO_ITEM CSL_CITATION {"citationID":"evAEOIk2","properties":{"formattedCitation":"(Cao et al., 2022; Chapman et al., 2004; Edwards et al., 2003; Maneta et al., 2015; Riggs, 2010)","plainCitation":"(Cao et al., 2022; Chapman et al., 2004; Edwards et al., 2003; Maneta et al., 2015; Riggs, 2010)","noteIndex":0},"citationItems":[{"id":17678,"uris":["http://zotero.org/users/10055025/items/7ID9PNYQ"],"itemData":{"id":17678,"type":"article-journal","abstract":"During the past decade, research on the link between childhood emotional maltreatment and adulthood romantic relationship well-being has been accumulating, but there still lacks a systematic, quantitative evaluation of existing research. This three-level, meta-analysis aimed to fill this gap. Reports were included if they examined the link between early emotional maltreatment and adulthood romantic relationship well-being, presented statistics needed to calculate at least one bivariate effect size, written in English, and published/written before January 1, 2020. We retrieved 201 effect sizes from 23 reports. Early emotional maltreatment (aggregated across forms) was negatively (yet modestly) associated with later romantic relationship well-being (aggregated across dimensions; r ¼ </w:instrText>
      </w:r>
      <w:r w:rsidR="00524829">
        <w:rPr>
          <w:rFonts w:ascii="Tahoma" w:hAnsi="Tahoma" w:cs="Tahoma"/>
        </w:rPr>
        <w:instrText>�</w:instrText>
      </w:r>
      <w:r w:rsidR="00524829">
        <w:instrText>.143, 95% confidence interval [</w:instrText>
      </w:r>
      <w:r w:rsidR="00524829">
        <w:rPr>
          <w:rFonts w:ascii="Tahoma" w:hAnsi="Tahoma" w:cs="Tahoma"/>
        </w:rPr>
        <w:instrText>�</w:instrText>
      </w:r>
      <w:r w:rsidR="00524829">
        <w:instrText xml:space="preserve">.173, </w:instrText>
      </w:r>
      <w:r w:rsidR="00524829">
        <w:rPr>
          <w:rFonts w:ascii="Tahoma" w:hAnsi="Tahoma" w:cs="Tahoma"/>
        </w:rPr>
        <w:instrText>�</w:instrText>
      </w:r>
      <w:r w:rsidR="00524829">
        <w:instrText xml:space="preserve">.114], p &lt; .001). This association did not vary as a function of maltreatment form but differed across relationship well-being dimensions, such that the effect was stronger for the negative than for the positive relationship outcomes. We also found that (a) the actor effect was larger than the partner effect, (b) the effect was stronger in studies using Childhood Trauma Questionnaire (CTQ) than in studies not using CTQ, (c) whether using established measures of relationship well-being did not alter the effect, (d) the absolute magnitude of effect was negatively associated with methodological rigor of effect, and (e) the effect did not vary as functions of publication type, whether the sample was a college student sample, or union status, and was not related to the mean of union duration. Last, the limitations of existing research, avenues for future inquiries, and implications for practice were noted.","container-title":"Trauma, Violence, &amp; Abuse","DOI":"10.1177/1524838020975895","ISSN":"1524-8380, 1552-8324","issue":"3","journalAbbreviation":"Trauma, Violence, &amp; Abuse","language":"en","page":"778-794","source":"DOI.org (Crossref)","title":"Childhood Emotional Maltreatment and Adulthood Romantic Relationship Well-Being: A Multilevel, Meta-Analytic Review","title-short":"Childhood Emotional Maltreatment and Adulthood Romantic Relationship Well-Being","volume":"23","author":[{"family":"Cao","given":"Hongjian"},{"family":"Ma","given":"Rongzi"},{"family":"Li","given":"Xiaomin"},{"family":"Liang","given":"Yue"},{"family":"Wu","given":"Qinglu"},{"family":"Chi","given":"Peilian"},{"family":"Li","given":"Jian-Bin"},{"family":"Zhou","given":"Nan"}],"issued":{"date-parts":[["2022",7]]},"citation-key":"caoChildhoodEmotionalMaltreatment2022"}},{"id":21417,"uris":["http://zotero.org/users/10055025/items/2A5YCMQN"],"itemData":{"id":21417,"type":"article-journal","abstract":"Background: Research examining the association between childhood abuse and depressive disorders has frequently assessed abuse categorically, thus not permitting discernment of the cumulative impact of multiple types of abuse. As previous research has documented that adverse childhood experiences (ACEs) are highly interrelated, we examined the association between the number of such experiences (ACE score) and the risk of depressive disorders. Methods: Retrospective cohort study of 9460 adult health maintenance organization members in a primary care clinic in San Diego, CA who completed a survey addressing a variety of health-related concerns, which included standardized assessments of lifetime and recent depressive disorders, childhood abuse and household dysfunction. Results: Lifetime prevalence of depressive disorders was 23%. Childhood emotional abuse increased risk for lifetime depressive disorders, with adjusted odds ratios (ORs) of 2.7 [95% confidence interval (CI), 2.3 – 3.2] in women and 2.5 (95% CI, 1.9 – 3.2) in men. We found a strong, dose – response relationship between the ACE score and the probability of lifetime and recent depressive disorders (P &lt; 0.0001). This relationship was attenuated slightly when a history of growing up with a mentally ill household member was included in the model, but remained significant (P &lt; 0.001). Conclusions: The number of ACEs has a graded relationship to both lifetime and recent depressive disorders. These results suggest that exposure to ACEs is associated with increased risk of depressive disorders up to decades after their occurrence. Early recognition of childhood abuse and appropriate intervention may thus play an important role in the prevention of depressive disorders throughout the life span.","container-title":"Journal of Affective Disorders","DOI":"10.1016/j.jad.2003.12.013","ISSN":"01650327","issue":"2","journalAbbreviation":"Journal of Affective Disorders","language":"en","license":"https://www.elsevier.com/tdm/userlicense/1.0/","page":"217-225","source":"DOI.org (Crossref)","title":"Adverse childhood experiences and the risk of depressive disorders in adulthood","volume":"82","author":[{"family":"Chapman","given":"Daniel P."},{"family":"Whitfield","given":"Charles L."},{"family":"Felitti","given":"Vincent J."},{"family":"Dube","given":"Shanta R."},{"family":"Edwards","given":"Valerie J."},{"family":"Anda","given":"Robert F."}],"issued":{"date-parts":[["2004",10]]},"citation-key":"chapmanAdverseChildhoodExperiences2004"}},{"id":21270,"uris":["http://zotero.org/users/10055025/items/7U3L9ZR2"],"itemData":{"id":21270,"type":"article-journal","container-title":"American Journal of Psychiatry","DOI":"10.1176/appi.ajp.160.8.1453","ISSN":"0002-953X, 1535-7228","issue":"8","journalAbbreviation":"AJP","language":"en","page":"1453-1460","source":"DOI.org (Crossref)","title":"Relationship Between Multiple Forms of Childhood Maltreatment and Adult Mental Health in Community Respondents: Results From the Adverse Childhood Experiences Study","title-short":"Relationship Between Multiple Forms of Childhood Maltreatment and Adult Mental Health in Community Respondents","volume":"160","author":[{"family":"Edwards","given":"Valerie J."},{"family":"Holden","given":"George W."},{"family":"Felitti","given":"Vincent J."},{"family":"Anda","given":"Robert F."}],"issued":{"date-parts":[["2003",8,1]]},"citation-key":"edwardsRelationshipMultipleForms2003"}},{"id":20360,"uris":["http://zotero.org/users/10055025/items/E6EV9YTJ"],"itemData":{"id":20360,"type":"article-journal","abstract":"Research linking childhood emotional abuse (CEA) and adult marital satisfaction has focused on individuals without sufficient attention to couple processes. Less attention has also been paid to the effects of CEA on the ability to read other’s emotions, and how this may be related to satisfaction in intimate relationships. In this study, 156 couples reported on histories of CEA, marital satisfaction and empathic accuracy of their partners’ positive and hostile emotions during discussion of conflicts in their relationships. Actor-Partner Interdependence Modeling was used to examine links between CEA and marital satisfaction, with empathic accuracy as a potential mediator. Both men’s and women’s CEA histories were linked not only with their own lower marital satisfaction but also with their partners’ lower satisfaction. Empathic accuracy for hostile emotions mediated the link between women’s CEA and their satisfaction and their partners’ satisfaction in the relationship. Findings suggest that a history of CEA is associated with difficulties with empathic accuracy, and that empathic inaccuracy in part mediates the association between CEA and adult marital dissatisfaction.","container-title":"Child Abuse &amp; Neglect","DOI":"10.1016/j.chiabu.2014.07.017","ISSN":"01452134","journalAbbreviation":"Child Abuse &amp; Neglect","language":"en","page":"8-17","source":"DOI.org (Crossref)","title":"Linkages between childhood emotional abuse and marital satisfaction: The mediating role of empathic accuracy for hostile emotions","title-short":"Linkages between childhood emotional abuse and marital satisfaction","volume":"44","author":[{"family":"Maneta","given":"E.K."},{"family":"Cohen","given":"S."},{"family":"Schulz","given":"M.S."},{"family":"Waldinger","given":"R.J."}],"issued":{"date-parts":[["2015",6]]},"citation-key":"manetaLinkagesChildhoodEmotional2015"}},{"id":17636,"uris":["http://zotero.org/users/10055025/items/KFEG9BY6"],"itemData":{"id":17636,"type":"article-journal","abstract":"The purpose of this article is to review the theoretical and empirical literature regarding the normative development of the attachment system from infancy through adulthood, and then discuss deviations from the normal developmental pathways that occur in response to emotionally abusive parenting (e.g., strong rejection, intrusive or controlling, hostile, or frightening behavior). A theoretical model grounded in attachment theory is presented describing the development of maladaptive interaction patterns in adult romantic relationships. The model proposes that early emotional abuse engenders insecure attachment, which impairs emotional regulation, fosters negative views of self and others that support maladaptive coping responses, interferes with social functioning and the capacity for intimate adult attachments, contributes to poor mental health, and consequently shapes the quality of romantic relationships.","container-title":"Journal of Aggression, Maltreatment &amp; Trauma","DOI":"10.1080/10926770903475968","ISSN":"1092-6771, 1545-083X","issue":"1","journalAbbreviation":"Journal of Aggression, Maltreatment &amp; Trauma","language":"en","page":"5-51","source":"DOI.org (Crossref)","title":"Childhood Emotional Abuse and the Attachment System Across the Life Cycle: What Theory and Research Tell Us","title-short":"Childhood Emotional Abuse and the Attachment System Across the Life Cycle","volume":"19","author":[{"family":"Riggs","given":"Shelley A."}],"issued":{"date-parts":[["2010",1,19]]},"citation-key":"riggsChildhoodEmotionalAbuse2010"}}],"schema":"https://github.com/citation-style-language/schema/raw/master/csl-citation.json"} </w:instrText>
      </w:r>
      <w:r w:rsidR="009F1A96">
        <w:fldChar w:fldCharType="separate"/>
      </w:r>
      <w:r w:rsidR="00524829" w:rsidRPr="00524829">
        <w:rPr>
          <w:rFonts w:cs="Times New Roman"/>
        </w:rPr>
        <w:t>(Cao et al., 2022; Chapman et al., 2004; Edwards et al., 2003; Maneta et al., 2015; Riggs, 2010)</w:t>
      </w:r>
      <w:r w:rsidR="009F1A96">
        <w:fldChar w:fldCharType="end"/>
      </w:r>
      <w:r w:rsidR="009F1A96">
        <w:t xml:space="preserve">. </w:t>
      </w:r>
      <w:r>
        <w:t xml:space="preserve">The lasting impact of emotional abuse can manifest itself in several ways, including low self-esteem, difficulty trusting others and regulating emotions, and relationship challenges </w:t>
      </w:r>
      <w:r w:rsidR="009F1A96">
        <w:fldChar w:fldCharType="begin"/>
      </w:r>
      <w:r w:rsidR="00524829">
        <w:instrText xml:space="preserve"> ADDIN ZOTERO_ITEM CSL_CITATION {"citationID":"1yTijXtN","properties":{"formattedCitation":"(Fitzgerald, 2021; Pierce et al., 2018)","plainCitation":"(Fitzgerald, 2021; Pierce et al., 2018)","noteIndex":0},"citationItems":[{"id":17620,"uris":["http://zotero.org/users/10055025/items/2TQT4XVX"],"itemData":{"id":17620,"type":"article-journal","abstract":"Childhood abuse has been suggested to potentiate a maladaptive developmental trajectory, leaving adolescents and young adults at risk for mental health and romantic relationship problems. It has been suggested that mental health problems mediate the relation­ ship between childhood abuse and young adult romantic relation­ ship functioning; however, there are few prospective studies. The objective of the current study was to examine the effects of child­ hood physical, sexual, and emotional abuse on posttraumatic stress symptoms in adolescence, and relationship quality, intimacy, companionship, and conflict in young adult’s romantic relation­ ships. Using data from the Longitudinal Studies of Childhood Abuse and Neglect (LONGSCAN), a sample of 313 racially diverse adolescents were used. Using structural equation modeling, it was found that dissociation mediated the relationship between physi­ cal abuse and relationship quality, but in the opposite direction of what was expected. Additionally, anger mediated the relationship from both physical and sexual abuse to conflict. Childhood abuse appears to influence young adult relationship functioning through mental health problems in mid-adolescence, particularly anger and dissociation. These results are consistent with the notion that children who were abused may struggle in romantic relation­ ships in young adulthood and addressing mental health problems in adolescence may a point of intervention.","container-title":"Journal of Trauma &amp; Dissociation","DOI":"10.1080/15299732.2020.1869653","ISSN":"1529-9732, 1529-9740","issue":"5","journalAbbreviation":"Journal of Trauma &amp; Dissociation","language":"en","page":"581-597","source":"DOI.org (Crossref)","title":"Developmental Pathways from Childhood Maltreatment to Young Adult Romantic Relationship Functioning","volume":"22","author":[{"family":"Fitzgerald","given":"Michael"}],"issued":{"date-parts":[["2021",10,20]]},"citation-key":"fitzgeraldDevelopmentalPathwaysChildhood2021"}},{"id":17657,"uris":["http://zotero.org/users/10055025/items/P3Q3DIAL"],"itemData":{"id":17657,"type":"article-journal","abstract":"Childhood emotional maltreatment has been linked to a wide range of deleterious physical and psychological adult health outcomes. The present study extends past research by examining the effects of childhood emotional maltreatment on young adult men’s life satisfaction through its effects on hostility and perceptions of social relationships. Participants were 423 single men who completed two interviews 1 year apart. As hypothesized, the association between self-reported childhood emotional maltreatment and adult life satisfaction was mediated through general hostility, rejection sensitivity in romantic relationships, and perceptions of male friends’ social support. These findings suggest that interventions which address distorted perceptions of romantic partners and friends might reduce the negative impact of childhood emotional maltreatment.","container-title":"Journal of Interpersonal Violence","DOI":"10.1177/0886260515609584","ISSN":"0886-2605, 1552-6518","issue":"4","journalAbbreviation":"J Interpers Violence","language":"en","page":"595-616","source":"DOI.org (Crossref)","title":"Mediators of the Association Between Childhood Emotional Maltreatment and Young Adult Men’s Life Satisfaction","volume":"33","author":[{"family":"Pierce","given":"Jennifer"},{"family":"Abbey","given":"Antonia"},{"family":"Wegner","given":"Rhiana"}],"issued":{"date-parts":[["2018",2]]},"citation-key":"pierceMediatorsAssociationChildhood2018"}}],"schema":"https://github.com/citation-style-language/schema/raw/master/csl-citation.json"} </w:instrText>
      </w:r>
      <w:r w:rsidR="009F1A96">
        <w:fldChar w:fldCharType="separate"/>
      </w:r>
      <w:r w:rsidR="00524829" w:rsidRPr="00524829">
        <w:rPr>
          <w:rFonts w:cs="Times New Roman"/>
        </w:rPr>
        <w:t xml:space="preserve">(Fitzgerald, 2021; Pierce et al., </w:t>
      </w:r>
      <w:r w:rsidR="00524829" w:rsidRPr="00524829">
        <w:rPr>
          <w:rFonts w:cs="Times New Roman"/>
        </w:rPr>
        <w:lastRenderedPageBreak/>
        <w:t>2018)</w:t>
      </w:r>
      <w:r w:rsidR="009F1A96">
        <w:fldChar w:fldCharType="end"/>
      </w:r>
      <w:r>
        <w:t xml:space="preserve">. </w:t>
      </w:r>
      <w:r w:rsidR="00366ED7">
        <w:t xml:space="preserve">Emotional abuse is frequently reported </w:t>
      </w:r>
      <w:r w:rsidR="00D67F16">
        <w:t xml:space="preserve">as the most prevalent form of abuse, ranging from 7.6% to 80.5% in different samples </w:t>
      </w:r>
      <w:r w:rsidR="006B565F">
        <w:fldChar w:fldCharType="begin"/>
      </w:r>
      <w:r w:rsidR="006B565F">
        <w:instrText xml:space="preserve"> ADDIN ZOTERO_ITEM CSL_CITATION {"citationID":"JzbFaAvJ","properties":{"formattedCitation":"(Anda et al., 2009; Arincorayan et al., 2017; Dube, Felitti, Dong, Giles, et al., 2003; Friestad et al., 2014; Murphy et al., 2014)","plainCitation":"(Anda et al., 2009; Arincorayan et al., 2017; Dube, Felitti, Dong, Giles, et al., 2003; Friestad et al., 2014; Murphy et al., 2014)","noteIndex":0},"citationItems":[{"id":21421,"uris":["http://zotero.org/users/10055025/items/TPYZPXMW"],"itemData":{"id":21421,"type":"article-journal","abstract":"Background: To assess the association between adverse childhood experiences (ACEs), including childhood abuse and neglect, and serious household dysfunction, and premature death of a family member. Because ACEs increase the risk for many of the leading causes of death in adults and tend to be familial and intergenerational, we hypothesized that persons who report having more ACEs would be more likely to have family members at risk of premature death.\nMethods: We used data from 17,337 adult health plan members who completed a survey about 10 types of ACEs and whether a family member died before age 65. The prevalence of family member premature death and its association with ACEs were assessed.\nResults: Family members of respondents who experienced any type of ACEs were more likely to have elevated prevalence for premature death relative to those of respondents without such experience (p &lt; 0.01). The highest risk occurred among those who reported having been physically neglected and living with substance abusing or criminal family members during childhood. A powerful graded relationship between the number of ACEs and premature mortality in the family was observed for all age groups, and comparison between groups reporting 0 ACE and t 4 ACEs yielded an OR of 1.8 (95%CI, 1.6–2.0).\nConclusion: Adverse childhood experiences may be an indicator of a chaotic family environment that results in an increased risk of premature death among family members.","container-title":"BMC Public Health","DOI":"10.1186/1471-2458-9-106","ISSN":"1471-2458","issue":"1","journalAbbreviation":"BMC Public Health","language":"en","license":"http://creativecommons.org/licenses/by/2.0","page":"106","source":"DOI.org (Crossref)","title":"The relationship of adverse childhood experiences to a history of premature death of family members","volume":"9","author":[{"family":"Anda","given":"Robert F"},{"family":"Dong","given":"Maxia"},{"family":"Brown","given":"David W"},{"family":"Felitti","given":"Vincent J"},{"family":"Giles","given":"Wayne H"},{"family":"Perry","given":"Geraldine S"},{"family":"Valerie","given":"Edwards J"},{"family":"Dube","given":"Shanta R"}],"issued":{"date-parts":[["2009",12]]},"citation-key":"andaRelationshipAdverseChildhood2009"}},{"id":21269,"uris":["http://zotero.org/users/10055025/items/YPQJPBPC"],"itemData":{"id":21269,"type":"article-journal","language":"en","source":"Zotero","title":"Resilience-Enhancing Relationships: What We Can Learn From Those With a History of Adverse Childhood Experiences","author":[{"family":"Arincorayan","given":"COL Derrick"},{"family":"Applewhite","given":"Larry"},{"family":"Garrido","given":"MAJ Matthew"},{"family":"Cashio","given":"CPT Victoria"},{"family":"Bryant","given":"CPT Meghan"}],"issued":{"date-parts":[["2017"]]},"citation-key":"arincorayanResilienceEnhancingRelationshipsWhat2017"}},{"id":21409,"uris":["http://zotero.org/users/10055025/items/DCV2UYAS"],"itemData":{"id":21409,"type":"article-journal","abstract":"Background. We examined the relationship of the number of adverse childhood experiences (ACE score) to six health problems among four successive birth cohorts dating back to 1900 to assess the strength and consistency of these relationships in face of secular inﬂuences the 20th century brought in changing health behaviors and conditions. We hypothesized that the ACE score/health problem relationship would be relatively “immune” to secular inﬂuences, in support of recent studies documenting the negative neurobiologic effects of childhood stressors on the developing brain.\nMethods. A retrospective cohort study of 17,337 adult health maintenance organization (HMO) members who completed a survey about childhood abuse and household dysfunction, as well as their health. We used logistic regression to examine the relationships between ACE score and six health problems (depressed affect, suicide attempts, multiple sexual partners, sexually transmitted diseases, smoking, and alcoholism) across four successive birth cohorts: 1900 –1931, 1932–1946, 1947–1961, and 1962–1978.\nResults. The ACE score increased the risk for each health problem in a consistent, strong, and graded manner across four birth cohorts (P Ͻ 0.05). For each unit increase in the ACE score (range: 0 – 8), the adjusted odds ratios (ORs) for depressed affect, STDs, and multiple sexual partners were increased within a narrow range (ORs: 1.2–1.3 per unit increase) for each of the birth cohorts; the increase in risk for suicide attempts was stronger but also in a narrow range (ORs: 1.5–1.7).\nConclusions. Growing up with ACEs increased the risk of numerous health behaviors and outcomes for 20th century birth cohorts, suggesting that the effects of ACEs on the risk of various health problems are unaffected by social or secular changes. Research showing detrimental and lasting neurobiologic effects of child abuse on the developing brain provides a plausible explanation for the consistency and dose–response relationships found for each health problem across birth cohorts, despite changing secular inﬂuences.","container-title":"Preventive Medicine","DOI":"10.1016/S0091-7435(03)00123-3","ISSN":"00917435","issue":"3","journalAbbreviation":"Preventive Medicine","language":"en","license":"https://www.elsevier.com/tdm/userlicense/1.0/","page":"268-277","source":"DOI.org (Crossref)","title":"The impact of adverse childhood experiences on health problems: evidence from four birth cohorts dating back to 1900","title-short":"The impact of adverse childhood experiences on health problems","volume":"37","author":[{"family":"Dube","given":"Shanta R"},{"family":"Felitti","given":"Vincent J"},{"family":"Dong","given":"Maxia"},{"family":"Giles","given":"Wayne H"},{"family":"Anda","given":"Robert F"}],"issued":{"date-parts":[["2003",9]]},"citation-key":"dubeImpactAdverseChildhood2003"}},{"id":21263,"uris":["http://zotero.org/users/10055025/items/DIS7IIK4"],"itemData":{"id":21263,"type":"article-journal","abstract":"Background: Women prisoners are known to suffer from an accumulation of factors known to increase the risk for several major health problems. This study examines the prevalence of adverse childhood experiences (ACE) and the relationship between such experiences and suicide attempts and drug use among incarcerated women in Norway.\nMethods: A total of 141 women inmates (75% of all eligible) were interviewed using a structured interview guide covering information on demographics and a range of ACE related to abuse and neglect, and household dysfunction.The main outcome variables were attempted suicide and adult drug abuse.\nResults: Emotional, physical and sexual abuse during childhood was experienced by 39%, 36% and 19%, respectively, and emotional and physical neglect by 31% and 33%, respectively. Looking at the full range of ACE, 17% reported having experienced none, while 34% reported having experienced more than five ACEs. After controlling for age, immigrant background and marital status, the number of ACEs significantly increased the risk of attempted suicide and current drug abuse.\nConclusion: The associations observed between early life trauma and later health risk behaviour indicate the need for early prevention.The findings also emphasize the important role of prison health services in secondary prevention among women inmates.","container-title":"International Journal of Social Psychiatry","DOI":"10.1177/0020764012461235","ISSN":"0020-7640, 1741-2854","issue":"1","journalAbbreviation":"Int J Soc Psychiatry","language":"en","page":"40-46","source":"DOI.org (Crossref)","title":"Adverse childhood experiences among women prisoners: Relationships to suicide attempts and drug abuse","title-short":"Adverse childhood experiences among women prisoners","volume":"60","author":[{"family":"Friestad","given":"Christine"},{"family":"Åse-Bente","given":"Rustad"},{"family":"Kjelsberg","given":"Ellen"}],"issued":{"date-parts":[["2014",2]]},"citation-key":"friestadAdverseChildhoodExperiences2014"}},{"id":21273,"uris":["http://zotero.org/users/10055025/items/DNT3G82I"],"itemData":{"id":21273,"type":"article-journal","container-title":"Child Abuse &amp; Neglect","DOI":"10.1016/j.chiabu.2013.09.004","ISSN":"01452134","issue":"2","journalAbbreviation":"Child Abuse &amp; Neglect","language":"en","page":"224-233","source":"DOI.org (Crossref)","title":"Adverse Childhood Experiences (ACEs) Questionnaire and Adult Attachment Interview (AAI): Implications for parent child relationships","title-short":"Adverse Childhood Experiences (ACEs) Questionnaire and Adult Attachment Interview (AAI)","volume":"38","author":[{"family":"Murphy","given":"Anne"},{"family":"Steele","given":"Miriam"},{"family":"Dube","given":"Shanta Rishi"},{"family":"Bate","given":"Jordan"},{"family":"Bonuck","given":"Karen"},{"family":"Meissner","given":"Paul"},{"family":"Goldman","given":"Hannah"},{"family":"Steele","given":"Howard"}],"issued":{"date-parts":[["2014",2]]},"citation-key":"murphyAdverseChildhoodExperiences2014"}}],"schema":"https://github.com/citation-style-language/schema/raw/master/csl-citation.json"} </w:instrText>
      </w:r>
      <w:r w:rsidR="006B565F">
        <w:fldChar w:fldCharType="separate"/>
      </w:r>
      <w:r w:rsidR="006B565F" w:rsidRPr="006B565F">
        <w:rPr>
          <w:rFonts w:cs="Times New Roman"/>
        </w:rPr>
        <w:t>(Anda et al., 2009; Arincorayan et al., 2017; Dube, Felitti, Dong, Giles, et al., 2003; Friestad et al., 2014; Murphy et al., 2014)</w:t>
      </w:r>
      <w:r w:rsidR="006B565F">
        <w:fldChar w:fldCharType="end"/>
      </w:r>
      <w:r w:rsidR="001E6E1A">
        <w:t>.</w:t>
      </w:r>
    </w:p>
    <w:p w14:paraId="0F09B69C" w14:textId="19166369" w:rsidR="001E6E1A" w:rsidRDefault="001E6E1A" w:rsidP="00A87BF6">
      <w:pPr>
        <w:ind w:firstLine="720"/>
      </w:pPr>
      <w:r>
        <w:t xml:space="preserve">It is important </w:t>
      </w:r>
      <w:r w:rsidR="002220A5">
        <w:t>to consider that these forms of abuse are not mutually exclusive</w:t>
      </w:r>
      <w:r w:rsidR="00AC6D6E">
        <w:t xml:space="preserve"> </w:t>
      </w:r>
      <w:r w:rsidR="004306FF">
        <w:fldChar w:fldCharType="begin"/>
      </w:r>
      <w:r w:rsidR="004306FF">
        <w:instrText xml:space="preserve"> ADDIN ZOTERO_ITEM CSL_CITATION {"citationID":"tRpS8LUc","properties":{"formattedCitation":"(Felitti et al., 1998; Hillis et al., 2001; Murphy et al., 2014; Scully et al., 2020)","plainCitation":"(Felitti et al., 1998; Hillis et al., 2001; Murphy et al., 2014; Scully et al., 2020)","noteIndex":0},"citationItems":[{"id":21267,"uris":["http://zotero.org/users/10055025/items/Q9STFLT3"],"itemData":{"id":21267,"type":"article-journal","abstract":"Background: The relationship of health risk behavior and disease in adulthood to the breadth of exposure to childhood emotional, physical, or sexual abuse, and household dysfunction during childhood has not previously been described.\nMethods: A questionnaire about adverse childhood experiences was mailed to 13,494 adults who had completed a standardized medical evaluation at a large HMO; 9,508 (70.5%) responded. Seven categories of adverse childhood experiences were studied: psychological, physical, or sexual abuse; violence against mother; or living with household members who were substance abusers, mentally ill or suicidal, or ever imprisoned. The number of categories of these adverse childhood experiences was then compared to measures of adult risk behavior, health status, and disease. Logistic regression was used to adjust for effects of demographic factors on the association between the cumulative number of categories of childhood exposures (range: 0 –7) and risk factors for the leading causes of death in adult life.\nResults: More than half of respondents reported at least one, and one-fourth reported Ն2 categories of childhood exposures. We found a graded relationship between the number of categories of childhood exposure and each of the adult health risk behaviors and diseases that were studied (P Ͻ .001). Persons who had experienced four or more categories of childhood exposure, compared to those who had experienced none, had 4to 12-fold increased health risks for alcoholism, drug abuse, depression, and suicide attempt; a 2- to 4-fold increase in smoking, poor self-rated health, Ն50 sexual intercourse partners, and sexually transmitted disease; and a 1.4- to 1.6-fold increase in physical inactivity and severe obesity. The number of categories of adverse childhood exposures showed a graded relationship to the presence of adult diseases including ischemic heart disease, cancer, chronic lung disease, skeletal fractures, and liver disease. The seven categories of adverse childhood experiences were strongly interrelated and persons with multiple categories of childhood exposure were likely to have multiple health risk factors later in life.\nConclusions: We found a strong graded relationship between the breadth of exposure to abuse or household dysfunction during childhood and multiple risk factors for several of the leading causes of death in adults.","container-title":"American Journal of Preventive Medicine","DOI":"10.1016/S0749-3797(98)00017-8","ISSN":"07493797","issue":"4","journalAbbreviation":"American Journal of Preventive Medicine","language":"en","page":"245-258","source":"DOI.org (Crossref)","title":"Relationship of Childhood Abuse and Household Dysfunction to Many of the Leading Causes of Death in Adults","volume":"14","author":[{"family":"Felitti","given":"Vincent J"},{"family":"Anda","given":"Robert F"},{"family":"Nordenberg","given":"Dale"},{"family":"Williamson","given":"David F"},{"family":"Spitz","given":"Alison M"},{"family":"Edwards","given":"Valerie"},{"family":"Koss","given":"Mary P"},{"family":"Marks","given":"James S"}],"issued":{"date-parts":[["1998",5]]},"citation-key":"felittiRelationshipChildhoodAbuse1998"}},{"id":21419,"uris":["http://zotero.org/users/10055025/items/FC3U25SU"],"itemData":{"id":21419,"type":"article-journal","abstract":"Methods: A total of 5,060 female members of a managed care organization provided information about seven categories of adverse childhood experiences: having experienced emotional, physical or sexual abuse; or having had a battered mother or substance-abusing, mentally ill or criminal household members. Logistic regression was used to model the association between cumulative categories of up to seven adverse childhood experiences and such sexual risk behaviors as early onset of intercourse, 30 or more sexual partners and self-perception as being at risk for AIDS.\nResults: Each category of adverse childhood experiences was associated with an increased risk of intercourse by age 15 (odds ratios, 1.6–2.6), with perceiving oneself as being at risk of AIDS (odds ratios, 1.5–2.6) and with having had 30 or more partners (odds ratios, 1.6–3.8). After adjustment for the effects of age at interview and race, women who experienced rising numbers of types of adverse childhood experiences were increasingly likely to see themselves as being at risk of AIDS: Those with one such experience had a slightly elevated likelihood (odds ratio, 1.2), while those with 4–5 or 6–7 such experiences had substantially elevated odds (odds ratios, 1.8 and 4.9, respectively). Similarly, the number of types of adverse experiences was tied to the likelihood of having had 30 or more sexual partners, rising from odds of 1.6 for those with one type of adverse experience and 1.9 for those with two to odds of 8.2 among those with 6–7. Finally, the chances that a woman ﬁrst had sex by age 15 also rose progressively with increasing numbers of such experiences, from odds of 1.8 among those with one type of adverse childhood experience to 7.0 among those with 6–7.\nConclusions: Among individuals with a history of adverse childhood experiences, risky sexual behavior may represent their attempts to achieve intimate interpersonal connections. Having grown up in families unable to provide needed protection, such individuals may be unprepared to protect themselves and may underestimate the risks they take in their attempts to achieve intimacy. If so, coping with such problems represents a serious public health challenge.","container-title":"Family Planning Perspectives","DOI":"10.2307/2673783","ISSN":"00147354","issue":"5","journalAbbreviation":"Family Planning Perspectives","language":"en","page":"206","source":"DOI.org (Crossref)","title":"Adverse Childhood Experiences and Sexual Risk Behaviors in Women: A Retrospective Cohort Study","title-short":"Adverse Childhood Experiences and Sexual Risk Behaviors in Women","volume":"33","author":[{"family":"Hillis","given":"Susan D."},{"family":"Anda","given":"Robert F."},{"family":"Felitti","given":"Vincent J."},{"family":"Marchbanks","given":"Polly A."}],"issued":{"date-parts":[["2001",9]]},"citation-key":"hillisAdverseChildhoodExperiences2001"}},{"id":21273,"uris":["http://zotero.org/users/10055025/items/DNT3G82I"],"itemData":{"id":21273,"type":"article-journal","container-title":"Child Abuse &amp; Neglect","DOI":"10.1016/j.chiabu.2013.09.004","ISSN":"01452134","issue":"2","journalAbbreviation":"Child Abuse &amp; Neglect","language":"en","page":"224-233","source":"DOI.org (Crossref)","title":"Adverse Childhood Experiences (ACEs) Questionnaire and Adult Attachment Interview (AAI): Implications for parent child relationships","title-short":"Adverse Childhood Experiences (ACEs) Questionnaire and Adult Attachment Interview (AAI)","volume":"38","author":[{"family":"Murphy","given":"Anne"},{"family":"Steele","given":"Miriam"},{"family":"Dube","given":"Shanta Rishi"},{"family":"Bate","given":"Jordan"},{"family":"Bonuck","given":"Karen"},{"family":"Meissner","given":"Paul"},{"family":"Goldman","given":"Hannah"},{"family":"Steele","given":"Howard"}],"issued":{"date-parts":[["2014",2]]},"citation-key":"murphyAdverseChildhoodExperiences2014"}},{"id":21268,"uris":["http://zotero.org/users/10055025/items/3U3HXNYZ"],"itemData":{"id":21268,"type":"article-journal","abstract":"This article reports a systematic review of the literature examining the relationship between adverse childhood experiences (ACEs), family functioning (FF) and mental health (MH) problems among children and adolescents. The current review aims to thoroughly investigate the relationship between ACEs, FF and MH, and to synthesise the findings in the literature. Three databases were searched, and a narrative synthesis of the final thirty‐four articles is presented. The results of the systematic review indicate that the association between FF and child/adolescent MH is mixed; ACEs and child/adolescent MH are related; ACEs and FF are related; and demographic factors impact on the association between the three main variables. The literature suggests a strong association between ACEs, child and adolescent MH problems, and FF, and some overlap between these variables is evident. This systematic review highlights the importance of family‐focused care and the value of asking children about their experience of adverse childhood experiences in clinical practice.\n            \n            \n              Practitioner points\n              \n                \n                  \n                    The literature suggests a strong relationship between ACEs, FF, and MH problems\n                  \n                  \n                    FF mediates the relationship between specific ACEs, and child/adolescent MH problems, although further research is warranted\n                  \n                  \n                    Clinicians working with children and adolescents with MH problems should be mindful of family‐centred care and ask children about their experience of ACEs\n                  \n                \n              \n            \n          , \n            </w:instrText>
      </w:r>
      <w:r w:rsidR="004306FF">
        <w:rPr>
          <w:rFonts w:ascii="MS Gothic" w:eastAsia="MS Gothic" w:hAnsi="MS Gothic" w:cs="MS Gothic" w:hint="eastAsia"/>
        </w:rPr>
        <w:instrText>抽象</w:instrText>
      </w:r>
      <w:r w:rsidR="004306FF">
        <w:instrText xml:space="preserve">\n            \n              \n              \n                </w:instrText>
      </w:r>
      <w:r w:rsidR="004306FF">
        <w:rPr>
          <w:rFonts w:ascii="MS Gothic" w:eastAsia="MS Gothic" w:hAnsi="MS Gothic" w:cs="MS Gothic" w:hint="eastAsia"/>
        </w:rPr>
        <w:instrText>儿童和青少年不良童年</w:instrText>
      </w:r>
      <w:r w:rsidR="004306FF">
        <w:rPr>
          <w:rFonts w:ascii="Microsoft JhengHei" w:eastAsia="Microsoft JhengHei" w:hAnsi="Microsoft JhengHei" w:cs="Microsoft JhengHei" w:hint="eastAsia"/>
        </w:rPr>
        <w:instrText>经历、家庭功能和心理健康问题之间的关系：系统综述</w:instrText>
      </w:r>
      <w:r w:rsidR="004306FF">
        <w:instrText xml:space="preserve">\n              \n              </w:instrText>
      </w:r>
      <w:r w:rsidR="004306FF">
        <w:rPr>
          <w:rFonts w:ascii="MS Gothic" w:eastAsia="MS Gothic" w:hAnsi="MS Gothic" w:cs="MS Gothic" w:hint="eastAsia"/>
        </w:rPr>
        <w:instrText>本文</w:instrText>
      </w:r>
      <w:r w:rsidR="004306FF">
        <w:rPr>
          <w:rFonts w:ascii="Microsoft JhengHei" w:eastAsia="Microsoft JhengHei" w:hAnsi="Microsoft JhengHei" w:cs="Microsoft JhengHei" w:hint="eastAsia"/>
        </w:rPr>
        <w:instrText>报告了研究儿童和青少年不良童年经历（</w:instrText>
      </w:r>
      <w:r w:rsidR="004306FF">
        <w:instrText>ACEs</w:instrText>
      </w:r>
      <w:r w:rsidR="004306FF">
        <w:rPr>
          <w:rFonts w:ascii="MS Gothic" w:eastAsia="MS Gothic" w:hAnsi="MS Gothic" w:cs="MS Gothic" w:hint="eastAsia"/>
        </w:rPr>
        <w:instrText>）、家庭功能（</w:instrText>
      </w:r>
      <w:r w:rsidR="004306FF">
        <w:instrText>FF</w:instrText>
      </w:r>
      <w:r w:rsidR="004306FF">
        <w:rPr>
          <w:rFonts w:ascii="MS Gothic" w:eastAsia="MS Gothic" w:hAnsi="MS Gothic" w:cs="MS Gothic" w:hint="eastAsia"/>
        </w:rPr>
        <w:instrText>）和心理健康（</w:instrText>
      </w:r>
      <w:r w:rsidR="004306FF">
        <w:instrText>MH</w:instrText>
      </w:r>
      <w:r w:rsidR="004306FF">
        <w:rPr>
          <w:rFonts w:ascii="MS Gothic" w:eastAsia="MS Gothic" w:hAnsi="MS Gothic" w:cs="MS Gothic" w:hint="eastAsia"/>
        </w:rPr>
        <w:instrText>）</w:instrText>
      </w:r>
      <w:r w:rsidR="004306FF">
        <w:rPr>
          <w:rFonts w:ascii="Microsoft JhengHei" w:eastAsia="Microsoft JhengHei" w:hAnsi="Microsoft JhengHei" w:cs="Microsoft JhengHei" w:hint="eastAsia"/>
        </w:rPr>
        <w:instrText>问题之间关系的文献的系统综述。本综述旨在深入研究</w:instrText>
      </w:r>
      <w:r w:rsidR="004306FF">
        <w:instrText>ACEs</w:instrText>
      </w:r>
      <w:r w:rsidR="004306FF">
        <w:rPr>
          <w:rFonts w:ascii="MS Gothic" w:eastAsia="MS Gothic" w:hAnsi="MS Gothic" w:cs="MS Gothic" w:hint="eastAsia"/>
        </w:rPr>
        <w:instrText>、</w:instrText>
      </w:r>
      <w:r w:rsidR="004306FF">
        <w:instrText>FF</w:instrText>
      </w:r>
      <w:r w:rsidR="004306FF">
        <w:rPr>
          <w:rFonts w:ascii="MS Gothic" w:eastAsia="MS Gothic" w:hAnsi="MS Gothic" w:cs="MS Gothic" w:hint="eastAsia"/>
        </w:rPr>
        <w:instrText>和</w:instrText>
      </w:r>
      <w:r w:rsidR="004306FF">
        <w:instrText>MH</w:instrText>
      </w:r>
      <w:r w:rsidR="004306FF">
        <w:rPr>
          <w:rFonts w:ascii="MS Gothic" w:eastAsia="MS Gothic" w:hAnsi="MS Gothic" w:cs="MS Gothic" w:hint="eastAsia"/>
        </w:rPr>
        <w:instrText>之</w:instrText>
      </w:r>
      <w:r w:rsidR="004306FF">
        <w:rPr>
          <w:rFonts w:ascii="Microsoft JhengHei" w:eastAsia="Microsoft JhengHei" w:hAnsi="Microsoft JhengHei" w:cs="Microsoft JhengHei" w:hint="eastAsia"/>
        </w:rPr>
        <w:instrText>间的关系，并对文献中的研究结果进行综合。</w:instrText>
      </w:r>
      <w:r w:rsidR="004306FF">
        <w:instrText xml:space="preserve"> </w:instrText>
      </w:r>
      <w:r w:rsidR="004306FF">
        <w:rPr>
          <w:rFonts w:ascii="MS Gothic" w:eastAsia="MS Gothic" w:hAnsi="MS Gothic" w:cs="MS Gothic" w:hint="eastAsia"/>
        </w:rPr>
        <w:instrText>共</w:instrText>
      </w:r>
      <w:r w:rsidR="004306FF">
        <w:rPr>
          <w:rFonts w:ascii="Microsoft JhengHei" w:eastAsia="Microsoft JhengHei" w:hAnsi="Microsoft JhengHei" w:cs="Microsoft JhengHei" w:hint="eastAsia"/>
        </w:rPr>
        <w:instrText>检索了三个数据库，并对最后入选的</w:instrText>
      </w:r>
      <w:r w:rsidR="004306FF">
        <w:instrText>34</w:instrText>
      </w:r>
      <w:r w:rsidR="004306FF">
        <w:rPr>
          <w:rFonts w:ascii="MS Gothic" w:eastAsia="MS Gothic" w:hAnsi="MS Gothic" w:cs="MS Gothic" w:hint="eastAsia"/>
        </w:rPr>
        <w:instrText>篇文章</w:instrText>
      </w:r>
      <w:r w:rsidR="004306FF">
        <w:rPr>
          <w:rFonts w:ascii="Microsoft JhengHei" w:eastAsia="Microsoft JhengHei" w:hAnsi="Microsoft JhengHei" w:cs="Microsoft JhengHei" w:hint="eastAsia"/>
        </w:rPr>
        <w:instrText>进行了综合叙述。系统综述的结果表明，</w:instrText>
      </w:r>
      <w:r w:rsidR="004306FF">
        <w:instrText>FF</w:instrText>
      </w:r>
      <w:r w:rsidR="004306FF">
        <w:rPr>
          <w:rFonts w:ascii="MS Gothic" w:eastAsia="MS Gothic" w:hAnsi="MS Gothic" w:cs="MS Gothic" w:hint="eastAsia"/>
        </w:rPr>
        <w:instrText>与儿童</w:instrText>
      </w:r>
      <w:r w:rsidR="004306FF">
        <w:instrText>/</w:instrText>
      </w:r>
      <w:r w:rsidR="004306FF">
        <w:rPr>
          <w:rFonts w:ascii="MS Gothic" w:eastAsia="MS Gothic" w:hAnsi="MS Gothic" w:cs="MS Gothic" w:hint="eastAsia"/>
        </w:rPr>
        <w:instrText>青少年</w:instrText>
      </w:r>
      <w:r w:rsidR="004306FF">
        <w:instrText>MH</w:instrText>
      </w:r>
      <w:r w:rsidR="004306FF">
        <w:rPr>
          <w:rFonts w:ascii="MS Gothic" w:eastAsia="MS Gothic" w:hAnsi="MS Gothic" w:cs="MS Gothic" w:hint="eastAsia"/>
        </w:rPr>
        <w:instrText>的关系是混合的；</w:instrText>
      </w:r>
      <w:r w:rsidR="004306FF">
        <w:instrText>ACEs</w:instrText>
      </w:r>
      <w:r w:rsidR="004306FF">
        <w:rPr>
          <w:rFonts w:ascii="MS Gothic" w:eastAsia="MS Gothic" w:hAnsi="MS Gothic" w:cs="MS Gothic" w:hint="eastAsia"/>
        </w:rPr>
        <w:instrText>与儿童</w:instrText>
      </w:r>
      <w:r w:rsidR="004306FF">
        <w:instrText>/</w:instrText>
      </w:r>
      <w:r w:rsidR="004306FF">
        <w:rPr>
          <w:rFonts w:ascii="MS Gothic" w:eastAsia="MS Gothic" w:hAnsi="MS Gothic" w:cs="MS Gothic" w:hint="eastAsia"/>
        </w:rPr>
        <w:instrText>青少年</w:instrText>
      </w:r>
      <w:r w:rsidR="004306FF">
        <w:instrText>MH</w:instrText>
      </w:r>
      <w:r w:rsidR="004306FF">
        <w:rPr>
          <w:rFonts w:ascii="MS Gothic" w:eastAsia="MS Gothic" w:hAnsi="MS Gothic" w:cs="MS Gothic" w:hint="eastAsia"/>
        </w:rPr>
        <w:instrText>相关；</w:instrText>
      </w:r>
      <w:r w:rsidR="004306FF">
        <w:instrText>ACEs</w:instrText>
      </w:r>
      <w:r w:rsidR="004306FF">
        <w:rPr>
          <w:rFonts w:ascii="MS Gothic" w:eastAsia="MS Gothic" w:hAnsi="MS Gothic" w:cs="MS Gothic" w:hint="eastAsia"/>
        </w:rPr>
        <w:instrText>与</w:instrText>
      </w:r>
      <w:r w:rsidR="004306FF">
        <w:instrText>FF</w:instrText>
      </w:r>
      <w:r w:rsidR="004306FF">
        <w:rPr>
          <w:rFonts w:ascii="MS Gothic" w:eastAsia="MS Gothic" w:hAnsi="MS Gothic" w:cs="MS Gothic" w:hint="eastAsia"/>
        </w:rPr>
        <w:instrText>相关；人口</w:instrText>
      </w:r>
      <w:r w:rsidR="004306FF">
        <w:rPr>
          <w:rFonts w:ascii="Microsoft JhengHei" w:eastAsia="Microsoft JhengHei" w:hAnsi="Microsoft JhengHei" w:cs="Microsoft JhengHei" w:hint="eastAsia"/>
        </w:rPr>
        <w:instrText>统计学因素影响这三个主要变量之间的关系。文献表明，</w:instrText>
      </w:r>
      <w:r w:rsidR="004306FF">
        <w:instrText>ACEs</w:instrText>
      </w:r>
      <w:r w:rsidR="004306FF">
        <w:rPr>
          <w:rFonts w:ascii="MS Gothic" w:eastAsia="MS Gothic" w:hAnsi="MS Gothic" w:cs="MS Gothic" w:hint="eastAsia"/>
        </w:rPr>
        <w:instrText>、儿童和青少年</w:instrText>
      </w:r>
      <w:r w:rsidR="004306FF">
        <w:instrText>MH</w:instrText>
      </w:r>
      <w:r w:rsidR="004306FF">
        <w:rPr>
          <w:rFonts w:ascii="Microsoft JhengHei" w:eastAsia="Microsoft JhengHei" w:hAnsi="Microsoft JhengHei" w:cs="Microsoft JhengHei" w:hint="eastAsia"/>
        </w:rPr>
        <w:instrText>问题和</w:instrText>
      </w:r>
      <w:r w:rsidR="004306FF">
        <w:instrText>FF</w:instrText>
      </w:r>
      <w:r w:rsidR="004306FF">
        <w:rPr>
          <w:rFonts w:ascii="MS Gothic" w:eastAsia="MS Gothic" w:hAnsi="MS Gothic" w:cs="MS Gothic" w:hint="eastAsia"/>
        </w:rPr>
        <w:instrText>之</w:instrText>
      </w:r>
      <w:r w:rsidR="004306FF">
        <w:rPr>
          <w:rFonts w:ascii="Microsoft JhengHei" w:eastAsia="Microsoft JhengHei" w:hAnsi="Microsoft JhengHei" w:cs="Microsoft JhengHei" w:hint="eastAsia"/>
        </w:rPr>
        <w:instrText>间有很强的关联，并且这些变量之间有一些明显重叠。这一系统综述强调了以家庭为中心的关怀的重要性，以及在临床实践中询问儿童不良童年经历的价值。</w:instrText>
      </w:r>
      <w:r w:rsidR="004306FF">
        <w:instrText xml:space="preserve">\n            \n            \n              </w:instrText>
      </w:r>
      <w:r w:rsidR="004306FF">
        <w:rPr>
          <w:rFonts w:ascii="Microsoft JhengHei" w:eastAsia="Microsoft JhengHei" w:hAnsi="Microsoft JhengHei" w:cs="Microsoft JhengHei" w:hint="eastAsia"/>
        </w:rPr>
        <w:instrText>对从业人员的启示</w:instrText>
      </w:r>
      <w:r w:rsidR="004306FF">
        <w:instrText xml:space="preserve">\n              \n                \n                  \n                    </w:instrText>
      </w:r>
      <w:r w:rsidR="004306FF">
        <w:rPr>
          <w:rFonts w:ascii="MS Gothic" w:eastAsia="MS Gothic" w:hAnsi="MS Gothic" w:cs="MS Gothic" w:hint="eastAsia"/>
        </w:rPr>
        <w:instrText>文献表明</w:instrText>
      </w:r>
      <w:r w:rsidR="004306FF">
        <w:instrText>ACEs</w:instrText>
      </w:r>
      <w:r w:rsidR="004306FF">
        <w:rPr>
          <w:rFonts w:ascii="MS Gothic" w:eastAsia="MS Gothic" w:hAnsi="MS Gothic" w:cs="MS Gothic" w:hint="eastAsia"/>
        </w:rPr>
        <w:instrText>、</w:instrText>
      </w:r>
      <w:r w:rsidR="004306FF">
        <w:instrText>FF</w:instrText>
      </w:r>
      <w:r w:rsidR="004306FF">
        <w:rPr>
          <w:rFonts w:ascii="MS Gothic" w:eastAsia="MS Gothic" w:hAnsi="MS Gothic" w:cs="MS Gothic" w:hint="eastAsia"/>
        </w:rPr>
        <w:instrText>和</w:instrText>
      </w:r>
      <w:r w:rsidR="004306FF">
        <w:instrText>MH</w:instrText>
      </w:r>
      <w:r w:rsidR="004306FF">
        <w:rPr>
          <w:rFonts w:ascii="Microsoft JhengHei" w:eastAsia="Microsoft JhengHei" w:hAnsi="Microsoft JhengHei" w:cs="Microsoft JhengHei" w:hint="eastAsia"/>
        </w:rPr>
        <w:instrText>问题之间存在着密切的关系。</w:instrText>
      </w:r>
      <w:r w:rsidR="004306FF">
        <w:instrText>\n                  \n                  \n                    FF</w:instrText>
      </w:r>
      <w:r w:rsidR="004306FF">
        <w:rPr>
          <w:rFonts w:ascii="MS Gothic" w:eastAsia="MS Gothic" w:hAnsi="MS Gothic" w:cs="MS Gothic" w:hint="eastAsia"/>
        </w:rPr>
        <w:instrText>是特定</w:instrText>
      </w:r>
      <w:r w:rsidR="004306FF">
        <w:instrText>ACEs</w:instrText>
      </w:r>
      <w:r w:rsidR="004306FF">
        <w:rPr>
          <w:rFonts w:ascii="MS Gothic" w:eastAsia="MS Gothic" w:hAnsi="MS Gothic" w:cs="MS Gothic" w:hint="eastAsia"/>
        </w:rPr>
        <w:instrText>与儿童</w:instrText>
      </w:r>
      <w:r w:rsidR="004306FF">
        <w:instrText>/</w:instrText>
      </w:r>
      <w:r w:rsidR="004306FF">
        <w:rPr>
          <w:rFonts w:ascii="MS Gothic" w:eastAsia="MS Gothic" w:hAnsi="MS Gothic" w:cs="MS Gothic" w:hint="eastAsia"/>
        </w:rPr>
        <w:instrText>青少年</w:instrText>
      </w:r>
      <w:r w:rsidR="004306FF">
        <w:instrText>MH</w:instrText>
      </w:r>
      <w:r w:rsidR="004306FF">
        <w:rPr>
          <w:rFonts w:ascii="Microsoft JhengHei" w:eastAsia="Microsoft JhengHei" w:hAnsi="Microsoft JhengHei" w:cs="Microsoft JhengHei" w:hint="eastAsia"/>
        </w:rPr>
        <w:instrText>问题之间的中介变量，尽管还有必要进行进一步研究。</w:instrText>
      </w:r>
      <w:r w:rsidR="004306FF">
        <w:instrText xml:space="preserve">\n                  \n                  \n                    </w:instrText>
      </w:r>
      <w:r w:rsidR="004306FF">
        <w:rPr>
          <w:rFonts w:ascii="MS Gothic" w:eastAsia="MS Gothic" w:hAnsi="MS Gothic" w:cs="MS Gothic" w:hint="eastAsia"/>
        </w:rPr>
        <w:instrText>与患有</w:instrText>
      </w:r>
      <w:r w:rsidR="004306FF">
        <w:instrText>MH</w:instrText>
      </w:r>
      <w:r w:rsidR="004306FF">
        <w:rPr>
          <w:rFonts w:ascii="Microsoft JhengHei" w:eastAsia="Microsoft JhengHei" w:hAnsi="Microsoft JhengHei" w:cs="Microsoft JhengHei" w:hint="eastAsia"/>
        </w:rPr>
        <w:instrText>问题的儿童和青少年一起工作的临床治疗师应注意以家庭为中心的关怀，并询问儿童他们的</w:instrText>
      </w:r>
      <w:r w:rsidR="004306FF">
        <w:instrText>ACE</w:instrText>
      </w:r>
      <w:r w:rsidR="004306FF">
        <w:rPr>
          <w:rFonts w:ascii="Microsoft JhengHei" w:eastAsia="Microsoft JhengHei" w:hAnsi="Microsoft JhengHei" w:cs="Microsoft JhengHei" w:hint="eastAsia"/>
        </w:rPr>
        <w:instrText>经验。</w:instrText>
      </w:r>
      <w:r w:rsidR="004306FF">
        <w:instrText xml:space="preserve">\n                  \n                \n              \n            \n          , \n            Resumen\n            \n              \n              \n                La relación entre las experiencias adversas de la infancia, el funcionamiento familiar y los problemas de salud mental en niños y adolescentes: una revisión sistemática\n              \n              Este artículo presenta una revisión sistemática de la literatura que examina la relación entre las experiencias adversas de la infancia (ACE por sus siglas en inglés), el funcionamiento familiar (FF) y los problemas de salud mental (MH por sus sigas en inglés) entre los niños y adolescentes. La revisión pretende investigar a fondo la relación entre las ACE, FF y MH, y sintetizar los hallazgos en la bibliografia. Se realizaron búsquedas en tres bases de datos y se presenta una síntesis narrativa de los treinta y cuatro artículos finales. Los resultados de la revisión sistemática indican que la asociación entre FF y la HM infantil adolescente es mixta; Las ACE y la HM infantil/adolescente están relacionadas; ACEs y FF están relacionados; y los factores demográficos influyen en la asociación entre las tres variables principales. La bibliografía sugiere una fuerte asociación entre las ACE, los problemas de la HM en niños y adolescentes y el FF, y es evidente que se superponen algunas de estas variables. Esta revisión sistemática destaca la importancia de la atención centrada en la familia y el valor de preguntar a los niños sobre sus experiencias adversas de la infancia en la práctica clínica.\n            \n            \n              Puntos de implicación práctica\n              \n                \n                  \n                    La literatura sugiere una fuerte relación entre los problemas de ACE, FF y MH\n                  \n                  \n                    El FF media la relación entre las ACE específicas y los problemas de la HM en niños y adolescentes, aunque se requieren investigaciones adicionales\n                  \n                  \n                    Los clínicos que trabajan con niños y adolescentes con problemas de HM deben tener en cuenta la atención centrada en la familia y preguntar a los niños sobre su experiencia de ACE.","container-title":"Journal of Family Therapy","DOI":"10.1111/1467-6427.12263","ISSN":"0163-4445, 1467-6427","issue":"2","journalAbbreviation":"Journal of Family Therapy","language":"en","page":"291-316","source":"DOI.org (Crossref)","title":"The relationship between adverse childhood experiences, family functioning, and mental health problems among children and adolescents: a systematic review","title-short":"The relationship between adverse childhood experiences, family functioning, and mental health problems among children and adolescents","volume":"42","author":[{"family":"Scully","given":"Claudia"},{"family":"McLaughlin","given":"Jacintha"},{"family":"Fitzgerald","given":"Amanda"}],"issued":{"date-parts":[["2020",4]]},"citation-key":"scullyRelationshipAdverseChildhood2020"}}],"schema":"https://github.com/citation-style-language/schema/raw/master/csl-citation.json"} </w:instrText>
      </w:r>
      <w:r w:rsidR="004306FF">
        <w:fldChar w:fldCharType="separate"/>
      </w:r>
      <w:r w:rsidR="004306FF" w:rsidRPr="004306FF">
        <w:rPr>
          <w:rFonts w:cs="Times New Roman"/>
        </w:rPr>
        <w:t>(Felitti et al., 1998; Hillis et al., 2001; Murphy et al., 2014; Scully et al., 2020)</w:t>
      </w:r>
      <w:r w:rsidR="004306FF">
        <w:fldChar w:fldCharType="end"/>
      </w:r>
      <w:r w:rsidR="002220A5">
        <w:t>, and children may experience multiple forms of abuse simultaneously or sequentially</w:t>
      </w:r>
      <w:r w:rsidR="000E1734">
        <w:t>. The cumulative impact of experiencing multiple types of abuse is typically more detrimental than experiencing a single</w:t>
      </w:r>
      <w:r w:rsidR="00B6465D">
        <w:t xml:space="preserve"> type</w:t>
      </w:r>
      <w:r w:rsidR="002220A5">
        <w:t xml:space="preserve"> </w:t>
      </w:r>
      <w:r w:rsidR="00AC6D6E">
        <w:fldChar w:fldCharType="begin"/>
      </w:r>
      <w:r w:rsidR="00AC6D6E">
        <w:instrText xml:space="preserve"> ADDIN ZOTERO_ITEM CSL_CITATION {"citationID":"v8BjAVOh","properties":{"formattedCitation":"(Anda et al., 2010; Chapman et al., 2004; Edwards et al., 2003; Felitti et al., 1998; Friestad et al., 2014)","plainCitation":"(Anda et al., 2010; Chapman et al., 2004; Edwards et al., 2003; Felitti et al., 1998; Friestad et al., 2014)","noteIndex":0},"citationItems":[{"id":21420,"uris":["http://zotero.org/users/10055025/items/FZVRWIAZ"],"itemData":{"id":21420,"type":"article-journal","container-title":"American Journal of Preventive Medicine","DOI":"10.1016/j.amepre.2010.03.015","ISSN":"07493797","issue":"1","journalAbbreviation":"American Journal of Preventive Medicine","language":"en","license":"https://www.elsevier.com/tdm/userlicense/1.0/","page":"93-98","source":"DOI.org (Crossref)","title":"Building a Framework for Global Surveillance of the Public Health Implications of Adverse Childhood Experiences","volume":"39","author":[{"family":"Anda","given":"Robert F."},{"family":"Butchart","given":"Alexander"},{"family":"Felitti","given":"Vincent J."},{"family":"Brown","given":"David W."}],"issued":{"date-parts":[["2010",7]]},"citation-key":"andaBuildingFrameworkGlobal2010"}},{"id":21417,"uris":["http://zotero.org/users/10055025/items/2A5YCMQN"],"itemData":{"id":21417,"type":"article-journal","abstract":"Background: Research examining the association between childhood abuse and depressive disorders has frequently assessed abuse categorically, thus not permitting discernment of the cumulative impact of multiple types of abuse. As previous research has documented that adverse childhood experiences (ACEs) are highly interrelated, we examined the association between the number of such experiences (ACE score) and the risk of depressive disorders. Methods: Retrospective cohort study of 9460 adult health maintenance organization members in a primary care clinic in San Diego, CA who completed a survey addressing a variety of health-related concerns, which included standardized assessments of lifetime and recent depressive disorders, childhood abuse and household dysfunction. Results: Lifetime prevalence of depressive disorders was 23%. Childhood emotional abuse increased risk for lifetime depressive disorders, with adjusted odds ratios (ORs) of 2.7 [95% confidence interval (CI), 2.3 – 3.2] in women and 2.5 (95% CI, 1.9 – 3.2) in men. We found a strong, dose – response relationship between the ACE score and the probability of lifetime and recent depressive disorders (P &lt; 0.0001). This relationship was attenuated slightly when a history of growing up with a mentally ill household member was included in the model, but remained significant (P &lt; 0.001). Conclusions: The number of ACEs has a graded relationship to both lifetime and recent depressive disorders. These results suggest that exposure to ACEs is associated with increased risk of depressive disorders up to decades after their occurrence. Early recognition of childhood abuse and appropriate intervention may thus play an important role in the prevention of depressive disorders throughout the life span.","container-title":"Journal of Affective Disorders","DOI":"10.1016/j.jad.2003.12.013","ISSN":"01650327","issue":"2","journalAbbreviation":"Journal of Affective Disorders","language":"en","license":"https://www.elsevier.com/tdm/userlicense/1.0/","page":"217-225","source":"DOI.org (Crossref)","title":"Adverse childhood experiences and the risk of depressive disorders in adulthood","volume":"82","author":[{"family":"Chapman","given":"Daniel P."},{"family":"Whitfield","given":"Charles L."},{"family":"Felitti","given":"Vincent J."},{"family":"Dube","given":"Shanta R."},{"family":"Edwards","given":"Valerie J."},{"family":"Anda","given":"Robert F."}],"issued":{"date-parts":[["2004",10]]},"citation-key":"chapmanAdverseChildhoodExperiences2004"}},{"id":21270,"uris":["http://zotero.org/users/10055025/items/7U3L9ZR2"],"itemData":{"id":21270,"type":"article-journal","container-title":"American Journal of Psychiatry","DOI":"10.1176/appi.ajp.160.8.1453","ISSN":"0002-953X, 1535-7228","issue":"8","journalAbbreviation":"AJP","language":"en","page":"1453-1460","source":"DOI.org (Crossref)","title":"Relationship Between Multiple Forms of Childhood Maltreatment and Adult Mental Health in Community Respondents: Results From the Adverse Childhood Experiences Study","title-short":"Relationship Between Multiple Forms of Childhood Maltreatment and Adult Mental Health in Community Respondents","volume":"160","author":[{"family":"Edwards","given":"Valerie J."},{"family":"Holden","given":"George W."},{"family":"Felitti","given":"Vincent J."},{"family":"Anda","given":"Robert F."}],"issued":{"date-parts":[["2003",8,1]]},"citation-key":"edwardsRelationshipMultipleForms2003"}},{"id":21267,"uris":["http://zotero.org/users/10055025/items/Q9STFLT3"],"itemData":{"id":21267,"type":"article-journal","abstract":"Background: The relationship of health risk behavior and disease in adulthood to the breadth of exposure to childhood emotional, physical, or sexual abuse, and household dysfunction during childhood has not previously been described.\nMethods: A questionnaire about adverse childhood experiences was mailed to 13,494 adults who had completed a standardized medical evaluation at a large HMO; 9,508 (70.5%) responded. Seven categories of adverse childhood experiences were studied: psychological, physical, or sexual abuse; violence against mother; or living with household members who were substance abusers, mentally ill or suicidal, or ever imprisoned. The number of categories of these adverse childhood experiences was then compared to measures of adult risk behavior, health status, and disease. Logistic regression was used to adjust for effects of demographic factors on the association between the cumulative number of categories of childhood exposures (range: 0 –7) and risk factors for the leading causes of death in adult life.\nResults: More than half of respondents reported at least one, and one-fourth reported Ն2 categories of childhood exposures. We found a graded relationship between the number of categories of childhood exposure and each of the adult health risk behaviors and diseases that were studied (P Ͻ .001). Persons who had experienced four or more categories of childhood exposure, compared to those who had experienced none, had 4to 12-fold increased health risks for alcoholism, drug abuse, depression, and suicide attempt; a 2- to 4-fold increase in smoking, poor self-rated health, Ն50 sexual intercourse partners, and sexually transmitted disease; and a 1.4- to 1.6-fold increase in physical inactivity and severe obesity. The number of categories of adverse childhood exposures showed a graded relationship to the presence of adult diseases including ischemic heart disease, cancer, chronic lung disease, skeletal fractures, and liver disease. The seven categories of adverse childhood experiences were strongly interrelated and persons with multiple categories of childhood exposure were likely to have multiple health risk factors later in life.\nConclusions: We found a strong graded relationship between the breadth of exposure to abuse or household dysfunction during childhood and multiple risk factors for several of the leading causes of death in adults.","container-title":"American Journal of Preventive Medicine","DOI":"10.1016/S0749-3797(98)00017-8","ISSN":"07493797","issue":"4","journalAbbreviation":"American Journal of Preventive Medicine","language":"en","page":"245-258","source":"DOI.org (Crossref)","title":"Relationship of Childhood Abuse and Household Dysfunction to Many of the Leading Causes of Death in Adults","volume":"14","author":[{"family":"Felitti","given":"Vincent J"},{"family":"Anda","given":"Robert F"},{"family":"Nordenberg","given":"Dale"},{"family":"Williamson","given":"David F"},{"family":"Spitz","given":"Alison M"},{"family":"Edwards","given":"Valerie"},{"family":"Koss","given":"Mary P"},{"family":"Marks","given":"James S"}],"issued":{"date-parts":[["1998",5]]},"citation-key":"felittiRelationshipChildhoodAbuse1998"}},{"id":21263,"uris":["http://zotero.org/users/10055025/items/DIS7IIK4"],"itemData":{"id":21263,"type":"article-journal","abstract":"Background: Women prisoners are known to suffer from an accumulation of factors known to increase the risk for several major health problems. This study examines the prevalence of adverse childhood experiences (ACE) and the relationship between such experiences and suicide attempts and drug use among incarcerated women in Norway.\nMethods: A total of 141 women inmates (75% of all eligible) were interviewed using a structured interview guide covering information on demographics and a range of ACE related to abuse and neglect, and household dysfunction.The main outcome variables were attempted suicide and adult drug abuse.\nResults: Emotional, physical and sexual abuse during childhood was experienced by 39%, 36% and 19%, respectively, and emotional and physical neglect by 31% and 33%, respectively. Looking at the full range of ACE, 17% reported having experienced none, while 34% reported having experienced more than five ACEs. After controlling for age, immigrant background and marital status, the number of ACEs significantly increased the risk of attempted suicide and current drug abuse.\nConclusion: The associations observed between early life trauma and later health risk behaviour indicate the need for early prevention.The findings also emphasize the important role of prison health services in secondary prevention among women inmates.","container-title":"International Journal of Social Psychiatry","DOI":"10.1177/0020764012461235","ISSN":"0020-7640, 1741-2854","issue":"1","journalAbbreviation":"Int J Soc Psychiatry","language":"en","page":"40-46","source":"DOI.org (Crossref)","title":"Adverse childhood experiences among women prisoners: Relationships to suicide attempts and drug abuse","title-short":"Adverse childhood experiences among women prisoners","volume":"60","author":[{"family":"Friestad","given":"Christine"},{"family":"Åse-Bente","given":"Rustad"},{"family":"Kjelsberg","given":"Ellen"}],"issued":{"date-parts":[["2014",2]]},"citation-key":"friestadAdverseChildhoodExperiences2014"}}],"schema":"https://github.com/citation-style-language/schema/raw/master/csl-citation.json"} </w:instrText>
      </w:r>
      <w:r w:rsidR="00AC6D6E">
        <w:fldChar w:fldCharType="separate"/>
      </w:r>
      <w:r w:rsidR="00AC6D6E" w:rsidRPr="00AC6D6E">
        <w:rPr>
          <w:rFonts w:cs="Times New Roman"/>
        </w:rPr>
        <w:t>(Anda et al., 2010; Chapman et al., 2004; Edwards et al., 2003; Felitti et al., 1998; Friestad et al., 2014)</w:t>
      </w:r>
      <w:r w:rsidR="00AC6D6E">
        <w:fldChar w:fldCharType="end"/>
      </w:r>
      <w:r w:rsidR="00182369">
        <w:t xml:space="preserve">. </w:t>
      </w:r>
      <w:r w:rsidR="00E07E78">
        <w:t xml:space="preserve">These forms of abuse can create significant barriers to </w:t>
      </w:r>
      <w:r w:rsidR="00037236">
        <w:t xml:space="preserve">healthy development and well-being both for the individual and those around them. </w:t>
      </w:r>
    </w:p>
    <w:p w14:paraId="5B5A48FC" w14:textId="64A978E8" w:rsidR="00C32C06" w:rsidRDefault="00C32C06" w:rsidP="00C32C06">
      <w:pPr>
        <w:pStyle w:val="Heading3"/>
      </w:pPr>
      <w:r>
        <w:t>Neglect</w:t>
      </w:r>
    </w:p>
    <w:p w14:paraId="7BCE705A" w14:textId="6F93C7A2" w:rsidR="00A87BF6" w:rsidRDefault="00A87BF6" w:rsidP="00A87BF6">
      <w:pPr>
        <w:ind w:firstLine="720"/>
      </w:pPr>
      <w:r>
        <w:t>Often considered an act of omission rather than commission, neglect involves the failure to provide for a child’s basic physical and emotional needs. Researchers have identified two subtypes: physical and emotional neglect. Physical neglect is the failure to provide adequate food, clothing, shelter, hygiene, or medical care which can result in physical harm, developmental delays, and health problems for the child</w:t>
      </w:r>
      <w:r w:rsidR="00A03CF1">
        <w:t xml:space="preserve"> </w:t>
      </w:r>
      <w:r w:rsidR="00A03CF1">
        <w:fldChar w:fldCharType="begin"/>
      </w:r>
      <w:r w:rsidR="00A03CF1">
        <w:instrText xml:space="preserve"> ADDIN ZOTERO_ITEM CSL_CITATION {"citationID":"uJz37BYM","properties":{"formattedCitation":"(Cohen et al., 2017; Gosselin et al., 2024; Murphy et al., 2014; Silva et al., 2023)","plainCitation":"(Cohen et al., 2017; Gosselin et al., 2024; Murphy et al., 2014; Silva et al., 2023)","noteIndex":0},"citationItems":[{"id":17640,"uris":["http://zotero.org/users/10055025/items/DVYJFRFY"],"itemData":{"id":17640,"type":"article-journal","abstract":"This paper tests the hypothesis that the association between childhood maltreatment and adult personality dysfunction is at least partially attributable to insecure attachment, that is that attachment style mediates the relationship between childhood maltreatment and adult personality dysfunction. Associations between childhood trauma, as measured by the Childhood Trauma Questionnaire (CTQ), anxious and avoidant attachment in romantic relationships, as measured by the Experiences in Close Relationships-Revised (ECR-R), and ﬁve personality domains, as measured by the Severity Indices of Personality Problems (SIPP118), were examined in a sample of 72 psychiatric inpatients. The SIPP-118 domains included relational capacities, identity integration, self-control, responsibility, and social concordance. The direct eﬀect of childhood trauma on all SIPP-118 domains was not signiﬁcant after controlling for the indirect eﬀect of attachment. In regression modeling, a signiﬁcant indirect eﬀect of childhood trauma via adult attachment style was found for SIPP-118 relational capacities, identity integration, self-control, and social concordance. Speciﬁcally, anxious attachment was a signiﬁcant mediator of the eﬀect of childhood trauma on self-control, identity integration, and relational domains. These results suggest that childhood trauma impacts a broad range of personality domains and does so in large part through the pathway of anxious romantic attachment style.","container-title":"Attachment &amp; Human Development","DOI":"10.1080/14616734.2016.1253639","ISSN":"1461-6734, 1469-2988","issue":"1","journalAbbreviation":"Attachment &amp; Human Development","language":"en","page":"58-75","source":"DOI.org (Crossref)","title":"Attachment anxiety and avoidance as mediators of the association between childhood maltreatment and adult personality dysfunction","volume":"19","author":[{"family":"Cohen","given":"Lisa J."},{"family":"Ardalan","given":"Firouz"},{"family":"Tanis","given":"Thachell"},{"family":"Halmi","given":"Winter"},{"family":"Galynker","given":"Igor"},{"family":"Von Wyl","given":"Agnes"},{"family":"Hengartner","given":"Michael P."}],"issued":{"date-parts":[["2017",1,2]]},"citation-key":"cohenAttachmentAnxietyAvoidance2017"}},{"id":17621,"uris":["http://zotero.org/users/10055025/items/M8GXML35"],"itemData":{"id":17621,"type":"article-journal","abstract":"Abstract\n            Cumulative childhood maltreatment (CCM) is associated with relationship difficulties including lower perceived partner responsiveness (PPR)—the degree of feeling cared for, understood, and validated by a person's partner. Attachment theory is understood via its representations of self and others and could offer a better understanding of how CCM effects continue into adulthood and affect PPR. We examined whether CCM is related to PPR via attachment in French‐speaking adolescents and young adults. A sample of 427 individuals in a romantic relationship and another sample of 159 couples completed self‐report measures. In both samples, a person's CCM was associated with their own lower PPR via their higher attachment anxiety and avoidance. In the dyadic sample, a person's CCM was associated with their partner's lower PPR via their own higher attachment anxiety. Attachment insecurities help understand the associations between CCM and PPR and may represent an important intervention target.","container-title":"Journal of Marital and Family Therapy","DOI":"10.1111/jmft.12688","ISSN":"0194-472X, 1752-0606","issue":"2","journalAbbreviation":"J Marital Family Therapy","language":"en","page":"434-452","source":"DOI.org (Crossref)","title":"Attachment as an intermediary variable between childhood maltreatment and perceived partner responsiveness in adolescents and young adults","volume":"50","author":[{"family":"Gosselin","given":"Carolyne"},{"family":"Daspe","given":"Marie‐Ève"},{"family":"Brassard","given":"Audrey"},{"family":"Lussier","given":"Yvan"},{"family":"Vaillancourt‐Morel","given":"Marie‐Pier"}],"issued":{"date-parts":[["2024",4]]},"citation-key":"gosselinAttachmentIntermediaryVariable2024"}},{"id":21273,"uris":["http://zotero.org/users/10055025/items/DNT3G82I"],"itemData":{"id":21273,"type":"article-journal","container-title":"Child Abuse &amp; Neglect","DOI":"10.1016/j.chiabu.2013.09.004","ISSN":"01452134","issue":"2","journalAbbreviation":"Child Abuse &amp; Neglect","language":"en","page":"224-233","source":"DOI.org (Crossref)","title":"Adverse Childhood Experiences (ACEs) Questionnaire and Adult Attachment Interview (AAI): Implications for parent child relationships","title-short":"Adverse Childhood Experiences (ACEs) Questionnaire and Adult Attachment Interview (AAI)","volume":"38","author":[{"family":"Murphy","given":"Anne"},{"family":"Steele","given":"Miriam"},{"family":"Dube","given":"Shanta Rishi"},{"family":"Bate","given":"Jordan"},{"family":"Bonuck","given":"Karen"},{"family":"Meissner","given":"Paul"},{"family":"Goldman","given":"Hannah"},{"family":"Steele","given":"Howard"}],"issued":{"date-parts":[["2014",2]]},"citation-key":"murphyAdverseChildhoodExperiences2014"}},{"id":17649,"uris":["http://zotero.org/users/10055025/items/Z8FT6K2H"],"itemData":{"id":17649,"type":"article-journal","abstract":"Child abuse portrays health and well-being issues that can last for several years, including altering interpersonal behavior. Evidence has shown that these early negative experiences may cause changes in sensory modulation. This study aimed to understand if sensory over-responsivity (SOR) plays an important role in mediating the association between childhood abuse (emotional abuse, emotional neglect, sexual abuse, physical abuse, physical neglect) and attachment-related anxiety or avoidance in adult romantic relationships. An online survey was conducted to exam­ ine these associations in a Portuguese community sample (N = 500) aged 18–62 years. The presented mediation models shown a higher mediation percentage for attachment-related anxiety rather than avoidance. All variables predicted the mediator, except sexual abuse which did not predict the overall model when the mediator was included. Our results have implications for individual treatment approaches regarding child abuse vic­ tims and can certainly influence intervention strategies.","container-title":"Journal of Aggression, Maltreatment &amp; Trauma","DOI":"10.1080/10926771.2023.2186298","ISSN":"1092-6771, 1545-083X","journalAbbreviation":"Journal of Aggression, Maltreatment &amp; Trauma","language":"en","page":"1-19","source":"DOI.org (Crossref)","title":"The Relationship Between Childhood Abuse and Adult Attachment Styles: The Mediator Role of Sensory Over-Responsivity","title-short":"The Relationship Between Childhood Abuse and Adult Attachment Styles","author":[{"family":"Silva","given":"Alexandra"},{"family":"Ferreira","given":"Simão"},{"family":"Silva Pinto","given":"Élia"},{"family":"Rocha","given":"Susana Aguiar"},{"family":"Barbosa-Rocha","given":"Nuno"}],"issued":{"date-parts":[["2023",3,3]]},"citation-key":"silvaRelationshipChildhoodAbuse2023"}}],"schema":"https://github.com/citation-style-language/schema/raw/master/csl-citation.json"} </w:instrText>
      </w:r>
      <w:r w:rsidR="00A03CF1">
        <w:fldChar w:fldCharType="separate"/>
      </w:r>
      <w:r w:rsidR="00A03CF1" w:rsidRPr="00A03CF1">
        <w:rPr>
          <w:rFonts w:cs="Times New Roman"/>
        </w:rPr>
        <w:t>(Cohen et al., 2017; Gosselin et al., 2024; Murphy et al., 2014; Silva et al., 2023)</w:t>
      </w:r>
      <w:r w:rsidR="00A03CF1">
        <w:fldChar w:fldCharType="end"/>
      </w:r>
      <w:r>
        <w:t xml:space="preserve">. Failure </w:t>
      </w:r>
      <w:r>
        <w:lastRenderedPageBreak/>
        <w:t xml:space="preserve">to provide emotional support, nurturing, affection, or responsiveness to the child’s needs deprives the child of essential emotional connection. This lack of emotional connection can often lead to attachment difficulties, emotional dysregulation, and relationship problems. </w:t>
      </w:r>
      <w:r w:rsidR="00465893">
        <w:t>Emotional neglect is associated with a greater risk of depression and anxiety</w:t>
      </w:r>
      <w:r w:rsidR="008A41D0">
        <w:t>. Physical neglect, particularly chronic neglect, leads to developmental delays and challenges forming secure attachments</w:t>
      </w:r>
      <w:r w:rsidR="00024BF7">
        <w:t xml:space="preserve"> </w:t>
      </w:r>
      <w:r w:rsidR="00024BF7">
        <w:fldChar w:fldCharType="begin"/>
      </w:r>
      <w:r w:rsidR="00024BF7">
        <w:instrText xml:space="preserve"> ADDIN ZOTERO_ITEM CSL_CITATION {"citationID":"5bjQgMC7","properties":{"formattedCitation":"(Murphy et al., 2014; Tanner &amp; Francis, 2025)","plainCitation":"(Murphy et al., 2014; Tanner &amp; Francis, 2025)","noteIndex":0},"citationItems":[{"id":21273,"uris":["http://zotero.org/users/10055025/items/DNT3G82I"],"itemData":{"id":21273,"type":"article-journal","container-title":"Child Abuse &amp; Neglect","DOI":"10.1016/j.chiabu.2013.09.004","ISSN":"01452134","issue":"2","journalAbbreviation":"Child Abuse &amp; Neglect","language":"en","page":"224-233","source":"DOI.org (Crossref)","title":"Adverse Childhood Experiences (ACEs) Questionnaire and Adult Attachment Interview (AAI): Implications for parent child relationships","title-short":"Adverse Childhood Experiences (ACEs) Questionnaire and Adult Attachment Interview (AAI)","volume":"38","author":[{"family":"Murphy","given":"Anne"},{"family":"Steele","given":"Miriam"},{"family":"Dube","given":"Shanta Rishi"},{"family":"Bate","given":"Jordan"},{"family":"Bonuck","given":"Karen"},{"family":"Meissner","given":"Paul"},{"family":"Goldman","given":"Hannah"},{"family":"Steele","given":"Howard"}],"issued":{"date-parts":[["2014",2]]},"citation-key":"murphyAdverseChildhoodExperiences2014"}},{"id":21259,"uris":["http://zotero.org/users/10055025/items/DZGRZKGT"],"itemData":{"id":21259,"type":"article-journal","abstract":"Adverse childhood experiences (ACEs) have a powerful impact on adolescents’ development. The greater the number of stressful life events experienced, the more likely adolescents are to experience internalizing symptoms, such as anxiety. Due to the negative effects of early adversity, it is essential that research examine which protective factors might mitigate this relationship, such as emotion regulation (ER) and attachment. In the current study, the researchers examined the relationships between ACEs, ER, attachment, and anxiety among adolescents. We hypothesized that ER would mediate the relationship between ACEs and anxiety and attachment would moderate the relationship between ACEs and ER within the mediation model. A sample of adolescents (n = 105) completed measures of adolescent anxiety, ACEs, ER, and attachment. Using the PROCESS macro, a moderated mediation model was analyzed. Mother and father attachment moderated the mediation of difﬁculties in ER on ACEs and anxiety, suggesting that mean levels of mother and higher levels of father attachment function as a mechanism that strengthens the relationship between early negative life events and current anxiety. These ﬁndings suggest that the mother/father attachment relationship for adolescents might be of particular importance for youth who have experienced adverse life experiences and have trouble regulating their emotions.","container-title":"Journal of Child and Family Studies","DOI":"10.1007/s10826-024-02989-7","ISSN":"1062-1024, 1573-2843","journalAbbreviation":"J Child Fam Stud","language":"en","source":"DOI.org (Crossref)","title":"Protective Factors for Adverse Childhood Experiences: The Role of Emotion Regulation and Attachment","title-short":"Protective Factors for Adverse Childhood Experiences","URL":"https://link.springer.com/10.1007/s10826-024-02989-7","author":[{"family":"Tanner","given":"Mackenzie A."},{"family":"Francis","given":"Sarah E."}],"accessed":{"date-parts":[["2025",1,28]]},"issued":{"date-parts":[["2025",1,3]]},"citation-key":"tannerProtectiveFactorsAdverse2025"}}],"schema":"https://github.com/citation-style-language/schema/raw/master/csl-citation.json"} </w:instrText>
      </w:r>
      <w:r w:rsidR="00024BF7">
        <w:fldChar w:fldCharType="separate"/>
      </w:r>
      <w:r w:rsidR="00024BF7" w:rsidRPr="008A41D0">
        <w:rPr>
          <w:rFonts w:cs="Times New Roman"/>
        </w:rPr>
        <w:t>(Murphy et al., 2014; Tanner &amp; Francis, 2025)</w:t>
      </w:r>
      <w:r w:rsidR="00024BF7">
        <w:fldChar w:fldCharType="end"/>
      </w:r>
      <w:r w:rsidR="00024BF7">
        <w:t>.</w:t>
      </w:r>
    </w:p>
    <w:p w14:paraId="083B138C" w14:textId="00637D6A" w:rsidR="008229F7" w:rsidRDefault="00C32C06" w:rsidP="001C652B">
      <w:pPr>
        <w:pStyle w:val="Heading3"/>
      </w:pPr>
      <w:r>
        <w:t>Household Dysfunction</w:t>
      </w:r>
    </w:p>
    <w:p w14:paraId="35CE4A18" w14:textId="4DDD6C72" w:rsidR="00C32C06" w:rsidRPr="00C32C06" w:rsidRDefault="00C32C06" w:rsidP="00510E2D">
      <w:r>
        <w:tab/>
      </w:r>
      <w:r w:rsidR="00990A62">
        <w:t>Household Dysfunction refers to a range of adverse circumstances within the family environment that create instability and insecurity for children</w:t>
      </w:r>
      <w:r w:rsidR="00FA5640">
        <w:t xml:space="preserve">. </w:t>
      </w:r>
      <w:r w:rsidR="000E0ADC">
        <w:t xml:space="preserve">The range of </w:t>
      </w:r>
      <w:r w:rsidR="00902721">
        <w:t xml:space="preserve">childhood </w:t>
      </w:r>
      <w:r w:rsidR="000E0ADC">
        <w:t>adversities</w:t>
      </w:r>
      <w:r w:rsidR="00902721">
        <w:t xml:space="preserve"> </w:t>
      </w:r>
      <w:r w:rsidR="001C68D8">
        <w:t xml:space="preserve">include </w:t>
      </w:r>
      <w:r w:rsidR="00FC4238">
        <w:t xml:space="preserve">domestic violence (DV), parental separation or divorce, substance abuse, mental illness, </w:t>
      </w:r>
      <w:r w:rsidR="00510E2D">
        <w:t>and criminal behavior</w:t>
      </w:r>
      <w:r w:rsidR="00DA172F">
        <w:t xml:space="preserve"> of a family member</w:t>
      </w:r>
      <w:r w:rsidR="00510E2D">
        <w:t xml:space="preserve">. </w:t>
      </w:r>
      <w:r w:rsidR="009E5BD7">
        <w:t xml:space="preserve">Studies show that these forms of household dysfunction are commonly reported. </w:t>
      </w:r>
      <w:r w:rsidR="007534B2">
        <w:t xml:space="preserve">In </w:t>
      </w:r>
      <w:r w:rsidR="004B51BE">
        <w:t>a</w:t>
      </w:r>
      <w:r w:rsidR="007534B2">
        <w:t xml:space="preserve"> study of </w:t>
      </w:r>
      <w:r w:rsidR="004B51BE">
        <w:t>17,337</w:t>
      </w:r>
      <w:r w:rsidR="0068354F">
        <w:t xml:space="preserve"> adults from the health maintenance </w:t>
      </w:r>
      <w:r w:rsidR="00E50349">
        <w:t xml:space="preserve">organization (HMO), domestic violence was reported </w:t>
      </w:r>
      <w:r w:rsidR="00A8085C">
        <w:t>at</w:t>
      </w:r>
      <w:r w:rsidR="00601336">
        <w:t xml:space="preserve"> a prevalence rate of</w:t>
      </w:r>
      <w:r w:rsidR="0023264D">
        <w:t xml:space="preserve"> 12.7%</w:t>
      </w:r>
      <w:r w:rsidR="00601336">
        <w:t>,</w:t>
      </w:r>
      <w:r w:rsidR="004B51BE">
        <w:t xml:space="preserve"> </w:t>
      </w:r>
      <w:r w:rsidR="00DC5BA0">
        <w:t xml:space="preserve">parental separation </w:t>
      </w:r>
      <w:r w:rsidR="00601336">
        <w:t xml:space="preserve">of </w:t>
      </w:r>
      <w:r w:rsidR="00DC5BA0">
        <w:t>23</w:t>
      </w:r>
      <w:r w:rsidR="00A63FE6">
        <w:t>.3</w:t>
      </w:r>
      <w:r w:rsidR="00DC5BA0">
        <w:t>%,</w:t>
      </w:r>
      <w:r w:rsidR="000443BE" w:rsidRPr="000443BE">
        <w:t xml:space="preserve"> </w:t>
      </w:r>
      <w:r w:rsidR="000443BE">
        <w:t>household substance abuse of 26.9%,</w:t>
      </w:r>
      <w:r w:rsidR="00DC5BA0">
        <w:t xml:space="preserve"> mental illness in the home </w:t>
      </w:r>
      <w:r w:rsidR="000443BE">
        <w:t>at</w:t>
      </w:r>
      <w:r w:rsidR="00DC5BA0">
        <w:t xml:space="preserve"> 19</w:t>
      </w:r>
      <w:r w:rsidR="00A63FE6">
        <w:t>.4</w:t>
      </w:r>
      <w:r w:rsidR="00DC5BA0">
        <w:t xml:space="preserve">%, </w:t>
      </w:r>
      <w:r w:rsidR="000443BE">
        <w:t xml:space="preserve">and criminal behavior of a family member at 23.3% </w:t>
      </w:r>
      <w:r w:rsidR="000443BE">
        <w:fldChar w:fldCharType="begin"/>
      </w:r>
      <w:r w:rsidR="000443BE">
        <w:instrText xml:space="preserve"> ADDIN ZOTERO_ITEM CSL_CITATION {"citationID":"FZTnjn0s","properties":{"formattedCitation":"(Dube, Felitti, Dong, Giles, et al., 2003)","plainCitation":"(Dube, Felitti, Dong, Giles, et al., 2003)","noteIndex":0},"citationItems":[{"id":21409,"uris":["http://zotero.org/users/10055025/items/DCV2UYAS"],"itemData":{"id":21409,"type":"article-journal","abstract":"Background. We examined the relationship of the number of adverse childhood experiences (ACE score) to six health problems among four successive birth cohorts dating back to 1900 to assess the strength and consistency of these relationships in face of secular inﬂuences the 20th century brought in changing health behaviors and conditions. We hypothesized that the ACE score/health problem relationship would be relatively “immune” to secular inﬂuences, in support of recent studies documenting the negative neurobiologic effects of childhood stressors on the developing brain.\nMethods. A retrospective cohort study of 17,337 adult health maintenance organization (HMO) members who completed a survey about childhood abuse and household dysfunction, as well as their health. We used logistic regression to examine the relationships between ACE score and six health problems (depressed affect, suicide attempts, multiple sexual partners, sexually transmitted diseases, smoking, and alcoholism) across four successive birth cohorts: 1900 –1931, 1932–1946, 1947–1961, and 1962–1978.\nResults. The ACE score increased the risk for each health problem in a consistent, strong, and graded manner across four birth cohorts (P Ͻ 0.05). For each unit increase in the ACE score (range: 0 – 8), the adjusted odds ratios (ORs) for depressed affect, STDs, and multiple sexual partners were increased within a narrow range (ORs: 1.2–1.3 per unit increase) for each of the birth cohorts; the increase in risk for suicide attempts was stronger but also in a narrow range (ORs: 1.5–1.7).\nConclusions. Growing up with ACEs increased the risk of numerous health behaviors and outcomes for 20th century birth cohorts, suggesting that the effects of ACEs on the risk of various health problems are unaffected by social or secular changes. Research showing detrimental and lasting neurobiologic effects of child abuse on the developing brain provides a plausible explanation for the consistency and dose–response relationships found for each health problem across birth cohorts, despite changing secular inﬂuences.","container-title":"Preventive Medicine","DOI":"10.1016/S0091-7435(03)00123-3","ISSN":"00917435","issue":"3","journalAbbreviation":"Preventive Medicine","language":"en","license":"https://www.elsevier.com/tdm/userlicense/1.0/","page":"268-277","source":"DOI.org (Crossref)","title":"The impact of adverse childhood experiences on health problems: evidence from four birth cohorts dating back to 1900","title-short":"The impact of adverse childhood experiences on health problems","volume":"37","author":[{"family":"Dube","given":"Shanta R"},{"family":"Felitti","given":"Vincent J"},{"family":"Dong","given":"Maxia"},{"family":"Giles","given":"Wayne H"},{"family":"Anda","given":"Robert F"}],"issued":{"date-parts":[["2003",9]]},"citation-key":"dubeImpactAdverseChildhood2003"}}],"schema":"https://github.com/citation-style-language/schema/raw/master/csl-citation.json"} </w:instrText>
      </w:r>
      <w:r w:rsidR="000443BE">
        <w:fldChar w:fldCharType="separate"/>
      </w:r>
      <w:r w:rsidR="000443BE" w:rsidRPr="000443BE">
        <w:rPr>
          <w:rFonts w:cs="Times New Roman"/>
        </w:rPr>
        <w:t>(Dube, Felitti, Dong, Giles, et al., 2003)</w:t>
      </w:r>
      <w:r w:rsidR="000443BE">
        <w:fldChar w:fldCharType="end"/>
      </w:r>
      <w:r w:rsidR="00DA5115">
        <w:t xml:space="preserve">. Household dysfunction can create a </w:t>
      </w:r>
      <w:r w:rsidR="00C5281C">
        <w:t xml:space="preserve">challenging environment for a child’s social, emotional, and cognitive development. </w:t>
      </w:r>
      <w:r w:rsidR="005B7FDA">
        <w:t>Also, parents who have experienced these adversities may struggle to create a stable environment for their children</w:t>
      </w:r>
      <w:r w:rsidR="00C5281C">
        <w:t xml:space="preserve"> </w:t>
      </w:r>
      <w:r w:rsidR="0048425B">
        <w:t xml:space="preserve">and unintentionally </w:t>
      </w:r>
      <w:r w:rsidR="00EF1AF9">
        <w:t xml:space="preserve">feed into the </w:t>
      </w:r>
      <w:r w:rsidR="00EF1AF9">
        <w:lastRenderedPageBreak/>
        <w:t>intergenerational transmissi</w:t>
      </w:r>
      <w:r w:rsidR="009C5478">
        <w:t>ve nature of ACEs</w:t>
      </w:r>
      <w:r w:rsidR="00270012">
        <w:t xml:space="preserve"> </w:t>
      </w:r>
      <w:r w:rsidR="00270012">
        <w:fldChar w:fldCharType="begin"/>
      </w:r>
      <w:r w:rsidR="00270012">
        <w:instrText xml:space="preserve"> ADDIN ZOTERO_ITEM CSL_CITATION {"citationID":"5NPMalhR","properties":{"formattedCitation":"(Anda et al., 2009; Friestad et al., 2014; Narayan et al., 2021; Thompson et al., 2024)","plainCitation":"(Anda et al., 2009; Friestad et al., 2014; Narayan et al., 2021; Thompson et al., 2024)","noteIndex":0},"citationItems":[{"id":21421,"uris":["http://zotero.org/users/10055025/items/TPYZPXMW"],"itemData":{"id":21421,"type":"article-journal","abstract":"Background: To assess the association between adverse childhood experiences (ACEs), including childhood abuse and neglect, and serious household dysfunction, and premature death of a family member. Because ACEs increase the risk for many of the leading causes of death in adults and tend to be familial and intergenerational, we hypothesized that persons who report having more ACEs would be more likely to have family members at risk of premature death.\nMethods: We used data from 17,337 adult health plan members who completed a survey about 10 types of ACEs and whether a family member died before age 65. The prevalence of family member premature death and its association with ACEs were assessed.\nResults: Family members of respondents who experienced any type of ACEs were more likely to have elevated prevalence for premature death relative to those of respondents without such experience (p &lt; 0.01). The highest risk occurred among those who reported having been physically neglected and living with substance abusing or criminal family members during childhood. A powerful graded relationship between the number of ACEs and premature mortality in the family was observed for all age groups, and comparison between groups reporting 0 ACE and t 4 ACEs yielded an OR of 1.8 (95%CI, 1.6–2.0).\nConclusion: Adverse childhood experiences may be an indicator of a chaotic family environment that results in an increased risk of premature death among family members.","container-title":"BMC Public Health","DOI":"10.1186/1471-2458-9-106","ISSN":"1471-2458","issue":"1","journalAbbreviation":"BMC Public Health","language":"en","license":"http://creativecommons.org/licenses/by/2.0","page":"106","source":"DOI.org (Crossref)","title":"The relationship of adverse childhood experiences to a history of premature death of family members","volume":"9","author":[{"family":"Anda","given":"Robert F"},{"family":"Dong","given":"Maxia"},{"family":"Brown","given":"David W"},{"family":"Felitti","given":"Vincent J"},{"family":"Giles","given":"Wayne H"},{"family":"Perry","given":"Geraldine S"},{"family":"Valerie","given":"Edwards J"},{"family":"Dube","given":"Shanta R"}],"issued":{"date-parts":[["2009",12]]},"citation-key":"andaRelationshipAdverseChildhood2009"}},{"id":21263,"uris":["http://zotero.org/users/10055025/items/DIS7IIK4"],"itemData":{"id":21263,"type":"article-journal","abstract":"Background: Women prisoners are known to suffer from an accumulation of factors known to increase the risk for several major health problems. This study examines the prevalence of adverse childhood experiences (ACE) and the relationship between such experiences and suicide attempts and drug use among incarcerated women in Norway.\nMethods: A total of 141 women inmates (75% of all eligible) were interviewed using a structured interview guide covering information on demographics and a range of ACE related to abuse and neglect, and household dysfunction.The main outcome variables were attempted suicide and adult drug abuse.\nResults: Emotional, physical and sexual abuse during childhood was experienced by 39%, 36% and 19%, respectively, and emotional and physical neglect by 31% and 33%, respectively. Looking at the full range of ACE, 17% reported having experienced none, while 34% reported having experienced more than five ACEs. After controlling for age, immigrant background and marital status, the number of ACEs significantly increased the risk of attempted suicide and current drug abuse.\nConclusion: The associations observed between early life trauma and later health risk behaviour indicate the need for early prevention.The findings also emphasize the important role of prison health services in secondary prevention among women inmates.","container-title":"International Journal of Social Psychiatry","DOI":"10.1177/0020764012461235","ISSN":"0020-7640, 1741-2854","issue":"1","journalAbbreviation":"Int J Soc Psychiatry","language":"en","page":"40-46","source":"DOI.org (Crossref)","title":"Adverse childhood experiences among women prisoners: Relationships to suicide attempts and drug abuse","title-short":"Adverse childhood experiences among women prisoners","volume":"60","author":[{"family":"Friestad","given":"Christine"},{"family":"Åse-Bente","given":"Rustad"},{"family":"Kjelsberg","given":"Ellen"}],"issued":{"date-parts":[["2014",2]]},"citation-key":"friestadAdverseChildhoodExperiences2014"}},{"id":21262,"uris":["http://zotero.org/users/10055025/items/KEBQYCSZ"],"itemData":{"id":21262,"type":"article-journal","abstract":"In recent years, research and practice on adverse childhood experiences (ACEs) have shifted from delineating effects of ACEs on adulthood health problems to preventing ACEs in children. Nonetheless, little attention has focused on how parents’ own childhood experiences, adverse or positive, may influence the transmission of ACEs across generations. Children’s risk for ACEs and potential for resilience may be linked to the early child-rearing experiences of their parents carried forward into parenting practices. Additionally, parents with multiple ACEs may have PTSD symptoms, an under-recognized mediator of risk in the intergenerational transmission of ACEs. Guided by developmental psychopathology and attachment theory with an emphasis on risk and resilience, we argue that a more comprehensive understanding of parents’ childhood experiences is needed to inform pre­ vention of ACEs in their children. Part I of this review applies risk and resilience concepts to pathways of intergenerational ACEs, highlighting parental PTSD symptoms as a key mediator, and promotive or protective processes that buffer children against intergenerational risk. Part II examines empirical findings indicating that parents’ positive childhood experiences counteract intergenerational ACEs. Part III recommends clinicallysensitive screening of ACEs and positive childhood experiences in parents and children. Part IV addresses ter­ tiary prevention strategies that mitigate intergenerational ACEs and promote positive parent-child relationships.","container-title":"Clinical Psychology Review","DOI":"10.1016/j.cpr.2021.101997","ISSN":"02727358","journalAbbreviation":"Clinical Psychology Review","language":"en","page":"101997","source":"DOI.org (Crossref)","title":"Intergenerational transmission and prevention of adverse childhood experiences (ACEs)","volume":"85","author":[{"family":"Narayan","given":"Angela J."},{"family":"Lieberman","given":"Alicia F."},{"family":"Masten","given":"Ann S."}],"issued":{"date-parts":[["2021",4]]},"citation-key":"narayanIntergenerationalTransmissionPrevention2021"}},{"id":21271,"uris":["http://zotero.org/users/10055025/items/UPFV3CFE"],"itemData":{"id":21271,"type":"article-journal","abstract":"There is a well documented connection between children’s exposure to adverse childhood events (ACEs) and the risk of negative outcomes. However, many children with ACE exposure go on to perform fairly well in life, due to the support from multiple interacting systems within and around them. Resilience science has led to the development of creative interventions and policies that prevent negative outcomes for children. There is growing attention, though, to the promotion of positive outcomes such as flourishing, which matters profoundly to individual and collective well-being. Flourishing has not been well examined in young people exposed to adversity, especially in early childhood. The objective of this work is to identify family-level mechanisms that support children’s flourishing amid adversity. It draws from a nationally representative sample of children from the United States under the age of six (n = 8,174) who were included in the National Survey of Children’s Health (NSCH). In addition to surveys on ACE exposure, the NSCH used a four-item index to measure children’s flourishing, which was operationalized as positive emotionality, relational health, and emotional resilience. Using structural equation modeling (SEM) with path analysis, this work found that exposure to ACEs was negatively and directly associated with children’s flourishing, but that children in families with higher family resilience showed higher levels of flourishing. Furthermore, there were indirect associations between ACEs and flourishing, where about 60% of the effect of ACEs on flourishing was mediated through family resilience. We offer program- and policy-level suggestions for enhancing young children’s flourishing through promotion of family resilience and prevention of ACEs.","container-title":"Sage Open","DOI":"10.1177/21582440241302899","ISSN":"2158-2440, 2158-2440","issue":"4","journalAbbreviation":"Sage Open","language":"en","page":"21582440241302899","source":"DOI.org (Crossref)","title":"Adverse Childhood Experiences and Resilience: Family Resilience as a Promotive Factor in Young Children’s Flourishing","title-short":"Adverse Childhood Experiences and Resilience","volume":"14","author":[{"family":"Thompson","given":"Erica M."},{"family":"Corcoran","given":"Frederique"},{"family":"Hodges","given":"Hopewell R."}],"issued":{"date-parts":[["2024",10]]},"citation-key":"thompsonAdverseChildhoodExperiences2024"}}],"schema":"https://github.com/citation-style-language/schema/raw/master/csl-citation.json"} </w:instrText>
      </w:r>
      <w:r w:rsidR="00270012">
        <w:fldChar w:fldCharType="separate"/>
      </w:r>
      <w:r w:rsidR="00270012" w:rsidRPr="00270012">
        <w:rPr>
          <w:rFonts w:cs="Times New Roman"/>
        </w:rPr>
        <w:t>(Anda et al., 2009; Friestad et al., 2014; Narayan et al., 2021; Thompson et al., 2024)</w:t>
      </w:r>
      <w:r w:rsidR="00270012">
        <w:fldChar w:fldCharType="end"/>
      </w:r>
      <w:r w:rsidR="00270012">
        <w:t>.</w:t>
      </w:r>
      <w:r w:rsidR="009C5478">
        <w:t xml:space="preserve"> </w:t>
      </w:r>
      <w:r w:rsidR="005B39E7">
        <w:t>Alt</w:t>
      </w:r>
      <w:r w:rsidR="009C5478">
        <w:t xml:space="preserve">hough researchers have identified several types of childhood adversities, they emphasize the interconnected nature of these </w:t>
      </w:r>
      <w:r w:rsidR="00003CA2">
        <w:t>three primary domains</w:t>
      </w:r>
      <w:r w:rsidR="009C5478">
        <w:t xml:space="preserve">. Children often experience multiple forms of adversities concurrently, leading to more severe negative consequences </w:t>
      </w:r>
      <w:r w:rsidR="009C5478">
        <w:fldChar w:fldCharType="begin"/>
      </w:r>
      <w:r w:rsidR="009C5478">
        <w:instrText xml:space="preserve"> ADDIN ZOTERO_ITEM CSL_CITATION {"citationID":"5KCk1X9V","properties":{"formattedCitation":"(Cort et al., 2011; Pierce et al., 2018; Riggs, 2010)","plainCitation":"(Cort et al., 2011; Pierce et al., 2018; Riggs, 2010)","noteIndex":0},"citationItems":[{"id":17634,"uris":["http://zotero.org/users/10055025/items/76MVVH44"],"itemData":{"id":17634,"type":"article-journal","abstract":"Previous research suggests that child maltreatment is transmitted across familial generations. However, extant studies focused exclusively on single maltreatment subtypes, instead of the more common experience of multitype maltreatment. This limitation is addressed in the first known study to examine the maternal intergenerational transmission of childhood multitype maltreatment among 104 mothers and their children. Findings demonstrated that mothers’ childhood multitype maltreatment directly predicted their children’s multitype maltreatment, instead of having indirect effects through maternal romantic attachment dimension, intimate partner violence, and psychological distress. Mothers’ childhood multitype maltreatment was also related to intimate partner violence and anxious romantic attachment but unrelated to psychological distress. Our findings highlight the need for clinical attention to the long-term generational effects of diverse childhood traumas.","container-title":"Journal of Aggression, Maltreatment &amp; Trauma","DOI":"10.1080/10926771.2011.537740","ISSN":"1092-6771, 1545-083X","issue":"1","journalAbbreviation":"Journal of Aggression, Maltreatment &amp; Trauma","language":"en","page":"20-39","source":"DOI.org (Crossref)","title":"Maternal Intergenerational Transmission of Childhood Multitype Maltreatment","volume":"20","author":[{"family":"Cort","given":"Natalie A."},{"family":"Toth","given":"Sheree L."},{"family":"Cerulli","given":"Catherine"},{"family":"Rogosch","given":"Fred"}],"issued":{"date-parts":[["2011",1,13]]},"citation-key":"cortMaternalIntergenerationalTransmission2011"}},{"id":17657,"uris":["http://zotero.org/users/10055025/items/P3Q3DIAL"],"itemData":{"id":17657,"type":"article-journal","abstract":"Childhood emotional maltreatment has been linked to a wide range of deleterious physical and psychological adult health outcomes. The present study extends past research by examining the effects of childhood emotional maltreatment on young adult men’s life satisfaction through its effects on hostility and perceptions of social relationships. Participants were 423 single men who completed two interviews 1 year apart. As hypothesized, the association between self-reported childhood emotional maltreatment and adult life satisfaction was mediated through general hostility, rejection sensitivity in romantic relationships, and perceptions of male friends’ social support. These findings suggest that interventions which address distorted perceptions of romantic partners and friends might reduce the negative impact of childhood emotional maltreatment.","container-title":"Journal of Interpersonal Violence","DOI":"10.1177/0886260515609584","ISSN":"0886-2605, 1552-6518","issue":"4","journalAbbreviation":"J Interpers Violence","language":"en","page":"595-616","source":"DOI.org (Crossref)","title":"Mediators of the Association Between Childhood Emotional Maltreatment and Young Adult Men’s Life Satisfaction","volume":"33","author":[{"family":"Pierce","given":"Jennifer"},{"family":"Abbey","given":"Antonia"},{"family":"Wegner","given":"Rhiana"}],"issued":{"date-parts":[["2018",2]]},"citation-key":"pierceMediatorsAssociationChildhood2018"}},{"id":17636,"uris":["http://zotero.org/users/10055025/items/KFEG9BY6"],"itemData":{"id":17636,"type":"article-journal","abstract":"The purpose of this article is to review the theoretical and empirical literature regarding the normative development of the attachment system from infancy through adulthood, and then discuss deviations from the normal developmental pathways that occur in response to emotionally abusive parenting (e.g., strong rejection, intrusive or controlling, hostile, or frightening behavior). A theoretical model grounded in attachment theory is presented describing the development of maladaptive interaction patterns in adult romantic relationships. The model proposes that early emotional abuse engenders insecure attachment, which impairs emotional regulation, fosters negative views of self and others that support maladaptive coping responses, interferes with social functioning and the capacity for intimate adult attachments, contributes to poor mental health, and consequently shapes the quality of romantic relationships.","container-title":"Journal of Aggression, Maltreatment &amp; Trauma","DOI":"10.1080/10926770903475968","ISSN":"1092-6771, 1545-083X","issue":"1","journalAbbreviation":"Journal of Aggression, Maltreatment &amp; Trauma","language":"en","page":"5-51","source":"DOI.org (Crossref)","title":"Childhood Emotional Abuse and the Attachment System Across the Life Cycle: What Theory and Research Tell Us","title-short":"Childhood Emotional Abuse and the Attachment System Across the Life Cycle","volume":"19","author":[{"family":"Riggs","given":"Shelley A."}],"issued":{"date-parts":[["2010",1,19]]},"citation-key":"riggsChildhoodEmotionalAbuse2010"}}],"schema":"https://github.com/citation-style-language/schema/raw/master/csl-citation.json"} </w:instrText>
      </w:r>
      <w:r w:rsidR="009C5478">
        <w:fldChar w:fldCharType="separate"/>
      </w:r>
      <w:r w:rsidR="009C5478" w:rsidRPr="00FA72DB">
        <w:rPr>
          <w:rFonts w:cs="Times New Roman"/>
        </w:rPr>
        <w:t>(Cort et al., 2011; Pierce et al., 2018; Riggs, 2010)</w:t>
      </w:r>
      <w:r w:rsidR="009C5478">
        <w:fldChar w:fldCharType="end"/>
      </w:r>
      <w:r w:rsidR="009C5478">
        <w:t>.</w:t>
      </w:r>
    </w:p>
    <w:p w14:paraId="17B73E06" w14:textId="0870CA0E" w:rsidR="20E4E306" w:rsidRDefault="20E4E306" w:rsidP="3A1A1C22">
      <w:pPr>
        <w:pStyle w:val="Heading2"/>
      </w:pPr>
      <w:bookmarkStart w:id="10" w:name="_Toc190009186"/>
      <w:r w:rsidRPr="1A2B4744">
        <w:t>Bowen’s Family Systems Theory and Differentiation of Self</w:t>
      </w:r>
      <w:bookmarkEnd w:id="10"/>
    </w:p>
    <w:p w14:paraId="59554C9F" w14:textId="2CA33640" w:rsidR="00FF50AE" w:rsidRDefault="00FF50AE" w:rsidP="0BD2E32E">
      <w:pPr>
        <w:ind w:firstLine="720"/>
      </w:pPr>
      <w:r>
        <w:t xml:space="preserve">In his 1978 </w:t>
      </w:r>
      <w:r w:rsidR="008C517C">
        <w:t>compilation of papers</w:t>
      </w:r>
      <w:r w:rsidR="00F04F41">
        <w:t xml:space="preserve"> </w:t>
      </w:r>
      <w:r w:rsidR="48A1C3B9">
        <w:t xml:space="preserve">published </w:t>
      </w:r>
      <w:r w:rsidR="00F04F41">
        <w:t>from 1957 to the 1970s</w:t>
      </w:r>
      <w:r>
        <w:t xml:space="preserve">, </w:t>
      </w:r>
      <w:r w:rsidRPr="61BEE364">
        <w:rPr>
          <w:i/>
          <w:iCs/>
        </w:rPr>
        <w:t>Family Therapy in Clinical Practice</w:t>
      </w:r>
      <w:r>
        <w:t>,</w:t>
      </w:r>
      <w:r w:rsidR="00570E0F">
        <w:t xml:space="preserve"> </w:t>
      </w:r>
      <w:r w:rsidR="03CDA104">
        <w:t xml:space="preserve">Murray </w:t>
      </w:r>
      <w:r w:rsidR="00F04F41">
        <w:t>Bow</w:t>
      </w:r>
      <w:r w:rsidR="0EC34F52">
        <w:t xml:space="preserve">en’s central </w:t>
      </w:r>
      <w:r w:rsidR="6C7003C1">
        <w:t xml:space="preserve">focus </w:t>
      </w:r>
      <w:r w:rsidR="00C16549">
        <w:t xml:space="preserve">was </w:t>
      </w:r>
      <w:r w:rsidR="0EC34F52">
        <w:t>the development and maintenance of the emotional and relational regulation of individuals within family systems</w:t>
      </w:r>
      <w:r w:rsidR="4A3099ED">
        <w:t xml:space="preserve">, </w:t>
      </w:r>
      <w:r w:rsidR="1442209D">
        <w:t>suggesting the functioning of families lies on a continuum of emotional processes.</w:t>
      </w:r>
      <w:r w:rsidR="00D9669F">
        <w:t xml:space="preserve"> </w:t>
      </w:r>
      <w:r w:rsidR="00AD2129">
        <w:t xml:space="preserve">This continuum </w:t>
      </w:r>
      <w:r w:rsidR="000A40FE">
        <w:t xml:space="preserve">described </w:t>
      </w:r>
      <w:r w:rsidR="10656678">
        <w:t xml:space="preserve">that </w:t>
      </w:r>
      <w:r w:rsidR="000A40FE">
        <w:t xml:space="preserve">not all families </w:t>
      </w:r>
      <w:r w:rsidR="0074759E">
        <w:t xml:space="preserve">share the same level and experience of emotional </w:t>
      </w:r>
      <w:r w:rsidR="00971BA6">
        <w:t>functioning</w:t>
      </w:r>
      <w:r w:rsidR="00C16549">
        <w:t xml:space="preserve">. </w:t>
      </w:r>
      <w:r w:rsidR="2EEFF3AA">
        <w:t>H</w:t>
      </w:r>
      <w:r w:rsidR="7D58971B">
        <w:t xml:space="preserve">e observed in his </w:t>
      </w:r>
      <w:r w:rsidR="2EEFF3AA">
        <w:t>early work with families</w:t>
      </w:r>
      <w:r w:rsidR="009D4936">
        <w:t xml:space="preserve"> with a schizophrenic member,</w:t>
      </w:r>
      <w:r w:rsidR="2EEFF3AA">
        <w:t xml:space="preserve"> </w:t>
      </w:r>
      <w:r w:rsidR="2BFE7979">
        <w:t xml:space="preserve">the mother and adult ‘child’ </w:t>
      </w:r>
      <w:r w:rsidR="2BFE7979" w:rsidRPr="61BEE364">
        <w:rPr>
          <w:i/>
          <w:iCs/>
        </w:rPr>
        <w:t xml:space="preserve">influencing </w:t>
      </w:r>
      <w:r w:rsidR="2BFE7979">
        <w:t>each other</w:t>
      </w:r>
      <w:r w:rsidR="3C0F6E7B">
        <w:t xml:space="preserve"> rather than two separate </w:t>
      </w:r>
      <w:r w:rsidR="7EADFE56">
        <w:t>entities</w:t>
      </w:r>
      <w:r w:rsidR="3C0F6E7B">
        <w:t>. Further analysis suggested the influence migrated further beyond the mother-child dyad</w:t>
      </w:r>
      <w:r w:rsidR="20572B31">
        <w:t xml:space="preserve">, whereby the </w:t>
      </w:r>
      <w:r w:rsidR="02CF6B3E">
        <w:t xml:space="preserve">relationship and functioning </w:t>
      </w:r>
      <w:r w:rsidR="20572B31">
        <w:t>of individual members was interdependent</w:t>
      </w:r>
      <w:r w:rsidR="52F4B2ED">
        <w:t xml:space="preserve"> and reciprocal to </w:t>
      </w:r>
      <w:r w:rsidR="63A16C8B">
        <w:t>the entire family unit</w:t>
      </w:r>
      <w:r w:rsidR="20572B31">
        <w:t>.</w:t>
      </w:r>
      <w:r w:rsidR="790EAACC">
        <w:t xml:space="preserve"> Thus, the emotional functioning of the individual could not be understood out</w:t>
      </w:r>
      <w:r w:rsidR="3D0A9CF0">
        <w:t>side</w:t>
      </w:r>
      <w:r w:rsidR="790EAACC">
        <w:t xml:space="preserve"> of the context of the functioning of the whole family</w:t>
      </w:r>
      <w:r w:rsidR="00B86FC5">
        <w:t xml:space="preserve"> </w:t>
      </w:r>
      <w:r w:rsidR="00B86FC5">
        <w:fldChar w:fldCharType="begin"/>
      </w:r>
      <w:r w:rsidR="00B86FC5">
        <w:instrText xml:space="preserve"> ADDIN ZOTERO_ITEM CSL_CITATION {"citationID":"noGOKwph","properties":{"formattedCitation":"(Bowen, 1978; Kerr &amp; Bowen, 1988)","plainCitation":"(Bowen, 1978; Kerr &amp; Bowen, 1988)","noteIndex":0},"citationItems":[{"id":1798,"uris":["http://zotero.org/users/10055025/items/TNN9QJH4"],"itemData":{"id":1798,"type":"book","language":"en","source":"Zotero","title":"Family Therapy in Clinical Practice","author":[{"family":"Bowen","given":"Murray"}],"issued":{"date-parts":[["1978"]]},"citation-key":"bowenFamilyTherapyClinical1978"}},{"id":18929,"uris":["http://zotero.org/users/10055025/items/JE57ZCAJ"],"itemData":{"id":18929,"type":"book","language":"en","source":"Zotero","title":"Family evaluation","author":[{"family":"Kerr","given":"Michael E"},{"family":"Bowen","given":"Murray"}],"issued":{"date-parts":[["1988"]]},"citation-key":"kerrFamilyEvaluation1988"}}],"schema":"https://github.com/citation-style-language/schema/raw/master/csl-citation.json"} </w:instrText>
      </w:r>
      <w:r w:rsidR="00B86FC5">
        <w:fldChar w:fldCharType="separate"/>
      </w:r>
      <w:r w:rsidR="00B86FC5" w:rsidRPr="00B86FC5">
        <w:rPr>
          <w:rFonts w:cs="Times New Roman"/>
        </w:rPr>
        <w:t>(Bowen, 1978; Kerr &amp; Bowen, 1988)</w:t>
      </w:r>
      <w:r w:rsidR="00B86FC5">
        <w:fldChar w:fldCharType="end"/>
      </w:r>
      <w:r w:rsidR="00E97411">
        <w:t>.</w:t>
      </w:r>
    </w:p>
    <w:p w14:paraId="1DD10518" w14:textId="10037830" w:rsidR="00012111" w:rsidRDefault="20572B31" w:rsidP="7E7348D6">
      <w:pPr>
        <w:ind w:firstLine="720"/>
      </w:pPr>
      <w:r>
        <w:lastRenderedPageBreak/>
        <w:t xml:space="preserve"> </w:t>
      </w:r>
      <w:r w:rsidR="7D14E35E">
        <w:t xml:space="preserve">Another distinct </w:t>
      </w:r>
      <w:r w:rsidR="00A96BF7">
        <w:t>emotional process</w:t>
      </w:r>
      <w:r w:rsidR="7D14E35E">
        <w:t xml:space="preserve"> of the family unit </w:t>
      </w:r>
      <w:r w:rsidR="407AB898">
        <w:t>are</w:t>
      </w:r>
      <w:r w:rsidR="75A62B9F">
        <w:t xml:space="preserve"> </w:t>
      </w:r>
      <w:r w:rsidR="7D14E35E">
        <w:t>the cycles of distance and closeness as individuals move together and apar</w:t>
      </w:r>
      <w:r w:rsidR="79C40C8F">
        <w:t xml:space="preserve">t, or </w:t>
      </w:r>
      <w:r w:rsidR="79C40C8F" w:rsidRPr="61BEE364">
        <w:rPr>
          <w:i/>
          <w:iCs/>
        </w:rPr>
        <w:t xml:space="preserve">distance-regulation </w:t>
      </w:r>
      <w:r w:rsidR="00E97411">
        <w:rPr>
          <w:i/>
          <w:iCs/>
        </w:rPr>
        <w:fldChar w:fldCharType="begin"/>
      </w:r>
      <w:r w:rsidR="00E97411">
        <w:rPr>
          <w:i/>
          <w:iCs/>
        </w:rPr>
        <w:instrText xml:space="preserve"> ADDIN ZOTERO_ITEM CSL_CITATION {"citationID":"YFjWOrbU","properties":{"formattedCitation":"(Byng\\uc0\\u8208{}Hall &amp; Campbell, 1981)","plainCitation":"(Byng‐Hall &amp; Campbell, 1981)","noteIndex":0},"citationItems":[{"id":16712,"uris":["http://zotero.org/users/10055025/items/RUYSYTAG"],"itemData":{"id":16712,"type":"article-journal","abstract":"An approach to family therapy is described in which the conceptual formulation provides a framework for integrating many techniques into a coherent whole. Conflicts in distance regulation, and the “too far/too close” family systems in particular are described to illustrate how the authors conceptualize one form of family dysfunction, and how this formulation generates a set of therapeutic tasks aimed at recalibrating distance boundaries. Teaching practices congruent with the therapy are outlined.","container-title":"Journal of Marital and Family Therapy","DOI":"10.1111/j.1752-0606.1981.tb01384.x","ISSN":"0194-472X, 1752-0606","issue":"3","journalAbbreviation":"J Marital Family Therapy","language":"en","page":"321-330","source":"DOI.org (Crossref)","title":"Resolving Conflicts in Family Distance Regulation: An Integrative Approach","title-short":"Resolving Conflicts in Family Distance Regulation","volume":"7","author":[{"family":"Byng‐Hall","given":"J."},{"family":"Campbell","given":"D."}],"issued":{"date-parts":[["1981",7]]},"citation-key":"byng-hallResolvingConflictsFamily1981"}}],"schema":"https://github.com/citation-style-language/schema/raw/master/csl-citation.json"} </w:instrText>
      </w:r>
      <w:r w:rsidR="00E97411">
        <w:rPr>
          <w:i/>
          <w:iCs/>
        </w:rPr>
        <w:fldChar w:fldCharType="separate"/>
      </w:r>
      <w:r w:rsidR="00E97411" w:rsidRPr="00E97411">
        <w:rPr>
          <w:rFonts w:cs="Times New Roman"/>
        </w:rPr>
        <w:t>(Byng‐Hall &amp; Campbell, 1981)</w:t>
      </w:r>
      <w:r w:rsidR="00E97411">
        <w:rPr>
          <w:i/>
          <w:iCs/>
        </w:rPr>
        <w:fldChar w:fldCharType="end"/>
      </w:r>
      <w:r w:rsidR="7D14E35E">
        <w:t xml:space="preserve">. </w:t>
      </w:r>
      <w:r w:rsidR="37647EEE">
        <w:t xml:space="preserve">Just as with the continuum of emotional processes, the closeness and distancing pattern </w:t>
      </w:r>
      <w:r w:rsidR="39F4565D">
        <w:t>does not maintain an equal intensity and predictability across family systems.</w:t>
      </w:r>
      <w:r w:rsidR="3238ED55">
        <w:t xml:space="preserve"> Bowen’s observation of the continuums shrouding the </w:t>
      </w:r>
      <w:r w:rsidR="007D51A9">
        <w:t xml:space="preserve">schizophrenic clients’ </w:t>
      </w:r>
      <w:r w:rsidR="3238ED55">
        <w:t>family system</w:t>
      </w:r>
      <w:r w:rsidR="007D51A9">
        <w:t>s</w:t>
      </w:r>
      <w:r w:rsidR="3238ED55">
        <w:t xml:space="preserve"> led to the development of the concept of the </w:t>
      </w:r>
      <w:r w:rsidR="46F3B423" w:rsidRPr="61BEE364">
        <w:rPr>
          <w:i/>
          <w:iCs/>
        </w:rPr>
        <w:t xml:space="preserve">differentiation of self </w:t>
      </w:r>
      <w:r w:rsidR="46F3B423">
        <w:t xml:space="preserve">(DoS) to convey </w:t>
      </w:r>
      <w:r w:rsidR="322260BB">
        <w:t xml:space="preserve">the varying expressions </w:t>
      </w:r>
      <w:r w:rsidR="300D9FE1">
        <w:t xml:space="preserve">of emotional functioning. </w:t>
      </w:r>
      <w:r w:rsidR="47AA0772">
        <w:t xml:space="preserve">Bowen’s family systems theory suggested the action of the emotional system was the interplay between </w:t>
      </w:r>
      <w:r w:rsidR="47AA0772" w:rsidRPr="61BEE364">
        <w:rPr>
          <w:i/>
          <w:iCs/>
        </w:rPr>
        <w:t>individuality</w:t>
      </w:r>
      <w:r w:rsidR="3653EDC6">
        <w:t xml:space="preserve"> and </w:t>
      </w:r>
      <w:r w:rsidR="3653EDC6" w:rsidRPr="61BEE364">
        <w:rPr>
          <w:i/>
          <w:iCs/>
        </w:rPr>
        <w:t>togetherness</w:t>
      </w:r>
      <w:r w:rsidR="3653EDC6">
        <w:t xml:space="preserve">. </w:t>
      </w:r>
      <w:r w:rsidR="3C218F4E">
        <w:t xml:space="preserve">According to </w:t>
      </w:r>
      <w:r w:rsidR="77875E8E">
        <w:t>Kerr &amp; Bowen (1988)</w:t>
      </w:r>
      <w:r w:rsidR="66B9F0D6">
        <w:t>,</w:t>
      </w:r>
      <w:r w:rsidR="77875E8E">
        <w:t xml:space="preserve"> </w:t>
      </w:r>
      <w:r w:rsidR="41F40BB8">
        <w:t xml:space="preserve">“The level of stability, cohesiveness, and cooperation in a group is affected by the interplay of individuality and togetherness. The capacity of groups of people to be closely and cooperatively involved is influenced both by the capacity of individuals to follow their own </w:t>
      </w:r>
      <w:r w:rsidR="53BE5FB6">
        <w:t>directives</w:t>
      </w:r>
      <w:r w:rsidR="41F40BB8">
        <w:t xml:space="preserve"> and by the degree to which individu</w:t>
      </w:r>
      <w:r w:rsidR="5A69D18C">
        <w:t>als are oriented by the directives of the group</w:t>
      </w:r>
      <w:r w:rsidR="5A69D18C" w:rsidRPr="61BEE364">
        <w:rPr>
          <w:i/>
          <w:iCs/>
        </w:rPr>
        <w:t xml:space="preserve">” </w:t>
      </w:r>
      <w:r w:rsidR="5A69D18C">
        <w:t>(p. 65)</w:t>
      </w:r>
      <w:r w:rsidR="2F9645F6">
        <w:t>.</w:t>
      </w:r>
      <w:r w:rsidR="533B14D1">
        <w:t xml:space="preserve"> </w:t>
      </w:r>
      <w:r w:rsidR="009B2C1C">
        <w:t xml:space="preserve">This core concept of Bowen’s Family Systems Theory describes the degree to which individuals can </w:t>
      </w:r>
      <w:r w:rsidR="00EF7103">
        <w:t>separate</w:t>
      </w:r>
      <w:r w:rsidR="00EB1398">
        <w:t xml:space="preserve"> and connect their emotional and intellectual functioning. </w:t>
      </w:r>
      <w:r w:rsidR="00A54724">
        <w:t xml:space="preserve">Emphasized in his theory </w:t>
      </w:r>
      <w:r w:rsidR="00C370DD">
        <w:t xml:space="preserve">are the interconnectedness </w:t>
      </w:r>
      <w:r w:rsidR="002E16D9">
        <w:t>between emotional units</w:t>
      </w:r>
      <w:r w:rsidR="0065581C">
        <w:t xml:space="preserve"> and </w:t>
      </w:r>
      <w:r w:rsidR="00AC00D4">
        <w:t>the patterns</w:t>
      </w:r>
      <w:r w:rsidR="0049609C">
        <w:t xml:space="preserve"> of interactions within the family</w:t>
      </w:r>
      <w:r w:rsidR="00BA71F2">
        <w:t xml:space="preserve"> influencing an individual’s level of differentiation</w:t>
      </w:r>
      <w:r w:rsidR="00E97411">
        <w:t xml:space="preserve"> </w:t>
      </w:r>
      <w:r w:rsidR="00E97411">
        <w:fldChar w:fldCharType="begin"/>
      </w:r>
      <w:r w:rsidR="00E97411">
        <w:instrText xml:space="preserve"> ADDIN ZOTERO_ITEM CSL_CITATION {"citationID":"UPzJo6it","properties":{"formattedCitation":"(Rodr\\uc0\\u237{}guez\\uc0\\u8208{}Gonz\\uc0\\u225{}lez et al., 2020; Worch &amp; Bartle\\uc0\\u8208{}Haring, 2024)","plainCitation":"(Rodríguez‐González et al., 2020; Worch &amp; Bartle‐Haring, 2024)","noteIndex":0},"citationItems":[{"id":20187,"uris":["http://zotero.org/users/10055025/items/M4GCJNRN"],"itemData":{"id":20187,"type":"article-journal","abstract":"This study comprises a first attempt to explore a cross‐cultural application of Bowen family systems theory and examines the relationship between differentiation of self and couple adjustment using measurement invariance. A sample of 2,141 individuals (\n              n\n               = 915 from the United States;\n              n\n               = 635 from Italy;\n              n\n               = 591 from Spain) completed measures of differentiation of self (DSI‐R; Skowron &amp; Schmitt,\n              J Marital Fam Ther\n              , 29, 2003, 209) and couple adjustment (DAS; Spanier,\n              J Marriage Fam\n              , 38, 1976, 15). Results showed evidence of partial measurement equivalence for the DSI‐R across the three samples. Additionally, results from latent regression showed that less emotional cutoff predicted greater couple adjustment in the United States, Spain, and Italy, whereas greater emotional reactivity predicted poorer couple adjustment only in the more collectivistic cultures, Spain and Italy. Our findings are consistent with prior empirical studies, which suggest that emotional cutoff is a strong predictor of relationship adjustment. The use of measurement invariance provides a foundation for future studies to continue employing rigorous statistical methods when examining constructs across different cultures. The findings highlight culture‐specific similarities and differences in differentiation that may benefit practitioners by informing psychotherapy with individuals, couples, or families from diverse populations.\n            \n          , \n            Resumen\n            \n              Este estudio constituye un primer intento de explorar la aplicabilidad intercultural de la teoría de sistemas familiares de Bowen y de analizar la relación entre la diferenciación del self y el ajuste de la pareja utilizando un análisis de invariancia. Una muestra de 2.141 personas (\n              n\n              = 915 de Estados Unidos;\n              n\n              = 635 de Italia;\n              n\n              = 591 de España), completaron medidas de diferenciación del self (DSI‐R; Skowron &amp; Schmitt, 2003) y de ajuste diádico (DAS; Spanier, 1976). Los resultados aportan pruebas de equivalencia parcial de las medidas del DSI‐R entre las tres muestras. Además, los resultados de la regresión latente indicaron que un menor corte emocional predijo mayor ajuste de la pareja en Estados Unidos, España e Italia, mientras que una mayor reactividad emocional predijo un menor ajuste de la pareja solo en las culturas más colectivistas: España e Italia. Nuestros resultados concuerdan con estudios empíricos anteriores, que sugieren que el corte emocional es un fuerte predictor del ajuste relacional. El uso del análisis de invariancia ofrece una base para que futuros estudios sigan utilizando métodos estadísticos rigurosos cuando se examinan constructos entre culturas diferentes. Los resultados ponen de manifiesto diferencias y similitudes específicas en la diferenciación entre las culturas estudiadas, que pueden ayudar a los profesionales orientando la psicoterapia de personas, parejas o familias de poblaciones diversas.\n            \n          , \n            </w:instrText>
      </w:r>
      <w:r w:rsidR="00E97411">
        <w:rPr>
          <w:rFonts w:ascii="MS Gothic" w:eastAsia="MS Gothic" w:hAnsi="MS Gothic" w:cs="MS Gothic" w:hint="eastAsia"/>
        </w:rPr>
        <w:instrText>摘要</w:instrText>
      </w:r>
      <w:r w:rsidR="00E97411">
        <w:instrText xml:space="preserve">\n            </w:instrText>
      </w:r>
      <w:r w:rsidR="00E97411">
        <w:rPr>
          <w:rFonts w:ascii="MS Gothic" w:eastAsia="MS Gothic" w:hAnsi="MS Gothic" w:cs="MS Gothic" w:hint="eastAsia"/>
        </w:rPr>
        <w:instrText>本研究是</w:instrText>
      </w:r>
      <w:r w:rsidR="00E97411">
        <w:rPr>
          <w:rFonts w:ascii="Microsoft JhengHei" w:eastAsia="Microsoft JhengHei" w:hAnsi="Microsoft JhengHei" w:cs="Microsoft JhengHei" w:hint="eastAsia"/>
        </w:rPr>
        <w:instrText>鲍恩家庭系统理论在跨文化情境中应用的首次尝试</w:instrText>
      </w:r>
      <w:r w:rsidR="00E97411">
        <w:instrText xml:space="preserve">, </w:instrText>
      </w:r>
      <w:r w:rsidR="00E97411">
        <w:rPr>
          <w:rFonts w:ascii="MS Gothic" w:eastAsia="MS Gothic" w:hAnsi="MS Gothic" w:cs="MS Gothic" w:hint="eastAsia"/>
        </w:rPr>
        <w:instrText>并使用</w:instrText>
      </w:r>
      <w:r w:rsidR="00E97411">
        <w:rPr>
          <w:rFonts w:ascii="Microsoft JhengHei" w:eastAsia="Microsoft JhengHei" w:hAnsi="Microsoft JhengHei" w:cs="Microsoft JhengHei" w:hint="eastAsia"/>
        </w:rPr>
        <w:instrText>测量不变性的手段来研究自我分化和伴侣关系调节之间的关联性。本研究的样本对象有</w:instrText>
      </w:r>
      <w:r w:rsidR="00E97411">
        <w:instrText>2141</w:instrText>
      </w:r>
      <w:r w:rsidR="00E97411">
        <w:rPr>
          <w:rFonts w:ascii="MS Gothic" w:eastAsia="MS Gothic" w:hAnsi="MS Gothic" w:cs="MS Gothic" w:hint="eastAsia"/>
        </w:rPr>
        <w:instrText>个人（美国人</w:instrText>
      </w:r>
      <w:r w:rsidR="00E97411">
        <w:rPr>
          <w:rFonts w:hint="eastAsia"/>
        </w:rPr>
        <w:instrText> </w:instrText>
      </w:r>
      <w:r w:rsidR="00E97411">
        <w:instrText>= 915</w:instrText>
      </w:r>
      <w:r w:rsidR="00E97411">
        <w:rPr>
          <w:rFonts w:ascii="MS Gothic" w:eastAsia="MS Gothic" w:hAnsi="MS Gothic" w:cs="MS Gothic" w:hint="eastAsia"/>
        </w:rPr>
        <w:instrText>；意大利人</w:instrText>
      </w:r>
      <w:r w:rsidR="00E97411">
        <w:rPr>
          <w:rFonts w:hint="eastAsia"/>
        </w:rPr>
        <w:instrText> </w:instrText>
      </w:r>
      <w:r w:rsidR="00E97411">
        <w:instrText>= 635</w:instrText>
      </w:r>
      <w:r w:rsidR="00E97411">
        <w:rPr>
          <w:rFonts w:ascii="MS Gothic" w:eastAsia="MS Gothic" w:hAnsi="MS Gothic" w:cs="MS Gothic" w:hint="eastAsia"/>
        </w:rPr>
        <w:instrText>；西班牙人</w:instrText>
      </w:r>
      <w:r w:rsidR="00E97411">
        <w:rPr>
          <w:rFonts w:hint="eastAsia"/>
        </w:rPr>
        <w:instrText> </w:instrText>
      </w:r>
      <w:r w:rsidR="00E97411">
        <w:instrText>= 591</w:instrText>
      </w:r>
      <w:r w:rsidR="00E97411">
        <w:rPr>
          <w:rFonts w:ascii="MS Gothic" w:eastAsia="MS Gothic" w:hAnsi="MS Gothic" w:cs="MS Gothic" w:hint="eastAsia"/>
        </w:rPr>
        <w:instrText>）</w:instrText>
      </w:r>
      <w:r w:rsidR="00E97411">
        <w:instrText xml:space="preserve">, </w:instrText>
      </w:r>
      <w:r w:rsidR="00E97411">
        <w:rPr>
          <w:rFonts w:ascii="MS Gothic" w:eastAsia="MS Gothic" w:hAnsi="MS Gothic" w:cs="MS Gothic" w:hint="eastAsia"/>
        </w:rPr>
        <w:instrText>他</w:instrText>
      </w:r>
      <w:r w:rsidR="00E97411">
        <w:rPr>
          <w:rFonts w:ascii="Microsoft JhengHei" w:eastAsia="Microsoft JhengHei" w:hAnsi="Microsoft JhengHei" w:cs="Microsoft JhengHei" w:hint="eastAsia"/>
        </w:rPr>
        <w:instrText>们完成了自我分化（</w:instrText>
      </w:r>
      <w:r w:rsidR="00E97411">
        <w:instrText>DSI ‐R</w:instrText>
      </w:r>
      <w:r w:rsidR="00E97411">
        <w:rPr>
          <w:rFonts w:ascii="MS Gothic" w:eastAsia="MS Gothic" w:hAnsi="MS Gothic" w:cs="MS Gothic" w:hint="eastAsia"/>
        </w:rPr>
        <w:instrText>；</w:instrText>
      </w:r>
      <w:r w:rsidR="00E97411">
        <w:instrText xml:space="preserve">Skowron </w:instrText>
      </w:r>
      <w:r w:rsidR="00E97411">
        <w:rPr>
          <w:rFonts w:ascii="MS Gothic" w:eastAsia="MS Gothic" w:hAnsi="MS Gothic" w:cs="MS Gothic" w:hint="eastAsia"/>
        </w:rPr>
        <w:instrText>＆</w:instrText>
      </w:r>
      <w:r w:rsidR="00E97411">
        <w:instrText>Schmitt, 2003</w:instrText>
      </w:r>
      <w:r w:rsidR="00E97411">
        <w:rPr>
          <w:rFonts w:ascii="MS Gothic" w:eastAsia="MS Gothic" w:hAnsi="MS Gothic" w:cs="MS Gothic" w:hint="eastAsia"/>
        </w:rPr>
        <w:instrText>）和伴</w:instrText>
      </w:r>
      <w:r w:rsidR="00E97411">
        <w:rPr>
          <w:rFonts w:ascii="Microsoft JhengHei" w:eastAsia="Microsoft JhengHei" w:hAnsi="Microsoft JhengHei" w:cs="Microsoft JhengHei" w:hint="eastAsia"/>
        </w:rPr>
        <w:instrText>侣关系调整（</w:instrText>
      </w:r>
      <w:r w:rsidR="00E97411">
        <w:instrText>DAS</w:instrText>
      </w:r>
      <w:r w:rsidR="00E97411">
        <w:rPr>
          <w:rFonts w:ascii="MS Gothic" w:eastAsia="MS Gothic" w:hAnsi="MS Gothic" w:cs="MS Gothic" w:hint="eastAsia"/>
        </w:rPr>
        <w:instrText>；</w:instrText>
      </w:r>
      <w:r w:rsidR="00E97411">
        <w:instrText>Spanier , 1976</w:instrText>
      </w:r>
      <w:r w:rsidR="00E97411">
        <w:rPr>
          <w:rFonts w:ascii="MS Gothic" w:eastAsia="MS Gothic" w:hAnsi="MS Gothic" w:cs="MS Gothic" w:hint="eastAsia"/>
        </w:rPr>
        <w:instrText>）两</w:instrText>
      </w:r>
      <w:r w:rsidR="00E97411">
        <w:rPr>
          <w:rFonts w:ascii="Microsoft JhengHei" w:eastAsia="Microsoft JhengHei" w:hAnsi="Microsoft JhengHei" w:cs="Microsoft JhengHei" w:hint="eastAsia"/>
        </w:rPr>
        <w:instrText>项测量。结果显示了三个国籍人群中</w:instrText>
      </w:r>
      <w:r w:rsidR="00E97411">
        <w:instrText xml:space="preserve">DSI ‐R </w:instrText>
      </w:r>
      <w:r w:rsidR="00E97411">
        <w:rPr>
          <w:rFonts w:ascii="Microsoft JhengHei" w:eastAsia="Microsoft JhengHei" w:hAnsi="Microsoft JhengHei" w:cs="Microsoft JhengHei" w:hint="eastAsia"/>
        </w:rPr>
        <w:instrText>测量呈现的部分对等证据。此外</w:instrText>
      </w:r>
      <w:r w:rsidR="00E97411">
        <w:instrText xml:space="preserve">, </w:instrText>
      </w:r>
      <w:r w:rsidR="00E97411">
        <w:rPr>
          <w:rFonts w:ascii="MS Gothic" w:eastAsia="MS Gothic" w:hAnsi="MS Gothic" w:cs="MS Gothic" w:hint="eastAsia"/>
        </w:rPr>
        <w:instrText>潜在回</w:instrText>
      </w:r>
      <w:r w:rsidR="00E97411">
        <w:rPr>
          <w:rFonts w:ascii="Microsoft JhengHei" w:eastAsia="Microsoft JhengHei" w:hAnsi="Microsoft JhengHei" w:cs="Microsoft JhengHei" w:hint="eastAsia"/>
        </w:rPr>
        <w:instrText>归分析的结果表明</w:instrText>
      </w:r>
      <w:r w:rsidR="00E97411">
        <w:instrText xml:space="preserve">, </w:instrText>
      </w:r>
      <w:r w:rsidR="00E97411">
        <w:rPr>
          <w:rFonts w:ascii="MS Gothic" w:eastAsia="MS Gothic" w:hAnsi="MS Gothic" w:cs="MS Gothic" w:hint="eastAsia"/>
        </w:rPr>
        <w:instrText>美国、西班牙和意大利三个国家的受</w:instrText>
      </w:r>
      <w:r w:rsidR="00E97411">
        <w:rPr>
          <w:rFonts w:ascii="Microsoft JhengHei" w:eastAsia="Microsoft JhengHei" w:hAnsi="Microsoft JhengHei" w:cs="Microsoft JhengHei" w:hint="eastAsia"/>
        </w:rPr>
        <w:instrText>试人群中</w:instrText>
      </w:r>
      <w:r w:rsidR="00E97411">
        <w:instrText xml:space="preserve">, </w:instrText>
      </w:r>
      <w:r w:rsidR="00E97411">
        <w:rPr>
          <w:rFonts w:ascii="MS Gothic" w:eastAsia="MS Gothic" w:hAnsi="MS Gothic" w:cs="MS Gothic" w:hint="eastAsia"/>
        </w:rPr>
        <w:instrText>情感交流截断的情况如果</w:instrText>
      </w:r>
      <w:r w:rsidR="00E97411">
        <w:rPr>
          <w:rFonts w:ascii="Microsoft JhengHei" w:eastAsia="Microsoft JhengHei" w:hAnsi="Microsoft JhengHei" w:cs="Microsoft JhengHei" w:hint="eastAsia"/>
        </w:rPr>
        <w:instrText>较少即可预测伴侣关系调整较好；而更强烈的情感反应则可以预测伴侣调适困难</w:instrText>
      </w:r>
      <w:r w:rsidR="00E97411">
        <w:instrText xml:space="preserve">, </w:instrText>
      </w:r>
      <w:r w:rsidR="00E97411">
        <w:rPr>
          <w:rFonts w:ascii="MS Gothic" w:eastAsia="MS Gothic" w:hAnsi="MS Gothic" w:cs="MS Gothic" w:hint="eastAsia"/>
        </w:rPr>
        <w:instrText>不</w:instrText>
      </w:r>
      <w:r w:rsidR="00E97411">
        <w:rPr>
          <w:rFonts w:ascii="Microsoft JhengHei" w:eastAsia="Microsoft JhengHei" w:hAnsi="Microsoft JhengHei" w:cs="Microsoft JhengHei" w:hint="eastAsia"/>
        </w:rPr>
        <w:instrText>过这仅出现在集体主义文化程度较高的西班牙和意大利。我们的发现与先前的实证研究结果一致</w:instrText>
      </w:r>
      <w:r w:rsidR="00E97411">
        <w:instrText xml:space="preserve">, </w:instrText>
      </w:r>
      <w:r w:rsidR="00E97411">
        <w:rPr>
          <w:rFonts w:ascii="MS Gothic" w:eastAsia="MS Gothic" w:hAnsi="MS Gothic" w:cs="MS Gothic" w:hint="eastAsia"/>
        </w:rPr>
        <w:instrText>情</w:instrText>
      </w:r>
      <w:r w:rsidR="00E97411">
        <w:rPr>
          <w:rFonts w:ascii="Microsoft JhengHei" w:eastAsia="Microsoft JhengHei" w:hAnsi="Microsoft JhengHei" w:cs="Microsoft JhengHei" w:hint="eastAsia"/>
        </w:rPr>
        <w:instrText>绪交流截断是伴侣关系调整的有力预测指标。测量不变性的使用为将来的研究奠定了基础</w:instrText>
      </w:r>
      <w:r w:rsidR="00E97411">
        <w:instrText xml:space="preserve">, </w:instrText>
      </w:r>
      <w:r w:rsidR="00E97411">
        <w:rPr>
          <w:rFonts w:ascii="MS Gothic" w:eastAsia="MS Gothic" w:hAnsi="MS Gothic" w:cs="MS Gothic" w:hint="eastAsia"/>
        </w:rPr>
        <w:instrText>以便在</w:instrText>
      </w:r>
      <w:r w:rsidR="00E97411">
        <w:rPr>
          <w:rFonts w:ascii="Microsoft JhengHei" w:eastAsia="Microsoft JhengHei" w:hAnsi="Microsoft JhengHei" w:cs="Microsoft JhengHei" w:hint="eastAsia"/>
        </w:rPr>
        <w:instrText>调查跨文化情境中的某些概念时</w:instrText>
      </w:r>
      <w:r w:rsidR="00E97411">
        <w:instrText xml:space="preserve">, </w:instrText>
      </w:r>
      <w:r w:rsidR="00E97411">
        <w:rPr>
          <w:rFonts w:ascii="Microsoft JhengHei" w:eastAsia="Microsoft JhengHei" w:hAnsi="Microsoft JhengHei" w:cs="Microsoft JhengHei" w:hint="eastAsia"/>
        </w:rPr>
        <w:instrText>继续采用严格的统计方法。这些发现强调了区分不同文化时关注文化之间的相似度和差异性。这可能帮助那些服务不同背景的人群的从医者</w:instrText>
      </w:r>
      <w:r w:rsidR="00E97411">
        <w:instrText xml:space="preserve">, </w:instrText>
      </w:r>
      <w:r w:rsidR="00E97411">
        <w:rPr>
          <w:rFonts w:ascii="MS Gothic" w:eastAsia="MS Gothic" w:hAnsi="MS Gothic" w:cs="MS Gothic" w:hint="eastAsia"/>
        </w:rPr>
        <w:instrText>利于他</w:instrText>
      </w:r>
      <w:r w:rsidR="00E97411">
        <w:rPr>
          <w:rFonts w:ascii="Microsoft JhengHei" w:eastAsia="Microsoft JhengHei" w:hAnsi="Microsoft JhengHei" w:cs="Microsoft JhengHei" w:hint="eastAsia"/>
        </w:rPr>
        <w:instrText>们在给个人、伴侣或家庭提供心理治疗知识方面提供更多信息。</w:instrText>
      </w:r>
      <w:r w:rsidR="00E97411">
        <w:instrText xml:space="preserve">","container-title":"Family Process","DOI":"10.1111/famp.12522","ISSN":"0014-7370, 1545-5300","issue":"4","journalAbbreviation":"Family Process","language":"en","page":"1552-1568","source":"DOI.org (Crossref)","title":"Couple Adjustment and Differentiation of Self in the United States, Italy, and Spain: A Cross‐Cultural Study","title-short":"Couple Adjustment and Differentiation of Self in the United States, Italy, and Spain","volume":"59","author":[{"family":"Rodríguez‐González","given":"Martiño"},{"family":"Lampis","given":"Jessica"},{"family":"Murdock","given":"Nancy L."},{"family":"Schweer‐Collins","given":"Maria L."},{"family":"Lyons","given":"Emma R."}],"issued":{"date-parts":[["2020",12]]},"citation-key":"rodriguez-gonzalezCoupleAdjustmentDifferentiation2020"}},{"id":20188,"uris":["http://zotero.org/users/10055025/items/9DBNRWEK"],"itemData":{"id":20188,"type":"article-journal","abstract":"Abstract\n            The purpose of this study was to examine whether couple differentiation influenced mental and physical health‐related quality of life in couple members. Data for this study were derived from a larger study at a couple a family therapy clinic. One hundred and thirty‐three couples were included in a latent profile analysis, and seventy‐two couples were included in analyses of mean differences. The latent profile analysis resulted in three distinct groups by level of couple differentiation: high, moderate, or low in differentiation of self. Analyses of variance indicated evidence that couple differentiation influenced health‐related quality‐of‐life measures. Findings are discussed in the context of Bowen Family Systems Theory and the existing literature.","container-title":"Family Process","DOI":"10.1111/famp.12977","ISSN":"0014-7370, 1545-5300","journalAbbreviation":"Family Process","language":"en","page":"famp.12977","source":"DOI.org (Crossref)","title":"Couple differentiation and health‐related quality of life","author":[{"family":"Worch","given":"Sarah"},{"family":"Bartle‐Haring","given":"Suzanne"}],"issued":{"date-parts":[["2024",2,15]]},"citation-key":"worchCoupleDifferentiationHealthrelated2024"}}],"schema":"https://github.com/citation-style-language/schema/raw/master/csl-citation.json"} </w:instrText>
      </w:r>
      <w:r w:rsidR="00E97411">
        <w:fldChar w:fldCharType="separate"/>
      </w:r>
      <w:r w:rsidR="00E97411" w:rsidRPr="00E97411">
        <w:rPr>
          <w:rFonts w:cs="Times New Roman"/>
        </w:rPr>
        <w:t>(Rodríguez‐González et al., 2020; Worch &amp; Bartle‐Haring, 2024)</w:t>
      </w:r>
      <w:r w:rsidR="00E97411">
        <w:fldChar w:fldCharType="end"/>
      </w:r>
      <w:r w:rsidR="00BA71F2">
        <w:t xml:space="preserve">. </w:t>
      </w:r>
      <w:r w:rsidR="00AA2F68">
        <w:t xml:space="preserve">It is hypothesized that </w:t>
      </w:r>
      <w:r w:rsidR="006A6737">
        <w:t xml:space="preserve">an individual with a high level of differentiation can think clearly and make decisions based on reason, even </w:t>
      </w:r>
      <w:r w:rsidR="006A6737">
        <w:lastRenderedPageBreak/>
        <w:t xml:space="preserve">under stress. They </w:t>
      </w:r>
      <w:r w:rsidR="007439D7">
        <w:t>can</w:t>
      </w:r>
      <w:r w:rsidR="006A6737">
        <w:t xml:space="preserve"> balance </w:t>
      </w:r>
      <w:r w:rsidR="00C52276">
        <w:t xml:space="preserve">their needs for </w:t>
      </w:r>
      <w:r w:rsidR="009D4936">
        <w:t xml:space="preserve">intimacy </w:t>
      </w:r>
      <w:r w:rsidR="00C52276">
        <w:t xml:space="preserve">and autonomy within their relationships. </w:t>
      </w:r>
      <w:r w:rsidR="00A46275">
        <w:t xml:space="preserve">Conversely, those with low differentiation levels tend to be emotionally reactive and struggle to separate their thoughts and feelings. </w:t>
      </w:r>
      <w:r w:rsidR="00E837A2">
        <w:t>They may either become overly dependent on others (</w:t>
      </w:r>
      <w:r w:rsidR="008446A7">
        <w:t>fusion)</w:t>
      </w:r>
      <w:r w:rsidR="00CA707E">
        <w:t xml:space="preserve"> or distance themselves from relationships (cut-off) to manage anxiety</w:t>
      </w:r>
      <w:r w:rsidR="006F7045">
        <w:t xml:space="preserve"> </w:t>
      </w:r>
      <w:r w:rsidR="006F7045">
        <w:fldChar w:fldCharType="begin"/>
      </w:r>
      <w:r w:rsidR="003E5332">
        <w:instrText xml:space="preserve"> ADDIN ZOTERO_ITEM CSL_CITATION {"citationID":"Acu1OBut","properties":{"formattedCitation":"(S. A. Anderson &amp; Sabatelli, 1992; Bartle, 1993; Bartle-Haring et al., 2019; Bowen, 1978; Finzi-Dottan, 2023; Peixoto-Freitas et al., 2020)","plainCitation":"(S. A. Anderson &amp; Sabatelli, 1992; Bartle, 1993; Bartle-Haring et al., 2019; Bowen, 1978; Finzi-Dottan, 2023; Peixoto-Freitas et al., 2020)","dontUpdate":true,"noteIndex":0},"citationItems":[{"id":7654,"uris":["http://zotero.org/users/10055025/items/PEN2CKD7"],"itemData":{"id":7654,"type":"article-journal","abstract":"This report outlines efforts to develop a self-report measure that assesses family differentiation. Differentiation is conceptualized as a family-level vdriable involving interactions that enable individuals to maintain both a setise of ongoing emotional connectedness (support, involvement, personal relationship) and a sense of separateness (autonomy, uniqueness, freedom of personal expression) within the context of their family-of-origin. The scale consists of 11 items and employs a ”circular questioning” format to assess an individual’s perception of him the various members of the family interact with one another. Scale uses and information on the scale‘s reliability and validity are presented.","container-title":"The American Journal of Family Therapy","DOI":"10.1080/01926189208250878","ISSN":"0192-6187, 1521-0383","issue":"1","journalAbbreviation":"The American Journal of Family Therapy","language":"en","page":"77-89","source":"DOI.org (Crossref)","title":"The differentiation in the family system scale (difs)","volume":"20","author":[{"family":"Anderson","given":"Stephen A."},{"family":"Sabatelli","given":"Ronald M."}],"issued":{"date-parts":[["1992",3]]},"citation-key":"andersonDifferentiationFamilySystem1992"}},{"id":7653,"uris":["http://zotero.org/users/10055025/items/K346VB9D"],"itemData":{"id":7653,"type":"article-journal","abstract":"Bowen's differentiation of self construct is examined through a test in two studies of the hsrpothesis that people select partners at similar levels of diflFerentiation of self. One study used a sample of married couples and the other a sample of dating and engaged couples. The studies used different instruments for determining differentiation of self. Three data analysis procedures—correlations, t-tests, and the degree of similarity procedure—provided conflicting evidence for the similarity hypothesis. Results are discussed as they pertain to statistical analysis issues using related individuals and to Bowen family systems theory and the use of this theory in clinical practice.","container-title":"Contemporary Family Therapy","DOI":"10.1007/BF00892293","ISSN":"0892-2764, 1573-3335","issue":"6","journalAbbreviation":"Contemp Fam Ther","language":"en","page":"467-484","source":"DOI.org (Crossref)","title":"The degree of similarity of differentiation of self between partners in married and dating couples: Preliminary evidence","title-short":"The degree of similarity of differentiation of self between partners in married and dating couples","volume":"15","author":[{"family":"Bartle","given":"Suzanne E."}],"issued":{"date-parts":[["1993",12]]},"citation-key":"bartleDegreeSimilarityDifferentiation1993"}},{"id":1206,"uris":["http://zotero.org/users/10055025/items/AI42ABVM"],"itemData":{"id":1206,"type":"article-journal","abstract":"The purpose of this investigation was to determine whether differentiation at the couple level would act as a moderator or a mediator in the association between marital satisfaction and depressive symptoms over time. In a sample of 412 couples, a latent profile analysis was performed to determine how couple differentiation scores were clustered. An Actor/Partner Interdependence Model was then estimated via a group comparison procedure in structural equation modeling. There was no evidence of a moderating effect of differentiation. A mediating model was then estimated and there was evidence that differentiation mediated the association between depressive symptoms and relationship satisfaction via actor and partner effects.","container-title":"Journal of Marital and Family Therapy","DOI":"10.1111/jmft.12326","ISSN":"17520606","issue":"4","journalAbbreviation":"JMFT","language":"English","note":"number-of-pages: 577\npublisher: Blackwell Publishing Inc.\n563","page":"563-577","source":"EBSCOhost","title":"Couple Differentiation: Mediator or Moderator of Depressive Symptoms and Relationship Satisfaction?","title-short":"Couple Differentiation","volume":"45","author":[{"family":"Bartle-Haring","given":"S."},{"family":"Ferriby","given":"M."},{"family":"Day","given":"R."}],"issued":{"date-parts":[["2019",10,1]]},"citation-key":"bartle-haringCoupleDifferentiationMediator2019"}},{"id":1798,"uris":["http://zotero.org/users/10055025/items/TNN9QJH4"],"itemData":{"id":1798,"type":"book","language":"en","source":"Zotero","title":"Family Therapy in Clinical Practice","author":[{"family":"Bowen","given":"Murray"}],"issued":{"date-parts":[["1978"]]},"citation-key":"bowenFamilyTherapyClinical1978"}},{"id":18402,"uris":["http://zotero.org/users/10055025/items/5A4MSKJ3"],"itemData":{"id":18402,"type":"article-journal","abstract":"From the lens of Bowen’s systemic family theory, this study employed the actor–partner interdependence model (APIM) to investigate the mediating effect fear of intimacy has on the association between self-differentiating and both partners’ relationship satisfaction. One hundred and forty-four non-clinical married couples (N = 288) in enduring relationships were recruited. Results for actor effects revealed two mediating paths whereby, among both partners, self-differentiation was associated with their relationship satisfaction via fear of intimacy. Partner effect revealed that wives’ higher self-differentiation was associated with their lower fear of intimacy, which was linked, in turn, to husbands’ higher relationship satisfaction; unlike husbands’ fear of intimacy, which had no effect. Our results support Bowen’s theoretical assumptions positing that self-differentiation indicates the ability for intimacy, which affects couple relationship satisfaction. Interestingly, the results highlight the role of the wives’ capability to establish intimate relationships on the husbands’ relationship satisfaction.","container-title":"The Family Journal","DOI":"10.1177/10664807231163254","ISSN":"1066-4807, 1552-3950","issue":"3","journalAbbreviation":"The Family Journal","language":"en","page":"392-398","source":"DOI.org (Crossref)","title":"The Role of Fear of Intimacy as Mediator between Self-Differentiation and Marital Relationship Satisfaction: A Dyadic Model","title-short":"The Role of Fear of Intimacy as Mediator between Self-Differentiation and Marital Relationship Satisfaction","volume":"31","author":[{"family":"Finzi-Dottan","given":"Ricky"}],"issued":{"date-parts":[["2023",7]]},"citation-key":"finzi-dottanRoleFearIntimacy2023"}},{"id":18404,"uris":["http://zotero.org/users/10055025/items/UPERLUQ4"],"itemData":{"id":18404,"type":"article-journal","abstract":"This study explores differentiation of self (DoS) and its association with couple adjustment across the family life cycle, in a sample of Spanish individuals (n ¼ 506). Individuals in stage VII (nearing the end of life) revealed significantly lower levels of DoS than those in other stages, except for V (moving on at midlife). Individuals in stages V and VII also revealed lower couple adjustment than individuals in stage II (couple formation). DoS was positively associated with couple adjustment across all stages, particularly V-VII. Longitudinal studies will confirm the trend for decrease in DoS and couple adjustment. Implications for therapy are discussed.","container-title":"The American Journal of Family Therapy","DOI":"10.1080/01926187.2020.1736689","ISSN":"0192-6187, 1521-0383","issue":"4","journalAbbreviation":"The American Journal of Family Therapy","language":"en","page":"299-316","source":"DOI.org (Crossref)","title":"Differentiation of Self, Couple Adjustment and Family Life Cycle: A Cross-Sectional Study","title-short":"Differentiation of Self, Couple Adjustment and Family Life Cycle","volume":"48","author":[{"family":"Peixoto-Freitas","given":"Jorge"},{"family":"Rodríguez-González","given":"Martiño"},{"family":"Crabtree","given":"Sarah A."},{"family":"Martins","given":"Mariana V."}],"issued":{"date-parts":[["2020",8,7]]},"citation-key":"peixoto-freitasDifferentiationSelfCouple2020"}}],"schema":"https://github.com/citation-style-language/schema/raw/master/csl-citation.json"} </w:instrText>
      </w:r>
      <w:r w:rsidR="006F7045">
        <w:fldChar w:fldCharType="separate"/>
      </w:r>
      <w:r w:rsidR="006F7045" w:rsidRPr="006F7045">
        <w:rPr>
          <w:rFonts w:cs="Times New Roman"/>
        </w:rPr>
        <w:t>(Anderson &amp; Sabatelli, 1992; Bartle, 1993; Bartle-Haring et al., 2019; Bowen, 1978; Finzi-Dottan, 2023; Peixoto-Freitas et al., 2020)</w:t>
      </w:r>
      <w:r w:rsidR="006F7045">
        <w:fldChar w:fldCharType="end"/>
      </w:r>
      <w:r w:rsidR="001D457C">
        <w:t>.</w:t>
      </w:r>
      <w:r w:rsidR="00CA707E">
        <w:t xml:space="preserve"> </w:t>
      </w:r>
    </w:p>
    <w:tbl>
      <w:tblPr>
        <w:tblStyle w:val="APAReport"/>
        <w:tblW w:w="0" w:type="auto"/>
        <w:tblLook w:val="04A0" w:firstRow="1" w:lastRow="0" w:firstColumn="1" w:lastColumn="0" w:noHBand="0" w:noVBand="1"/>
      </w:tblPr>
      <w:tblGrid>
        <w:gridCol w:w="3192"/>
        <w:gridCol w:w="3192"/>
        <w:gridCol w:w="3192"/>
      </w:tblGrid>
      <w:tr w:rsidR="006C21A7" w:rsidRPr="006C21A7" w14:paraId="7B043DCE" w14:textId="77777777" w:rsidTr="00241050">
        <w:trPr>
          <w:cnfStyle w:val="100000000000" w:firstRow="1" w:lastRow="0" w:firstColumn="0" w:lastColumn="0" w:oddVBand="0" w:evenVBand="0" w:oddHBand="0" w:evenHBand="0" w:firstRowFirstColumn="0" w:firstRowLastColumn="0" w:lastRowFirstColumn="0" w:lastRowLastColumn="0"/>
        </w:trPr>
        <w:tc>
          <w:tcPr>
            <w:tcW w:w="9576" w:type="dxa"/>
            <w:gridSpan w:val="3"/>
          </w:tcPr>
          <w:p w14:paraId="07E1C30B" w14:textId="77777777" w:rsidR="006C21A7" w:rsidRPr="006C21A7" w:rsidRDefault="006C21A7" w:rsidP="006C21A7">
            <w:pPr>
              <w:spacing w:line="240" w:lineRule="auto"/>
              <w:rPr>
                <w:rFonts w:cs="Times New Roman"/>
                <w:b/>
                <w:bCs/>
                <w:kern w:val="24"/>
                <w:sz w:val="20"/>
                <w:szCs w:val="20"/>
              </w:rPr>
            </w:pPr>
            <w:r w:rsidRPr="006C21A7">
              <w:rPr>
                <w:rFonts w:cs="Times New Roman"/>
                <w:b/>
                <w:bCs/>
                <w:kern w:val="24"/>
                <w:sz w:val="20"/>
                <w:szCs w:val="20"/>
              </w:rPr>
              <w:t>Table 1. Differentiation levels</w:t>
            </w:r>
          </w:p>
        </w:tc>
      </w:tr>
      <w:tr w:rsidR="006C21A7" w:rsidRPr="006C21A7" w14:paraId="7DB93008" w14:textId="77777777" w:rsidTr="00241050">
        <w:tc>
          <w:tcPr>
            <w:tcW w:w="3192" w:type="dxa"/>
          </w:tcPr>
          <w:p w14:paraId="6CC40C9B" w14:textId="77777777" w:rsidR="006C21A7" w:rsidRPr="006C21A7" w:rsidRDefault="006C21A7" w:rsidP="006C21A7">
            <w:pPr>
              <w:spacing w:line="240" w:lineRule="auto"/>
              <w:rPr>
                <w:rFonts w:cs="Times New Roman"/>
                <w:kern w:val="24"/>
                <w:sz w:val="20"/>
                <w:szCs w:val="20"/>
              </w:rPr>
            </w:pPr>
          </w:p>
        </w:tc>
        <w:tc>
          <w:tcPr>
            <w:tcW w:w="3192" w:type="dxa"/>
          </w:tcPr>
          <w:p w14:paraId="3824916B" w14:textId="77777777" w:rsidR="006C21A7" w:rsidRPr="006C21A7" w:rsidRDefault="006C21A7" w:rsidP="006C21A7">
            <w:pPr>
              <w:spacing w:line="240" w:lineRule="auto"/>
              <w:rPr>
                <w:rFonts w:cs="Times New Roman"/>
                <w:b/>
                <w:bCs/>
                <w:i/>
                <w:iCs/>
                <w:kern w:val="24"/>
                <w:sz w:val="20"/>
                <w:szCs w:val="20"/>
              </w:rPr>
            </w:pPr>
            <w:r w:rsidRPr="006C21A7">
              <w:rPr>
                <w:rFonts w:cs="Times New Roman"/>
                <w:b/>
                <w:bCs/>
                <w:i/>
                <w:iCs/>
                <w:kern w:val="24"/>
                <w:sz w:val="20"/>
                <w:szCs w:val="20"/>
              </w:rPr>
              <w:t>High intimacy tolerance</w:t>
            </w:r>
          </w:p>
        </w:tc>
        <w:tc>
          <w:tcPr>
            <w:tcW w:w="3192" w:type="dxa"/>
          </w:tcPr>
          <w:p w14:paraId="6DEB7A21" w14:textId="77777777" w:rsidR="006C21A7" w:rsidRPr="006C21A7" w:rsidRDefault="006C21A7" w:rsidP="006C21A7">
            <w:pPr>
              <w:spacing w:line="240" w:lineRule="auto"/>
              <w:rPr>
                <w:rFonts w:cs="Times New Roman"/>
                <w:b/>
                <w:bCs/>
                <w:i/>
                <w:iCs/>
                <w:kern w:val="24"/>
                <w:sz w:val="20"/>
                <w:szCs w:val="20"/>
              </w:rPr>
            </w:pPr>
            <w:r w:rsidRPr="006C21A7">
              <w:rPr>
                <w:rFonts w:cs="Times New Roman"/>
                <w:b/>
                <w:bCs/>
                <w:i/>
                <w:iCs/>
                <w:kern w:val="24"/>
                <w:sz w:val="20"/>
                <w:szCs w:val="20"/>
              </w:rPr>
              <w:t>Low intimacy tolerance</w:t>
            </w:r>
          </w:p>
        </w:tc>
      </w:tr>
      <w:tr w:rsidR="006C21A7" w:rsidRPr="006C21A7" w14:paraId="7CE8CD54" w14:textId="77777777" w:rsidTr="00241050">
        <w:tc>
          <w:tcPr>
            <w:tcW w:w="3192" w:type="dxa"/>
          </w:tcPr>
          <w:p w14:paraId="4474A043" w14:textId="77777777" w:rsidR="006C21A7" w:rsidRPr="006C21A7" w:rsidRDefault="006C21A7" w:rsidP="006C21A7">
            <w:pPr>
              <w:spacing w:line="240" w:lineRule="auto"/>
              <w:rPr>
                <w:rFonts w:cs="Times New Roman"/>
                <w:b/>
                <w:bCs/>
                <w:i/>
                <w:iCs/>
                <w:kern w:val="24"/>
                <w:sz w:val="20"/>
                <w:szCs w:val="20"/>
              </w:rPr>
            </w:pPr>
            <w:r w:rsidRPr="006C21A7">
              <w:rPr>
                <w:rFonts w:cs="Times New Roman"/>
                <w:b/>
                <w:bCs/>
                <w:i/>
                <w:iCs/>
                <w:kern w:val="24"/>
                <w:sz w:val="20"/>
                <w:szCs w:val="20"/>
              </w:rPr>
              <w:t>High autonomy tolerance</w:t>
            </w:r>
          </w:p>
        </w:tc>
        <w:tc>
          <w:tcPr>
            <w:tcW w:w="3192" w:type="dxa"/>
          </w:tcPr>
          <w:p w14:paraId="4934FFD5" w14:textId="77777777" w:rsidR="006C21A7" w:rsidRPr="006C21A7" w:rsidRDefault="006C21A7" w:rsidP="006C21A7">
            <w:pPr>
              <w:spacing w:line="240" w:lineRule="auto"/>
              <w:rPr>
                <w:rFonts w:cs="Times New Roman"/>
                <w:kern w:val="24"/>
                <w:sz w:val="20"/>
                <w:szCs w:val="20"/>
              </w:rPr>
            </w:pPr>
            <w:r w:rsidRPr="006C21A7">
              <w:rPr>
                <w:rFonts w:cs="Times New Roman"/>
                <w:kern w:val="24"/>
                <w:sz w:val="20"/>
                <w:szCs w:val="20"/>
              </w:rPr>
              <w:t>Highly differentiated</w:t>
            </w:r>
          </w:p>
        </w:tc>
        <w:tc>
          <w:tcPr>
            <w:tcW w:w="3192" w:type="dxa"/>
          </w:tcPr>
          <w:p w14:paraId="114771E3" w14:textId="77777777" w:rsidR="006C21A7" w:rsidRPr="006C21A7" w:rsidRDefault="006C21A7" w:rsidP="006C21A7">
            <w:pPr>
              <w:spacing w:line="240" w:lineRule="auto"/>
              <w:rPr>
                <w:rFonts w:cs="Times New Roman"/>
                <w:kern w:val="24"/>
                <w:sz w:val="20"/>
                <w:szCs w:val="20"/>
              </w:rPr>
            </w:pPr>
            <w:r w:rsidRPr="006C21A7">
              <w:rPr>
                <w:rFonts w:cs="Times New Roman"/>
                <w:kern w:val="24"/>
                <w:sz w:val="20"/>
                <w:szCs w:val="20"/>
              </w:rPr>
              <w:t>Moderately differentiated (cut-off)</w:t>
            </w:r>
          </w:p>
        </w:tc>
      </w:tr>
      <w:tr w:rsidR="006C21A7" w:rsidRPr="006C21A7" w14:paraId="569847C7" w14:textId="77777777" w:rsidTr="00241050">
        <w:tc>
          <w:tcPr>
            <w:tcW w:w="3192" w:type="dxa"/>
          </w:tcPr>
          <w:p w14:paraId="0A1A14BE" w14:textId="77777777" w:rsidR="006C21A7" w:rsidRPr="006C21A7" w:rsidRDefault="006C21A7" w:rsidP="006C21A7">
            <w:pPr>
              <w:spacing w:line="240" w:lineRule="auto"/>
              <w:rPr>
                <w:rFonts w:cs="Times New Roman"/>
                <w:b/>
                <w:bCs/>
                <w:i/>
                <w:iCs/>
                <w:kern w:val="24"/>
                <w:sz w:val="20"/>
                <w:szCs w:val="20"/>
              </w:rPr>
            </w:pPr>
            <w:r w:rsidRPr="006C21A7">
              <w:rPr>
                <w:rFonts w:cs="Times New Roman"/>
                <w:b/>
                <w:bCs/>
                <w:i/>
                <w:iCs/>
                <w:kern w:val="24"/>
                <w:sz w:val="20"/>
                <w:szCs w:val="20"/>
              </w:rPr>
              <w:t>Low autonomy tolerance</w:t>
            </w:r>
          </w:p>
        </w:tc>
        <w:tc>
          <w:tcPr>
            <w:tcW w:w="3192" w:type="dxa"/>
          </w:tcPr>
          <w:p w14:paraId="259A6EDA" w14:textId="77777777" w:rsidR="006C21A7" w:rsidRPr="006C21A7" w:rsidRDefault="006C21A7" w:rsidP="006C21A7">
            <w:pPr>
              <w:spacing w:line="240" w:lineRule="auto"/>
              <w:rPr>
                <w:rFonts w:cs="Times New Roman"/>
                <w:kern w:val="24"/>
                <w:sz w:val="20"/>
                <w:szCs w:val="20"/>
              </w:rPr>
            </w:pPr>
            <w:r w:rsidRPr="006C21A7">
              <w:rPr>
                <w:rFonts w:cs="Times New Roman"/>
                <w:kern w:val="24"/>
                <w:sz w:val="20"/>
                <w:szCs w:val="20"/>
              </w:rPr>
              <w:t>Moderately differentiated (fused)</w:t>
            </w:r>
          </w:p>
        </w:tc>
        <w:tc>
          <w:tcPr>
            <w:tcW w:w="3192" w:type="dxa"/>
          </w:tcPr>
          <w:p w14:paraId="309B7305" w14:textId="77777777" w:rsidR="006C21A7" w:rsidRPr="006C21A7" w:rsidRDefault="006C21A7" w:rsidP="006C21A7">
            <w:pPr>
              <w:spacing w:line="240" w:lineRule="auto"/>
              <w:rPr>
                <w:rFonts w:cs="Times New Roman"/>
                <w:kern w:val="24"/>
                <w:sz w:val="20"/>
                <w:szCs w:val="20"/>
              </w:rPr>
            </w:pPr>
            <w:r w:rsidRPr="006C21A7">
              <w:rPr>
                <w:rFonts w:cs="Times New Roman"/>
                <w:kern w:val="24"/>
                <w:sz w:val="20"/>
                <w:szCs w:val="20"/>
              </w:rPr>
              <w:t>Poorly differentiated</w:t>
            </w:r>
          </w:p>
        </w:tc>
      </w:tr>
    </w:tbl>
    <w:p w14:paraId="0F94C723" w14:textId="77777777" w:rsidR="00202918" w:rsidRDefault="00202918" w:rsidP="00DE2F52"/>
    <w:p w14:paraId="66A2B293" w14:textId="2005994B" w:rsidR="00DE59C0" w:rsidRDefault="001C68D8" w:rsidP="00DE59C0">
      <w:pPr>
        <w:ind w:firstLine="720"/>
      </w:pPr>
      <w:r>
        <w:t>Differentiation is believed to be transmitted intergenerationally, as</w:t>
      </w:r>
      <w:r w:rsidR="00476774">
        <w:t xml:space="preserve"> individuals tend to replicate the emotional functioning of their family of origin</w:t>
      </w:r>
      <w:r w:rsidR="00097201">
        <w:t xml:space="preserve"> in their </w:t>
      </w:r>
      <w:r w:rsidR="00C5274A">
        <w:t xml:space="preserve">own </w:t>
      </w:r>
      <w:r w:rsidR="0011100B">
        <w:t xml:space="preserve">future </w:t>
      </w:r>
      <w:r w:rsidR="00C5274A">
        <w:t>relationships</w:t>
      </w:r>
      <w:r w:rsidR="001F2252">
        <w:t xml:space="preserve"> </w:t>
      </w:r>
      <w:r w:rsidR="001D457C">
        <w:fldChar w:fldCharType="begin"/>
      </w:r>
      <w:r w:rsidR="001D457C">
        <w:instrText xml:space="preserve"> ADDIN ZOTERO_ITEM CSL_CITATION {"citationID":"pdC1UpmZ","properties":{"formattedCitation":"(Bartle-Haring et al., 2005; Calatrava et al., 2022; Dell\\uc0\\u8217{}Isola et al., 2019; Handley et al., 2019)","plainCitation":"(Bartle-Haring et al., 2005; Calatrava et al., 2022; Dell’Isola et al., 2019; Handley et al., 2019)","noteIndex":0},"citationItems":[{"id":86,"uris":["http://zotero.org/users/10055025/items/ZYEV3EN3"],"itemData":{"id":86,"type":"article-journal","abstract":"Using Bowen Family Systems Theory as a theoretical underpinning, in this study, we investigated the hypothesis that clients with higher levels of differentiation would improve more quickly in therapy than clients with lower levels of differentiation. Hierarchical Linear Modeling was used to analyze the data over nine sessions of therapy in a sample from an on-campus training clinic. The results suggest that there was variation in the initial levels of psychological symptoms and that differentiation was a significant predictor of this variance. The results also suggest that although psychological symptoms decreased over the nine sessions of therapy, there was very little variance in this change. These results are discussed in relation to Bowen Theory. The difficulties of doing this type of research and the lessons learned from this project are also discussed.","container-title":"Journal of Marital and Family Therapy","DOI":"10.1111/j.1752-0606.2005.tb01548.x","ISSN":"1752-0606","issue":"1","language":"en","note":"_eprint: https://onlinelibrary.wiley.com/doi/pdf/10.1111/j.1752-0606.2005.tb01548.x","page":"121-131","source":"Wiley Online Library","title":"Initial Levels of Differentiation and Reduction in Psychological Symptoms for Clients in Marriage and Family Therapy","volume":"31","author":[{"family":"Bartle-Haring","given":"Suzanne"},{"family":"Glade","given":"Aaron C."},{"family":"Vira","given":"Rohini"}],"issued":{"date-parts":[["2005"]]},"citation-key":"bartle-haringInitialLevelsDifferentiation2005"}},{"id":18380,"uris":["http://zotero.org/users/10055025/items/PUSKR6Q7"],"itemData":{"id":18380,"type":"article-journal","abstract":"Bowen Family Systems Theory's central construct, differentiation of self (DoS), is one of the most recognized constructs to systemic researchers and psychology professionals. The present study reviewed the available evi­ dence on DoS from the inception of the construct until July 31, 2020. A scoping review was conducted and a total of 295 primary studies were eligible for inclusion. Literature was categorized according to the hypotheses postulated by Bowen regarding: the associations between DoS and psychological and health outcomes and how DoS stability and similarity in partner levels operate within family systems. Descriptive data regarding studies on the measurement of DoS and in the area of psychotherapy were also compiled. Results revealed that there is ample support for DoS as a predictor of psychological health and marital quality, and that there are positive associations between DoS and better physical health and intergenerational relationships. Results of this review show that there continue to be underexplored hypotheses and a paucity of longitudinal or causal research designs to test the stability of DoS, the intergenerational transmission of DoS, and the efficacy of clinical interventions in modifying DoS to promote optimal well-being. Recommendations and next steps for researchers and practitioners are outlined.","container-title":"Clinical Psychology Review","DOI":"10.1016/j.cpr.2021.102101","ISSN":"02727358","journalAbbreviation":"Clinical Psychology Review","language":"en","page":"102101","source":"DOI.org (Crossref)","title":"Differentiation of self: A scoping review of Bowen Family Systems Theory’s core construct","title-short":"Differentiation of self","volume":"91","author":[{"family":"Calatrava","given":"M."},{"family":"Martins","given":"Mariana V."},{"family":"Schweer-Collins","given":"M."},{"family":"Duch-Ceballos","given":"C."},{"family":"Rodríguez-González","given":"M."}],"issued":{"date-parts":[["2022",2]]},"citation-key":"calatravaDifferentiationSelfScoping2022"}},{"id":18392,"uris":["http://zotero.org/users/10055025/items/DHIDSMYK"],"itemData":{"id":18392,"type":"article-journal","abstract":"Differentiation of self has been associated with positive relationship outcomes, but little has been done to analyze the underlying mechanisms that promote these outcomes for highly differentiated people. Longitudinal data were collected from a sample of university students (N ¼ 162) and clinically relevant direct and indirect effects between I-position and emotional reactivity, anxious attachment, relationship efficacy, and relationship satisfaction and conflict hostility were analyzed using path analysis. In general, anxious attachment and relationship efficacy mediated the association between differentiation of self and conflict hostility. Clients may benefit from therapists assessing differentiation and attachment, facilitating conversations that contribute to increasing differentiation and attachment, and using both of these constructs as mechanisms to enhance relationships in young adults.","container-title":"The American Journal of Family Therapy","DOI":"10.1080/01926187.2019.1655814","ISSN":"0192-6187, 1521-0383","issue":"5","journalAbbreviation":"The American Journal of Family Therapy","language":"en","page":"293-310","source":"DOI.org (Crossref)","title":"Underlying Mechanisms Explaining the Link between Differentiation and Romantic Relationship Outcomes","volume":"47","author":[{"family":"Dell’Isola","given":"Richard"},{"family":"Durtschi","given":"Jared"},{"family":"Morgan","given":"Preston"}],"issued":{"date-parts":[["2019",10,20]]},"citation-key":"dellisolaUnderlyingMechanismsExplaining2019"}},{"id":18369,"uris":["http://zotero.org/users/10055025/items/R4M8LM5X"],"itemData":{"id":18369,"type":"article-journal","abstract":"The purpose of the present study was to further test Bowen’s theories regarding diﬀerentiation of self as it relates to partner selection and stability over time. More speciﬁcally, this study examines Bowen’s assumption that individuals choose romantic partners with similar levels of diﬀerentiation. Additionally, this study is longitudinal in nature and examines levels of diﬀerentiation for each partner over time using a structural equation modeling (SEM) dyadic analysis, making the couple the unit of analysis. It is hypothesized that individuals’ mate selection will be inﬂuenced by their level of diﬀerentiation, meaning it is expected that signiﬁcant symmetrical and/or complimentary nonindependence in dyadic partners’ emotional cutoﬀ and emotional reactivity will be found. Given the couple-centered approach that allows greater variation of similarity between couples, and based on Bowen’s theoretical assumptions, it is expected that there will be a moderate or large association.","container-title":"Journal of Marital and Family Therapy","DOI":"10.1111/jmft.12370","ISSN":"0194-472X, 1752-0606","issue":"4","journalAbbreviation":"J Marital Family Therapy","language":"en","page":"592-605","source":"DOI.org (Crossref)","title":"Exploring Similarity and Stability of Differentiation in Relationships: A Dyadic Study of Bowen's Theory","title-short":"Exploring Similarity and Stability of Differentiation in Relationships","volume":"45","author":[{"family":"Handley","given":"Valerie A."},{"family":"Bradshaw","given":"Spencer D."},{"family":"Milstead","given":"Kaitlyn A."},{"family":"Bean","given":"Roy A."}],"issued":{"date-parts":[["2019",10]]},"citation-key":"handleyExploringSimilarityStability2019"}}],"schema":"https://github.com/citation-style-language/schema/raw/master/csl-citation.json"} </w:instrText>
      </w:r>
      <w:r w:rsidR="001D457C">
        <w:fldChar w:fldCharType="separate"/>
      </w:r>
      <w:r w:rsidR="001D457C" w:rsidRPr="001D457C">
        <w:rPr>
          <w:rFonts w:cs="Times New Roman"/>
        </w:rPr>
        <w:t>(Bartle-Haring et al., 2005; Calatrava et al., 2022; Dell’Isola et al., 2019; Handley et al., 2019)</w:t>
      </w:r>
      <w:r w:rsidR="001D457C">
        <w:fldChar w:fldCharType="end"/>
      </w:r>
      <w:r w:rsidR="00C5274A">
        <w:t xml:space="preserve">. </w:t>
      </w:r>
      <w:r w:rsidR="00C60C6F">
        <w:t xml:space="preserve">This </w:t>
      </w:r>
      <w:r w:rsidR="00245405">
        <w:t>suggest</w:t>
      </w:r>
      <w:r w:rsidR="00C60C6F">
        <w:t>s</w:t>
      </w:r>
      <w:r w:rsidR="00245405">
        <w:t xml:space="preserve"> a </w:t>
      </w:r>
      <w:proofErr w:type="gramStart"/>
      <w:r w:rsidR="00245405">
        <w:t>fairly stable</w:t>
      </w:r>
      <w:proofErr w:type="gramEnd"/>
      <w:r w:rsidR="00245405">
        <w:t xml:space="preserve"> pattern in which individuals carry on the legacy of their family’s emotional functioning into their own lives and relationships. </w:t>
      </w:r>
      <w:r w:rsidR="00B62507">
        <w:t>Through the family projection process</w:t>
      </w:r>
      <w:r w:rsidR="00AA6181">
        <w:t xml:space="preserve">, a key mechanism in Bowen’s theory, </w:t>
      </w:r>
      <w:r w:rsidR="00943074">
        <w:t xml:space="preserve">parent’s anxiety and </w:t>
      </w:r>
      <w:r w:rsidR="00A927A5">
        <w:t>level of differentiation</w:t>
      </w:r>
      <w:r w:rsidR="00805CE0">
        <w:t xml:space="preserve"> can be projected onto their children. </w:t>
      </w:r>
      <w:r w:rsidR="00F37153">
        <w:t>Not all children are equally affected by the family projection process</w:t>
      </w:r>
      <w:r w:rsidR="009F7D65">
        <w:t xml:space="preserve"> with </w:t>
      </w:r>
      <w:r w:rsidR="00AC6F31">
        <w:t>some developing similar levels of differentiation as their parents while other</w:t>
      </w:r>
      <w:r w:rsidR="00A407EC">
        <w:t xml:space="preserve">s less entangled in the family’s emotional system may achieve higher levels. </w:t>
      </w:r>
      <w:r w:rsidR="00762B79">
        <w:t xml:space="preserve">The child </w:t>
      </w:r>
      <w:r w:rsidR="00BC5486">
        <w:t xml:space="preserve">who becomes the focus of </w:t>
      </w:r>
      <w:r w:rsidR="0026709A">
        <w:t xml:space="preserve">their </w:t>
      </w:r>
      <w:r w:rsidR="00DD49D5">
        <w:t>parent</w:t>
      </w:r>
      <w:r w:rsidR="0026709A">
        <w:t>s</w:t>
      </w:r>
      <w:r w:rsidR="00DD49D5">
        <w:t>’</w:t>
      </w:r>
      <w:r w:rsidR="0026709A">
        <w:t xml:space="preserve"> projections </w:t>
      </w:r>
      <w:r w:rsidR="005E6E5A">
        <w:t xml:space="preserve">is often the </w:t>
      </w:r>
      <w:r w:rsidR="004E2B16">
        <w:t xml:space="preserve">one most </w:t>
      </w:r>
      <w:r w:rsidR="004E2B16">
        <w:lastRenderedPageBreak/>
        <w:t>emotionally attached to the parents</w:t>
      </w:r>
      <w:r w:rsidR="00423216">
        <w:t>, potentially causing the</w:t>
      </w:r>
      <w:r w:rsidR="00A407EC">
        <w:t xml:space="preserve">ir </w:t>
      </w:r>
      <w:r w:rsidR="00B00569">
        <w:t xml:space="preserve">lower levels of differentiation and greater life challenges. </w:t>
      </w:r>
      <w:r w:rsidR="002F3CB4">
        <w:t xml:space="preserve">The multi- or intergenerational transmission process expands on this idea </w:t>
      </w:r>
      <w:r w:rsidR="00B66E45">
        <w:t xml:space="preserve">describing how </w:t>
      </w:r>
      <w:r w:rsidR="00740B43">
        <w:t xml:space="preserve">these patterns can perpetuate across the generations. </w:t>
      </w:r>
      <w:r w:rsidR="005E3D7B">
        <w:t xml:space="preserve">It suggests that children </w:t>
      </w:r>
      <w:r w:rsidR="00F3511E">
        <w:t xml:space="preserve">with lower levels of differentiation </w:t>
      </w:r>
      <w:r w:rsidR="0092667B">
        <w:t>are likely to choose partners with similar levels, and their children in turn</w:t>
      </w:r>
      <w:r w:rsidR="00E96CD2">
        <w:t xml:space="preserve"> </w:t>
      </w:r>
      <w:r w:rsidR="00E12D57">
        <w:t xml:space="preserve">may </w:t>
      </w:r>
      <w:r w:rsidR="00E96CD2">
        <w:t>inherit this pattern</w:t>
      </w:r>
      <w:r w:rsidR="00DE59C0">
        <w:t xml:space="preserve"> </w:t>
      </w:r>
      <w:r w:rsidR="00E12D57">
        <w:t xml:space="preserve">and so on </w:t>
      </w:r>
      <w:r w:rsidR="00DE59C0">
        <w:t xml:space="preserve">(Bowen, 1978). </w:t>
      </w:r>
    </w:p>
    <w:p w14:paraId="00305BCC" w14:textId="36FC9034" w:rsidR="00F47102" w:rsidRDefault="00A43E16" w:rsidP="7E7348D6">
      <w:pPr>
        <w:ind w:firstLine="720"/>
      </w:pPr>
      <w:r>
        <w:t xml:space="preserve">Research regarding the stability of differentiation and its intergenerational transmission is mixed. </w:t>
      </w:r>
      <w:r w:rsidR="001B5C01">
        <w:t>Some studies have found support for Bowen</w:t>
      </w:r>
      <w:r w:rsidR="00760241">
        <w:t>’</w:t>
      </w:r>
      <w:r w:rsidR="001B5C01">
        <w:t>s ideas, showing correlations between parents’ and children’s differentiation level</w:t>
      </w:r>
      <w:r w:rsidR="004C342C">
        <w:t xml:space="preserve">s </w:t>
      </w:r>
      <w:r w:rsidR="004C342C">
        <w:fldChar w:fldCharType="begin"/>
      </w:r>
      <w:r w:rsidR="004C342C">
        <w:instrText xml:space="preserve"> ADDIN ZOTERO_ITEM CSL_CITATION {"citationID":"sxRs2sqv","properties":{"formattedCitation":"(Harvey et al., 1991)","plainCitation":"(Harvey et al., 1991)","noteIndex":0},"citationItems":[{"id":21516,"uris":["http://zotero.org/users/10055025/items/EHHTLVCU"],"itemData":{"id":21516,"type":"article-journal","container-title":"Journal of Family Psychology","DOI":"10.1037/0893-3200.5.2.204","ISSN":"1939-1293, 0893-3200","issue":"2","journalAbbreviation":"Journal of Family Psychology","language":"en","page":"204-236","source":"DOI.org (Crossref)","title":"Individuation and intimacy in intergenerational relationships and health: Patterns across two generations.","title-short":"Individuation and intimacy in intergenerational relationships and health","volume":"5","author":[{"family":"Harvey","given":"David M."},{"family":"Curry","given":"Cynthia J."},{"family":"Bray","given":"James H."}],"issued":{"date-parts":[["1991",12]]},"citation-key":"harveyIndividuationIntimacyIntergenerational1991"}}],"schema":"https://github.com/citation-style-language/schema/raw/master/csl-citation.json"} </w:instrText>
      </w:r>
      <w:r w:rsidR="004C342C">
        <w:fldChar w:fldCharType="separate"/>
      </w:r>
      <w:r w:rsidR="004C342C" w:rsidRPr="004C342C">
        <w:rPr>
          <w:rFonts w:cs="Times New Roman"/>
        </w:rPr>
        <w:t>(Harvey et al., 1991)</w:t>
      </w:r>
      <w:r w:rsidR="004C342C">
        <w:fldChar w:fldCharType="end"/>
      </w:r>
      <w:r w:rsidR="00425394">
        <w:t xml:space="preserve"> or </w:t>
      </w:r>
      <w:r w:rsidR="009968FF">
        <w:t xml:space="preserve">by showing the mediating role of differentiation in the transmission of issues like dating violence </w:t>
      </w:r>
      <w:r w:rsidR="003C062D">
        <w:fldChar w:fldCharType="begin"/>
      </w:r>
      <w:r w:rsidR="003C062D">
        <w:instrText xml:space="preserve"> ADDIN ZOTERO_ITEM CSL_CITATION {"citationID":"QgrIyrrS","properties":{"formattedCitation":"(Rosen et al., 2001)","plainCitation":"(Rosen et al., 2001)","noteIndex":0},"citationItems":[{"id":21518,"uris":["http://zotero.org/users/10055025/items/YAKHRD7W"],"itemData":{"id":21518,"type":"article-journal","abstract":"This study used Bowen theory to broaden our understanding of the intergenerational transmission of dating violence. A sample of single, never-married college students completed measures of violence perpetrated or received in their dating relationships, and measures of childhood violence and differentiation of self (a central component of Bowen theory). Using structural equation modeling, three models were compared: family-of-origin violence and current violence; differentiation levels (self and couple) and current violence; and then all variables combined. In the final model, couple differentiation accounted for the most variance in dating violence when controlling for family-of-origin violence. Furthermore, couple differentiation partially mediated the relationship between being the victim of parent-to-child violence and having low levels of differentiation and being a perpetrator or victim of dating violence. Findings support the notion that Bowen's theory of intergenerational transmission adds to our understanding of the intergenerational transmission of violence.","container-title":"Journal of Family Issues","DOI":"10.1177/019251301022001006","ISSN":"0192-513X, 1552-5481","issue":"1","journalAbbreviation":"Journal of Family Issues","language":"en","license":"https://journals.sagepub.com/page/policies/text-and-data-mining-license","page":"124-142","source":"DOI.org (Crossref)","title":"Using Bowen Theory to Enhance Understanding of the Intergenerational Transmission of Dating Violence","volume":"22","author":[{"family":"Rosen","given":"Karen H."},{"family":"Bartle-Haring","given":"Suzanne"},{"family":"Stith","given":"Sandra M."}],"issued":{"date-parts":[["2001",1]]},"citation-key":"rosenUsingBowenTheory2001"}}],"schema":"https://github.com/citation-style-language/schema/raw/master/csl-citation.json"} </w:instrText>
      </w:r>
      <w:r w:rsidR="003C062D">
        <w:fldChar w:fldCharType="separate"/>
      </w:r>
      <w:r w:rsidR="003C062D" w:rsidRPr="003C062D">
        <w:rPr>
          <w:rFonts w:cs="Times New Roman"/>
        </w:rPr>
        <w:t>(Rosen et al., 2001)</w:t>
      </w:r>
      <w:r w:rsidR="003C062D">
        <w:fldChar w:fldCharType="end"/>
      </w:r>
      <w:r w:rsidR="009968FF">
        <w:t xml:space="preserve">. </w:t>
      </w:r>
      <w:r w:rsidR="00CE4B6F">
        <w:t xml:space="preserve">Other studies, however, have not found these same significant correlations between parents’ and adult children’s differentiation levels </w:t>
      </w:r>
      <w:r w:rsidR="003C062D">
        <w:fldChar w:fldCharType="begin"/>
      </w:r>
      <w:r w:rsidR="003C062D">
        <w:instrText xml:space="preserve"> ADDIN ZOTERO_ITEM CSL_CITATION {"citationID":"tU5RzyLD","properties":{"formattedCitation":"(Tuason &amp; Friedlander, 2000)","plainCitation":"(Tuason &amp; Friedlander, 2000)","noteIndex":0},"citationItems":[{"id":21520,"uris":["http://zotero.org/users/10055025/items/ZIHTNYZL"],"itemData":{"id":21520,"type":"article-journal","container-title":"Journal of Counseling Psychology","DOI":"10.1037/0022-0167.47.1.27","ISSN":"1939-2168, 0022-0167","issue":"1","journalAbbreviation":"Journal of Counseling Psychology","language":"en","page":"27-35","source":"DOI.org (Crossref)","title":"Do parents' differentiation levels predict those of their adult children? and other tests of Bowen theory in a Philippine sample.","title-short":"Do parents' differentiation levels predict those of their adult children?","volume":"47","author":[{"family":"Tuason","given":"Maria Teresa"},{"family":"Friedlander","given":"Myrna L."}],"issued":{"date-parts":[["2000",1]]},"citation-key":"tuasonParentsDifferentiationLevels2000"}}],"schema":"https://github.com/citation-style-language/schema/raw/master/csl-citation.json"} </w:instrText>
      </w:r>
      <w:r w:rsidR="003C062D">
        <w:fldChar w:fldCharType="separate"/>
      </w:r>
      <w:r w:rsidR="003C062D" w:rsidRPr="003C062D">
        <w:rPr>
          <w:rFonts w:cs="Times New Roman"/>
        </w:rPr>
        <w:t>(Tuason &amp; Friedlander, 2000)</w:t>
      </w:r>
      <w:r w:rsidR="003C062D">
        <w:fldChar w:fldCharType="end"/>
      </w:r>
      <w:r w:rsidR="003348A1">
        <w:t xml:space="preserve">. </w:t>
      </w:r>
      <w:r w:rsidR="000C0798">
        <w:t xml:space="preserve">Research examining spousal similarity in differentiation has also </w:t>
      </w:r>
      <w:r w:rsidR="005027C8">
        <w:t>yielded inconsistent findings</w:t>
      </w:r>
      <w:r w:rsidR="00CA5B1F">
        <w:t xml:space="preserve">. For example, </w:t>
      </w:r>
      <w:r w:rsidR="00453C2D">
        <w:t>some studies</w:t>
      </w:r>
      <w:r w:rsidR="0080448D">
        <w:t xml:space="preserve"> revealed no support for </w:t>
      </w:r>
      <w:r w:rsidR="001B028C">
        <w:t>Bowen’s proposition that people marry individuals at similar levels of differentiation</w:t>
      </w:r>
      <w:r w:rsidR="00B25789">
        <w:t xml:space="preserve"> of self</w:t>
      </w:r>
      <w:r w:rsidR="007833EB">
        <w:t xml:space="preserve"> </w:t>
      </w:r>
      <w:r w:rsidR="007833EB">
        <w:fldChar w:fldCharType="begin"/>
      </w:r>
      <w:r w:rsidR="003E5332">
        <w:instrText xml:space="preserve"> ADDIN ZOTERO_ITEM CSL_CITATION {"citationID":"CAToWKG5","properties":{"formattedCitation":"(Rovers et al., 2007; Skowron, 2000)","plainCitation":"(Rovers et al., 2007; Skowron, 2000)","dontUpdate":true,"noteIndex":0},"citationItems":[{"id":18394,"uris":["http://zotero.org/users/10055025/items/4G36XJUZ"],"itemData":{"id":18394,"type":"article-journal","container-title":"Journal of Couple &amp; Relationship Therapy","DOI":"10.1300/J398v06n03_01","ISSN":"1533-2691, 1533-2683","issue":"3","journalAbbreviation":"Journal of Couple &amp; Relationship Therapy","language":"en","page":"1-23","source":"DOI.org (Crossref)","title":"Choosing a Partner of Equal Differentiation: A New Paradigm Utilizing Similarity and Complementarity Measures","title-short":"Choosing a Partner of Equal Differentiation","volume":"6","author":[{"family":"Rovers","given":"Martin"},{"family":"Kocum","given":"Lucie"},{"family":"Briscoe-Dimock","given":"Shelley"},{"family":"Myers","given":"Patricia Coffey"},{"family":"Cotnam","given":"Stephen"},{"family":"Henry","given":"Tamara"},{"family":"Kwasniewski","given":"Elizabeth"},{"family":"Sheppard","given":"Dion"}],"issued":{"date-parts":[["2007",11,28]]},"citation-key":"roversChoosingPartnerEqual2007"}},{"id":18367,"uris":["http://zotero.org/users/10055025/items/ASGEKIJ8"],"itemData":{"id":18367,"type":"article-journal","container-title":"Journal of Counseling Psychology","DOI":"10.1037/0022-0167.47.2.229","ISSN":"1939-2168, 0022-0167","issue":"2","journalAbbreviation":"Journal of Counseling Psychology","language":"en","page":"229-237","source":"DOI.org (Crossref)","title":"The role of differentiation of self in marital adjustment.","volume":"47","author":[{"family":"Skowron","given":"Elizabeth A."}],"issued":{"date-parts":[["2000",4]]},"citation-key":"skowronRoleDifferentiationSelf2000"}}],"schema":"https://github.com/citation-style-language/schema/raw/master/csl-citation.json"} </w:instrText>
      </w:r>
      <w:r w:rsidR="007833EB">
        <w:fldChar w:fldCharType="separate"/>
      </w:r>
      <w:r w:rsidR="007833EB" w:rsidRPr="007833EB">
        <w:rPr>
          <w:rFonts w:cs="Times New Roman"/>
        </w:rPr>
        <w:t>(</w:t>
      </w:r>
      <w:r w:rsidR="006477BE">
        <w:rPr>
          <w:rFonts w:cs="Times New Roman"/>
        </w:rPr>
        <w:t xml:space="preserve">e.g., </w:t>
      </w:r>
      <w:r w:rsidR="007833EB" w:rsidRPr="007833EB">
        <w:rPr>
          <w:rFonts w:cs="Times New Roman"/>
        </w:rPr>
        <w:t>Rovers et al., 2007; Skowron, 2000)</w:t>
      </w:r>
      <w:r w:rsidR="007833EB">
        <w:fldChar w:fldCharType="end"/>
      </w:r>
      <w:r w:rsidR="00453C2D">
        <w:t xml:space="preserve"> </w:t>
      </w:r>
      <w:r w:rsidR="007833EB">
        <w:t>whereas others have found similarities</w:t>
      </w:r>
      <w:r w:rsidR="0063383D">
        <w:t xml:space="preserve"> </w:t>
      </w:r>
      <w:r w:rsidR="007833EB">
        <w:t xml:space="preserve">(e.g., </w:t>
      </w:r>
      <w:r w:rsidR="00FA3B47">
        <w:fldChar w:fldCharType="begin"/>
      </w:r>
      <w:r w:rsidR="003E5332">
        <w:instrText xml:space="preserve"> ADDIN ZOTERO_ITEM CSL_CITATION {"citationID":"Go4KWoX6","properties":{"formattedCitation":"(Bartle-Haring et al., 2019; Tuason &amp; Friedlander, 2000)","plainCitation":"(Bartle-Haring et al., 2019; Tuason &amp; Friedlander, 2000)","dontUpdate":true,"noteIndex":0},"citationItems":[{"id":1206,"uris":["http://zotero.org/users/10055025/items/AI42ABVM"],"itemData":{"id":1206,"type":"article-journal","abstract":"The purpose of this investigation was to determine whether differentiation at the couple level would act as a moderator or a mediator in the association between marital satisfaction and depressive symptoms over time. In a sample of 412 couples, a latent profile analysis was performed to determine how couple differentiation scores were clustered. An Actor/Partner Interdependence Model was then estimated via a group comparison procedure in structural equation modeling. There was no evidence of a moderating effect of differentiation. A mediating model was then estimated and there was evidence that differentiation mediated the association between depressive symptoms and relationship satisfaction via actor and partner effects.","container-title":"Journal of Marital and Family Therapy","DOI":"10.1111/jmft.12326","ISSN":"17520606","issue":"4","journalAbbreviation":"JMFT","language":"English","note":"number-of-pages: 577\npublisher: Blackwell Publishing Inc.\n563","page":"563-577","source":"EBSCOhost","title":"Couple Differentiation: Mediator or Moderator of Depressive Symptoms and Relationship Satisfaction?","title-short":"Couple Differentiation","volume":"45","author":[{"family":"Bartle-Haring","given":"S."},{"family":"Ferriby","given":"M."},{"family":"Day","given":"R."}],"issued":{"date-parts":[["2019",10,1]]},"citation-key":"bartle-haringCoupleDifferentiationMediator2019"}},{"id":21520,"uris":["http://zotero.org/users/10055025/items/ZIHTNYZL"],"itemData":{"id":21520,"type":"article-journal","container-title":"Journal of Counseling Psychology","DOI":"10.1037/0022-0167.47.1.27","ISSN":"1939-2168, 0022-0167","issue":"1","journalAbbreviation":"Journal of Counseling Psychology","language":"en","page":"27-35","source":"DOI.org (Crossref)","title":"Do parents' differentiation levels predict those of their adult children? and other tests of Bowen theory in a Philippine sample.","title-short":"Do parents' differentiation levels predict those of their adult children?","volume":"47","author":[{"family":"Tuason","given":"Maria Teresa"},{"family":"Friedlander","given":"Myrna L."}],"issued":{"date-parts":[["2000",1]]},"citation-key":"tuasonParentsDifferentiationLevels2000"}}],"schema":"https://github.com/citation-style-language/schema/raw/master/csl-citation.json"} </w:instrText>
      </w:r>
      <w:r w:rsidR="00FA3B47">
        <w:fldChar w:fldCharType="separate"/>
      </w:r>
      <w:r w:rsidR="00FA3B47" w:rsidRPr="00FA3B47">
        <w:rPr>
          <w:rFonts w:cs="Times New Roman"/>
        </w:rPr>
        <w:t>Bartle-Haring et al., 2019; Tuason &amp; Friedlander, 2000)</w:t>
      </w:r>
      <w:r w:rsidR="00FA3B47">
        <w:fldChar w:fldCharType="end"/>
      </w:r>
      <w:r w:rsidR="0063383D">
        <w:t>.</w:t>
      </w:r>
    </w:p>
    <w:p w14:paraId="5F0EF46D" w14:textId="6D004AB9" w:rsidR="00C150D0" w:rsidRDefault="00674954" w:rsidP="7E7348D6">
      <w:pPr>
        <w:ind w:firstLine="720"/>
      </w:pPr>
      <w:r>
        <w:lastRenderedPageBreak/>
        <w:t>Differentiation significantly affects relationship functioning and quality</w:t>
      </w:r>
      <w:r w:rsidR="00D6153F">
        <w:t xml:space="preserve"> with higher levels of differentiation generally associated with more positive relationship outcomes</w:t>
      </w:r>
      <w:r w:rsidR="00050E26">
        <w:t>, while lower levels can lead to various challenges. Well differentiated couples are more likely to experience greater relationship satisfaction</w:t>
      </w:r>
      <w:r w:rsidR="0063383D">
        <w:t xml:space="preserve"> </w:t>
      </w:r>
      <w:r w:rsidR="0063383D">
        <w:fldChar w:fldCharType="begin"/>
      </w:r>
      <w:r w:rsidR="00F7576C">
        <w:instrText xml:space="preserve"> ADDIN ZOTERO_ITEM CSL_CITATION {"citationID":"ss1GpEix","properties":{"formattedCitation":"(Bartle-Haring et al., 2019; Calatrava et al., 2022; Cepukiene, 2021a; Finzi-Dottan, 2023; Lampis et al., 2019; Peixoto-Freitas et al., 2020; Skowron, 2000; Sommantico et al., 2021; Willis et al., 2021)","plainCitation":"(Bartle-Haring et al., 2019; Calatrava et al., 2022; Cepukiene, 2021a; Finzi-Dottan, 2023; Lampis et al., 2019; Peixoto-Freitas et al., 2020; Skowron, 2000; Sommantico et al., 2021; Willis et al., 2021)","noteIndex":0},"citationItems":[{"id":1206,"uris":["http://zotero.org/users/10055025/items/AI42ABVM"],"itemData":{"id":1206,"type":"article-journal","abstract":"The purpose of this investigation was to determine whether differentiation at the couple level would act as a moderator or a mediator in the association between marital satisfaction and depressive symptoms over time. In a sample of 412 couples, a latent profile analysis was performed to determine how couple differentiation scores were clustered. An Actor/Partner Interdependence Model was then estimated via a group comparison procedure in structural equation modeling. There was no evidence of a moderating effect of differentiation. A mediating model was then estimated and there was evidence that differentiation mediated the association between depressive symptoms and relationship satisfaction via actor and partner effects.","container-title":"Journal of Marital and Family Therapy","DOI":"10.1111/jmft.12326","ISSN":"17520606","issue":"4","journalAbbreviation":"JMFT","language":"English","note":"number-of-pages: 577\npublisher: Blackwell Publishing Inc.\n563","page":"563-577","source":"EBSCOhost","title":"Couple Differentiation: Mediator or Moderator of Depressive Symptoms and Relationship Satisfaction?","title-short":"Couple Differentiation","volume":"45","author":[{"family":"Bartle-Haring","given":"S."},{"family":"Ferriby","given":"M."},{"family":"Day","given":"R."}],"issued":{"date-parts":[["2019",10,1]]},"citation-key":"bartle-haringCoupleDifferentiationMediator2019"}},{"id":18380,"uris":["http://zotero.org/users/10055025/items/PUSKR6Q7"],"itemData":{"id":18380,"type":"article-journal","abstract":"Bowen Family Systems Theory's central construct, differentiation of self (DoS), is one of the most recognized constructs to systemic researchers and psychology professionals. The present study reviewed the available evi­ dence on DoS from the inception of the construct until July 31, 2020. A scoping review was conducted and a total of 295 primary studies were eligible for inclusion. Literature was categorized according to the hypotheses postulated by Bowen regarding: the associations between DoS and psychological and health outcomes and how DoS stability and similarity in partner levels operate within family systems. Descriptive data regarding studies on the measurement of DoS and in the area of psychotherapy were also compiled. Results revealed that there is ample support for DoS as a predictor of psychological health and marital quality, and that there are positive associations between DoS and better physical health and intergenerational relationships. Results of this review show that there continue to be underexplored hypotheses and a paucity of longitudinal or causal research designs to test the stability of DoS, the intergenerational transmission of DoS, and the efficacy of clinical interventions in modifying DoS to promote optimal well-being. Recommendations and next steps for researchers and practitioners are outlined.","container-title":"Clinical Psychology Review","DOI":"10.1016/j.cpr.2021.102101","ISSN":"02727358","journalAbbreviation":"Clinical Psychology Review","language":"en","page":"102101","source":"DOI.org (Crossref)","title":"Differentiation of self: A scoping review of Bowen Family Systems Theory’s core construct","title-short":"Differentiation of self","volume":"91","author":[{"family":"Calatrava","given":"M."},{"family":"Martins","given":"Mariana V."},{"family":"Schweer-Collins","given":"M."},{"family":"Duch-Ceballos","given":"C."},{"family":"Rodríguez-González","given":"M."}],"issued":{"date-parts":[["2022",2]]},"citation-key":"calatravaDifferentiationSelfScoping2022"}},{"id":70,"uris":["http://zotero.org/users/10055025/items/ZEIDM6L9"],"itemData":{"id":70,"type":"article-journal","abstract":"Although many studies exist that analyze and reveal the relationship between early family life experiences and psychosocial functioning in adulthood, the research exploring complex models of relationships between diﬀerent early life variables and adults’ psychosocial functioning are still lacking. This study aims to examine a complex mediation model based on Bowen family system theory and explore the associations among interparental relationship quality, attachment to parents, the differentiation of self, satisfaction with couple relationship, and psychosocial functioning in adulthood. A total of 905 study participants aged 18–55 (Mage = 38.49, SD = 9.46, 92% women) were recruited online to complete the following measures: Clinical Outcomes in Routine Evaluation-Outcome Measure, Retrospective Measure on Interparental Relationship Quality, Parent Attachment Measure, Diﬀerentiation of Self Inventory, Couple Relationship Satisfaction Scale. The results provided support for Bowen theory by demonstrating that interparental relationship quality through an anxious attachment to parents has an indirect eﬀect on the diﬀerentiation of self, which, in turn, directly and indirectly relates to adults’ psychosocial functioning through couple relationship satisfaction. The theory was also supported by the ﬁndings of this study showing that the diﬀerentiation of self has a signiﬁcant predictive value for psychosocial functioning with a large eﬀect size as well as that interparental relationship quality has a direct eﬀect on adult children’s psychosocial functioning. These ﬁndings highlight the importance of considering the family-of-origin interactional background while analyzing adults’ psychosocial functioning.","container-title":"Journal of Adult Development","DOI":"10.1007/s10804-020-09351-3","ISSN":"1068-0667, 1573-3440","issue":"1","journalAbbreviation":"J Adult Dev","language":"en","page":"50-63","source":"DOI.org (Crossref)","title":"Adults’ Psychosocial Functioning Through the Lens of Bowen Theory: The Role of Interparental Relationship Quality, Attachment to Parents, Differentiation of Self, and Satisfaction with Couple Relationship","title-short":"Adults’ Psychosocial Functioning Through the Lens of Bowen Theory","volume":"28","author":[{"family":"Cepukiene","given":"Viktorija"}],"issued":{"date-parts":[["2021",3]]},"citation-key":"cepukieneAdultsPsychosocialFunctioning2021"}},{"id":18402,"uris":["http://zotero.org/users/10055025/items/5A4MSKJ3"],"itemData":{"id":18402,"type":"article-journal","abstract":"From the lens of Bowen’s systemic family theory, this study employed the actor–partner interdependence model (APIM) to investigate the mediating effect fear of intimacy has on the association between self-differentiating and both partners’ relationship satisfaction. One hundred and forty-four non-clinical married couples (N = 288) in enduring relationships were recruited. Results for actor effects revealed two mediating paths whereby, among both partners, self-differentiation was associated with their relationship satisfaction via fear of intimacy. Partner effect revealed that wives’ higher self-differentiation was associated with their lower fear of intimacy, which was linked, in turn, to husbands’ higher relationship satisfaction; unlike husbands’ fear of intimacy, which had no effect. Our results support Bowen’s theoretical assumptions positing that self-differentiation indicates the ability for intimacy, which affects couple relationship satisfaction. Interestingly, the results highlight the role of the wives’ capability to establish intimate relationships on the husbands’ relationship satisfaction.","container-title":"The Family Journal","DOI":"10.1177/10664807231163254","ISSN":"1066-4807, 1552-3950","issue":"3","journalAbbreviation":"The Family Journal","language":"en","page":"392-398","source":"DOI.org (Crossref)","title":"The Role of Fear of Intimacy as Mediator between Self-Differentiation and Marital Relationship Satisfaction: A Dyadic Model","title-short":"The Role of Fear of Intimacy as Mediator between Self-Differentiation and Marital Relationship Satisfaction","volume":"31","author":[{"family":"Finzi-Dottan","given":"Ricky"}],"issued":{"date-parts":[["2023",7]]},"citation-key":"finzi-dottanRoleFearIntimacy2023"}},{"id":18382,"uris":["http://zotero.org/users/10055025/items/PL6FJ7F5"],"itemData":{"id":18382,"type":"article-journal","abstract":"Bowen's multigenerational theory provides an account of how the internalization of experiences within the family of origin promotes development of the ability to maintain a distinct self whilst also making intimate connections with others. Differentiated people can maintain their I‐position in intimate relationships. They can remain calm in conflictual relationships, resolve relational problems effectively, and reach compromises. Fusion with others, emotional cut‐off, and emotional reactivity instead are common reactions to relational stress in undifferentiated people. Emotional reactivity is the tendency to react to stressors with irrational and intense emotional arousal. Fusion with others is an excessive emotional involvement in significant relationships, whilst emotional cut‐off is the tendency to manage relationship anxiety through physical and emotional distance. This study is based on Bowen's theory, starting from the assumption that dyadic adjustment can be affected both by a member's differentiation of self (actor effect) and by his or her partner's differentiation of self (partner effect). We used the Actor‐Partner Interdependence Model to study the relationship between differentiation of self and dyadic adjustment in a convenience sample of 137 heterosexual Italian couples (nonindependent, dyadic data). The couples completed the Differentiation of Self Inventory and the Dyadic Adjustment Scale. Men's dyadic adjustment depended only on their personal I‐position, whereas women's dyadic adjustment was affected by their personal I‐position and emotional cut‐off as well as by their partner's I‐position and emotional cut‐off. The empirical and clinical implications of the results are discussed.\n          , \n            \n              La teoría multigeneracional de Bowen (1978) ofrece una explicación de cómo la internalización de experiencias dentro de la familia de origen promueve el desarrollo de la capacidad para mantener un yo diferenciado y a su vez conectarse de forma íntima con otras personas. Las personas diferenciadas pueden mantener su posición del yo en las relaciones amorosas. Pueden mantener la calma en relaciones conflictivas, resolver problemas relacionales eficazmente y llegar a acuerdos. En cambio, la fusión con los demás, el distanciamiento emocional y la sensibilidad emocional son reacciones comuntes al estrés relacional en las personas indiferenciadas. La sensibilidad emocional es la tendencia a reaccionar a factores desencadentes de estrés con excitación emocional irracional e intensa. La fusión con los demás es una implicación emocional excesiva en las relaciones significativas, mientras que el distanciamiento emocional es la tendencia a controlar la ansiedad relacional mediante la distancia física y emocional. Este estudio se basa en la teoría de Bowen, comenzando desde la suposición de que la adaptación diádica puede verse afectada tanto por la diferenciación del yo de un integrante de la pareja (efecto actor) como por la diferenciación del yo de su pareja (efecto pareja). Utilizamos el modelo de interdependicia actor‐pareja (Cook &amp; Kenny, 2005) para estudiar la relación entre la diferenciación del yo y la adaptación diádica en una muestra de conveniencia de 137 parejas italianas heterosexuales (datos diádicos, no independientes). Las parejas contestaron la “Encuesta sobre la diferenciación del yo” (\n              Differentiation of Self Inventory\n              , Skowron &amp; Schmitt, 2003) y la “Escala de adaptación diádica” (\n              Dyadic Adjustment Scale\n              , Spanier, 1976). La adaptación diádica de los hombres dependió solo de su posición personal del yo, mientras que la adaptación diádica de las mujeres estuvo afectada por su posición personal del yo y el distanciamiento emocional así como por la posición del yo y el distanciamiento emocional de su pareja. Se debaten las consecuencias empíricas y clínicas de los resultados.\n            \n          , \n            Bowen (1978)</w:instrText>
      </w:r>
      <w:r w:rsidR="00F7576C">
        <w:rPr>
          <w:rFonts w:ascii="MS Gothic" w:eastAsia="MS Gothic" w:hAnsi="MS Gothic" w:cs="MS Gothic" w:hint="eastAsia"/>
        </w:rPr>
        <w:instrText>的多代理</w:instrText>
      </w:r>
      <w:r w:rsidR="00F7576C">
        <w:rPr>
          <w:rFonts w:ascii="Microsoft JhengHei" w:eastAsia="Microsoft JhengHei" w:hAnsi="Microsoft JhengHei" w:cs="Microsoft JhengHei" w:hint="eastAsia"/>
        </w:rPr>
        <w:instrText>论提供了关于原生家庭内部经历内化如何促进保持明确自我同时和他人建立亲密关系能力发展的论述。差异化人群能够在亲密关系中保持其自我身份。他们能够在冲突关系中保持平静</w:instrText>
      </w:r>
      <w:r w:rsidR="00F7576C">
        <w:instrText>,</w:instrText>
      </w:r>
      <w:r w:rsidR="00F7576C">
        <w:rPr>
          <w:rFonts w:ascii="MS Gothic" w:eastAsia="MS Gothic" w:hAnsi="MS Gothic" w:cs="MS Gothic" w:hint="eastAsia"/>
        </w:rPr>
        <w:instrText>有效解决关系</w:instrText>
      </w:r>
      <w:r w:rsidR="00F7576C">
        <w:rPr>
          <w:rFonts w:ascii="Microsoft JhengHei" w:eastAsia="Microsoft JhengHei" w:hAnsi="Microsoft JhengHei" w:cs="Microsoft JhengHei" w:hint="eastAsia"/>
        </w:rPr>
        <w:instrText>问题</w:instrText>
      </w:r>
      <w:r w:rsidR="00F7576C">
        <w:instrText>,</w:instrText>
      </w:r>
      <w:r w:rsidR="00F7576C">
        <w:rPr>
          <w:rFonts w:ascii="MS Gothic" w:eastAsia="MS Gothic" w:hAnsi="MS Gothic" w:cs="MS Gothic" w:hint="eastAsia"/>
        </w:rPr>
        <w:instrText>并达成妥</w:instrText>
      </w:r>
      <w:r w:rsidR="00F7576C">
        <w:rPr>
          <w:rFonts w:ascii="Microsoft JhengHei" w:eastAsia="Microsoft JhengHei" w:hAnsi="Microsoft JhengHei" w:cs="Microsoft JhengHei" w:hint="eastAsia"/>
        </w:rPr>
        <w:instrText>协。相反和他人的融汇</w:instrText>
      </w:r>
      <w:r w:rsidR="00F7576C">
        <w:instrText>,</w:instrText>
      </w:r>
      <w:r w:rsidR="00F7576C">
        <w:rPr>
          <w:rFonts w:ascii="MS Gothic" w:eastAsia="MS Gothic" w:hAnsi="MS Gothic" w:cs="MS Gothic" w:hint="eastAsia"/>
        </w:rPr>
        <w:instrText>情感隔阻以及情</w:instrText>
      </w:r>
      <w:r w:rsidR="00F7576C">
        <w:rPr>
          <w:rFonts w:ascii="Microsoft JhengHei" w:eastAsia="Microsoft JhengHei" w:hAnsi="Microsoft JhengHei" w:cs="Microsoft JhengHei" w:hint="eastAsia"/>
        </w:rPr>
        <w:instrText>绪化反应性是非差异化人群面对关系压力时的普遍反应。情绪化反应指应对压力源时非理性</w:instrText>
      </w:r>
      <w:r w:rsidR="00F7576C">
        <w:instrText>,</w:instrText>
      </w:r>
      <w:r w:rsidR="00F7576C">
        <w:rPr>
          <w:rFonts w:ascii="MS Gothic" w:eastAsia="MS Gothic" w:hAnsi="MS Gothic" w:cs="MS Gothic" w:hint="eastAsia"/>
        </w:rPr>
        <w:instrText>激烈的情</w:instrText>
      </w:r>
      <w:r w:rsidR="00F7576C">
        <w:rPr>
          <w:rFonts w:ascii="Microsoft JhengHei" w:eastAsia="Microsoft JhengHei" w:hAnsi="Microsoft JhengHei" w:cs="Microsoft JhengHei" w:hint="eastAsia"/>
        </w:rPr>
        <w:instrText>绪反应。和他人融汇指在重要关系中过度情感投入</w:instrText>
      </w:r>
      <w:r w:rsidR="00F7576C">
        <w:instrText>,</w:instrText>
      </w:r>
      <w:r w:rsidR="00F7576C">
        <w:rPr>
          <w:rFonts w:ascii="MS Gothic" w:eastAsia="MS Gothic" w:hAnsi="MS Gothic" w:cs="MS Gothic" w:hint="eastAsia"/>
        </w:rPr>
        <w:instrText>而情感阻隔指通</w:instrText>
      </w:r>
      <w:r w:rsidR="00F7576C">
        <w:rPr>
          <w:rFonts w:ascii="Microsoft JhengHei" w:eastAsia="Microsoft JhengHei" w:hAnsi="Microsoft JhengHei" w:cs="Microsoft JhengHei" w:hint="eastAsia"/>
        </w:rPr>
        <w:instrText>过身体和情感距离来应对关系焦虑的倾向。该研究基于</w:instrText>
      </w:r>
      <w:r w:rsidR="00F7576C">
        <w:instrText>Bowen</w:instrText>
      </w:r>
      <w:r w:rsidR="00F7576C">
        <w:rPr>
          <w:rFonts w:ascii="MS Gothic" w:eastAsia="MS Gothic" w:hAnsi="MS Gothic" w:cs="MS Gothic" w:hint="eastAsia"/>
        </w:rPr>
        <w:instrText>的理</w:instrText>
      </w:r>
      <w:r w:rsidR="00F7576C">
        <w:rPr>
          <w:rFonts w:ascii="Microsoft JhengHei" w:eastAsia="Microsoft JhengHei" w:hAnsi="Microsoft JhengHei" w:cs="Microsoft JhengHei" w:hint="eastAsia"/>
        </w:rPr>
        <w:instrText>论</w:instrText>
      </w:r>
      <w:r w:rsidR="00F7576C">
        <w:instrText>,</w:instrText>
      </w:r>
      <w:r w:rsidR="00F7576C">
        <w:rPr>
          <w:rFonts w:ascii="MS Gothic" w:eastAsia="MS Gothic" w:hAnsi="MS Gothic" w:cs="MS Gothic" w:hint="eastAsia"/>
        </w:rPr>
        <w:instrText>从假</w:instrText>
      </w:r>
      <w:r w:rsidR="00F7576C">
        <w:rPr>
          <w:rFonts w:ascii="Microsoft JhengHei" w:eastAsia="Microsoft JhengHei" w:hAnsi="Microsoft JhengHei" w:cs="Microsoft JhengHei" w:hint="eastAsia"/>
        </w:rPr>
        <w:instrText>设一个人的自我差异化</w:instrText>
      </w:r>
      <w:r w:rsidR="00F7576C">
        <w:instrText>(</w:instrText>
      </w:r>
      <w:r w:rsidR="00F7576C">
        <w:rPr>
          <w:rFonts w:ascii="MS Gothic" w:eastAsia="MS Gothic" w:hAnsi="MS Gothic" w:cs="MS Gothic" w:hint="eastAsia"/>
        </w:rPr>
        <w:instrText>行</w:instrText>
      </w:r>
      <w:r w:rsidR="00F7576C">
        <w:rPr>
          <w:rFonts w:ascii="Microsoft JhengHei" w:eastAsia="Microsoft JhengHei" w:hAnsi="Microsoft JhengHei" w:cs="Microsoft JhengHei" w:hint="eastAsia"/>
        </w:rPr>
        <w:instrText>为者效果</w:instrText>
      </w:r>
      <w:r w:rsidR="00F7576C">
        <w:instrText>)</w:instrText>
      </w:r>
      <w:r w:rsidR="00F7576C">
        <w:rPr>
          <w:rFonts w:ascii="MS Gothic" w:eastAsia="MS Gothic" w:hAnsi="MS Gothic" w:cs="MS Gothic" w:hint="eastAsia"/>
        </w:rPr>
        <w:instrText>和其伴</w:instrText>
      </w:r>
      <w:r w:rsidR="00F7576C">
        <w:rPr>
          <w:rFonts w:ascii="Microsoft JhengHei" w:eastAsia="Microsoft JhengHei" w:hAnsi="Microsoft JhengHei" w:cs="Microsoft JhengHei" w:hint="eastAsia"/>
        </w:rPr>
        <w:instrText>侣的自我差异化</w:instrText>
      </w:r>
      <w:r w:rsidR="00F7576C">
        <w:instrText>(</w:instrText>
      </w:r>
      <w:r w:rsidR="00F7576C">
        <w:rPr>
          <w:rFonts w:ascii="MS Gothic" w:eastAsia="MS Gothic" w:hAnsi="MS Gothic" w:cs="MS Gothic" w:hint="eastAsia"/>
        </w:rPr>
        <w:instrText>伴</w:instrText>
      </w:r>
      <w:r w:rsidR="00F7576C">
        <w:rPr>
          <w:rFonts w:ascii="Microsoft JhengHei" w:eastAsia="Microsoft JhengHei" w:hAnsi="Microsoft JhengHei" w:cs="Microsoft JhengHei" w:hint="eastAsia"/>
        </w:rPr>
        <w:instrText>侣效果</w:instrText>
      </w:r>
      <w:r w:rsidR="00F7576C">
        <w:instrText>)</w:instrText>
      </w:r>
      <w:r w:rsidR="00F7576C">
        <w:rPr>
          <w:rFonts w:ascii="MS Gothic" w:eastAsia="MS Gothic" w:hAnsi="MS Gothic" w:cs="MS Gothic" w:hint="eastAsia"/>
        </w:rPr>
        <w:instrText>都能</w:instrText>
      </w:r>
      <w:r w:rsidR="00F7576C">
        <w:rPr>
          <w:rFonts w:ascii="Microsoft JhengHei" w:eastAsia="Microsoft JhengHei" w:hAnsi="Microsoft JhengHei" w:cs="Microsoft JhengHei" w:hint="eastAsia"/>
        </w:rPr>
        <w:instrText>够影响二元调试开始。我们</w:instrText>
      </w:r>
      <w:r w:rsidR="00F7576C">
        <w:instrText xml:space="preserve"> </w:instrText>
      </w:r>
      <w:r w:rsidR="00F7576C">
        <w:rPr>
          <w:rFonts w:ascii="MS Gothic" w:eastAsia="MS Gothic" w:hAnsi="MS Gothic" w:cs="MS Gothic" w:hint="eastAsia"/>
        </w:rPr>
        <w:instrText>使用行</w:instrText>
      </w:r>
      <w:r w:rsidR="00F7576C">
        <w:rPr>
          <w:rFonts w:ascii="Microsoft JhengHei" w:eastAsia="Microsoft JhengHei" w:hAnsi="Microsoft JhengHei" w:cs="Microsoft JhengHei" w:hint="eastAsia"/>
        </w:rPr>
        <w:instrText>为者</w:instrText>
      </w:r>
      <w:r w:rsidR="00F7576C">
        <w:instrText>‐</w:instrText>
      </w:r>
      <w:r w:rsidR="00F7576C">
        <w:rPr>
          <w:rFonts w:ascii="MS Gothic" w:eastAsia="MS Gothic" w:hAnsi="MS Gothic" w:cs="MS Gothic" w:hint="eastAsia"/>
        </w:rPr>
        <w:instrText>伴</w:instrText>
      </w:r>
      <w:r w:rsidR="00F7576C">
        <w:rPr>
          <w:rFonts w:ascii="Microsoft JhengHei" w:eastAsia="Microsoft JhengHei" w:hAnsi="Microsoft JhengHei" w:cs="Microsoft JhengHei" w:hint="eastAsia"/>
        </w:rPr>
        <w:instrText>侣相互依靠模型</w:instrText>
      </w:r>
      <w:r w:rsidR="00F7576C">
        <w:instrText>(Cook &amp; Kenny, 2005; )</w:instrText>
      </w:r>
      <w:r w:rsidR="00F7576C">
        <w:rPr>
          <w:rFonts w:ascii="MS Gothic" w:eastAsia="MS Gothic" w:hAnsi="MS Gothic" w:cs="MS Gothic" w:hint="eastAsia"/>
        </w:rPr>
        <w:instrText>来研究在由</w:instrText>
      </w:r>
      <w:r w:rsidR="00F7576C">
        <w:instrText>137</w:instrText>
      </w:r>
      <w:r w:rsidR="00F7576C">
        <w:rPr>
          <w:rFonts w:ascii="Microsoft JhengHei" w:eastAsia="Microsoft JhengHei" w:hAnsi="Microsoft JhengHei" w:cs="Microsoft JhengHei" w:hint="eastAsia"/>
        </w:rPr>
        <w:instrText>对异性恋意大利裔伴侣</w:instrText>
      </w:r>
      <w:r w:rsidR="00F7576C">
        <w:instrText>(</w:instrText>
      </w:r>
      <w:r w:rsidR="00F7576C">
        <w:rPr>
          <w:rFonts w:ascii="MS Gothic" w:eastAsia="MS Gothic" w:hAnsi="MS Gothic" w:cs="MS Gothic" w:hint="eastAsia"/>
        </w:rPr>
        <w:instrText>非独立二元数据</w:instrText>
      </w:r>
      <w:r w:rsidR="00F7576C">
        <w:instrText>)</w:instrText>
      </w:r>
      <w:r w:rsidR="00F7576C">
        <w:rPr>
          <w:rFonts w:ascii="MS Gothic" w:eastAsia="MS Gothic" w:hAnsi="MS Gothic" w:cs="MS Gothic" w:hint="eastAsia"/>
        </w:rPr>
        <w:instrText>构成的便利</w:instrText>
      </w:r>
      <w:r w:rsidR="00F7576C">
        <w:rPr>
          <w:rFonts w:ascii="Microsoft JhengHei" w:eastAsia="Microsoft JhengHei" w:hAnsi="Microsoft JhengHei" w:cs="Microsoft JhengHei" w:hint="eastAsia"/>
        </w:rPr>
        <w:instrText>样本中自我差异化和二元调试之间的关系。这些伴侣完成了自我差异化清单</w:instrText>
      </w:r>
      <w:r w:rsidR="00F7576C">
        <w:instrText>(Skowron &amp; Schmitt, 2003; )</w:instrText>
      </w:r>
      <w:r w:rsidR="00F7576C">
        <w:rPr>
          <w:rFonts w:ascii="MS Gothic" w:eastAsia="MS Gothic" w:hAnsi="MS Gothic" w:cs="MS Gothic" w:hint="eastAsia"/>
        </w:rPr>
        <w:instrText>以及二元</w:instrText>
      </w:r>
      <w:r w:rsidR="00F7576C">
        <w:rPr>
          <w:rFonts w:ascii="Microsoft JhengHei" w:eastAsia="Microsoft JhengHei" w:hAnsi="Microsoft JhengHei" w:cs="Microsoft JhengHei" w:hint="eastAsia"/>
        </w:rPr>
        <w:instrText>调试尺度</w:instrText>
      </w:r>
      <w:r w:rsidR="00F7576C">
        <w:instrText>(Spanier, 1976)</w:instrText>
      </w:r>
      <w:r w:rsidR="00F7576C">
        <w:rPr>
          <w:rFonts w:ascii="MS Gothic" w:eastAsia="MS Gothic" w:hAnsi="MS Gothic" w:cs="MS Gothic" w:hint="eastAsia"/>
        </w:rPr>
        <w:instrText>。男性二元</w:instrText>
      </w:r>
      <w:r w:rsidR="00F7576C">
        <w:rPr>
          <w:rFonts w:ascii="Microsoft JhengHei" w:eastAsia="Microsoft JhengHei" w:hAnsi="Microsoft JhengHei" w:cs="Microsoft JhengHei" w:hint="eastAsia"/>
        </w:rPr>
        <w:instrText>调试取决于其个人身份感</w:instrText>
      </w:r>
      <w:r w:rsidR="00F7576C">
        <w:instrText>,</w:instrText>
      </w:r>
      <w:r w:rsidR="00F7576C">
        <w:rPr>
          <w:rFonts w:ascii="MS Gothic" w:eastAsia="MS Gothic" w:hAnsi="MS Gothic" w:cs="MS Gothic" w:hint="eastAsia"/>
        </w:rPr>
        <w:instrText>而女性二元</w:instrText>
      </w:r>
      <w:r w:rsidR="00F7576C">
        <w:rPr>
          <w:rFonts w:ascii="Microsoft JhengHei" w:eastAsia="Microsoft JhengHei" w:hAnsi="Microsoft JhengHei" w:cs="Microsoft JhengHei" w:hint="eastAsia"/>
        </w:rPr>
        <w:instrText>调试受其个人身份</w:instrText>
      </w:r>
      <w:r w:rsidR="00F7576C">
        <w:instrText>,</w:instrText>
      </w:r>
      <w:r w:rsidR="00F7576C">
        <w:rPr>
          <w:rFonts w:ascii="MS Gothic" w:eastAsia="MS Gothic" w:hAnsi="MS Gothic" w:cs="MS Gothic" w:hint="eastAsia"/>
        </w:rPr>
        <w:instrText>情感阻隔以及其伴</w:instrText>
      </w:r>
      <w:r w:rsidR="00F7576C">
        <w:rPr>
          <w:rFonts w:ascii="Microsoft JhengHei" w:eastAsia="Microsoft JhengHei" w:hAnsi="Microsoft JhengHei" w:cs="Microsoft JhengHei" w:hint="eastAsia"/>
        </w:rPr>
        <w:instrText>侣个人身份和情感阻隔的影响。我们还讨论了这些研究发现的实症以及临床意义。</w:instrText>
      </w:r>
      <w:r w:rsidR="00F7576C">
        <w:instrText xml:space="preserve">","container-title":"Family Process","DOI":"10.1111/famp.12370","ISSN":"0014-7370, 1545-5300","issue":"3","journalAbbreviation":"Family Process","language":"en","page":"698-715","source":"DOI.org (Crossref)","title":"Differentiation of Self and Dyadic Adjustment in Couple Relationships: A Dyadic Analysis Using the Actor‐Partner Interdependence Model","title-short":"Differentiation of Self and Dyadic Adjustment in Couple Relationships","volume":"58","author":[{"family":"Lampis","given":"Jessica"},{"family":"Cataudella","given":"Stefania"},{"family":"Agus","given":"Mirian"},{"family":"Busonera","given":"Alessandra"},{"family":"Skowron","given":"Elizabeth A."}],"issued":{"date-parts":[["2019",9]]},"citation-key":"lampisDifferentiationSelfDyadic2019"}},{"id":18404,"uris":["http://zotero.org/users/10055025/items/UPERLUQ4"],"itemData":{"id":18404,"type":"article-journal","abstract":"This study explores differentiation of self (DoS) and its association with couple adjustment across the family life cycle, in a sample of Spanish individuals (n ¼ 506). Individuals in stage VII (nearing the end of life) revealed significantly lower levels of DoS than those in other stages, except for V (moving on at midlife). Individuals in stages V and VII also revealed lower couple adjustment than individuals in stage II (couple formation). DoS was positively associated with couple adjustment across all stages, particularly V-VII. Longitudinal studies will confirm the trend for decrease in DoS and couple adjustment. Implications for therapy are discussed.","container-title":"The American Journal of Family Therapy","DOI":"10.1080/01926187.2020.1736689","ISSN":"0192-6187, 1521-0383","issue":"4","journalAbbreviation":"The American Journal of Family Therapy","language":"en","page":"299-316","source":"DOI.org (Crossref)","title":"Differentiation of Self, Couple Adjustment and Family Life Cycle: A Cross-Sectional Study","title-short":"Differentiation of Self, Couple Adjustment and Family Life Cycle","volume":"48","author":[{"family":"Peixoto-Freitas","given":"Jorge"},{"family":"Rodríguez-González","given":"Martiño"},{"family":"Crabtree","given":"Sarah A."},{"family":"Martins","given":"Mariana V."}],"issued":{"date-parts":[["2020",8,7]]},"citation-key":"peixoto-freitasDifferentiationSelfCouple2020"}},{"id":18367,"uris":["http://zotero.org/users/10055025/items/ASGEKIJ8"],"itemData":{"id":18367,"type":"article-journal","container-title":"Journal of Counseling Psychology","DOI":"10.1037/0022-0167.47.2.229","ISSN":"1939-2168, 0022-0167","issue":"2","journalAbbreviation":"Journal of Counseling Psychology","language":"en","page":"229-237","source":"DOI.org (Crossref)","title":"The role of differentiation of self in marital adjustment.","volume":"47","author":[{"family":"Skowron","given":"Elizabeth A."}],"issued":{"date-parts":[["2000",4]]},"citation-key":"skowronRoleDifferentiationSelf2000"}},{"id":18410,"uris":["http://zotero.org/users/10055025/items/MY3TCZYP"],"itemData":{"id":18410,"type":"article-journal","abstract":"We examined adult attachment styles, differentiation of self, and relationship satisfaction in a sample of 298 Italian lesbians (48%) and gay men (52%), all of whom were ages 19–71 years (M = 36.1; SD = 11.8) and in a couple relationship for at least six months. Participants were recruited via the Internet and completed a web-based survey. We tested the hypotheses that attachment insecurity and differentiation of self would predict relationship satisfaction, as well as that differentiation of self would mediate the relationship between adult attachment and relationship satisfaction. Results supported the hypotheses, thus indicating that attachment insecurity and differentiation of self were correlated with and predicted relationship satisfaction. Furthermore, results supported the hypothesized mediating role of differentiation of self. Finally, results indicated that younger participants, lesbians, and participants in civil unions reported higher levels of relationship satisfaction. Implications for counselors and therapists working with LG populations are discussed.","container-title":"Contemporary Family Therapy","DOI":"10.1007/s10591-020-09563-5","ISSN":"0892-2764, 1573-3335","issue":"2","journalAbbreviation":"Contemp Fam Ther","language":"en","page":"154-164","source":"DOI.org (Crossref)","title":"Adult Attachment, Differentiation of Self, and Relationship Satisfaction in Lesbians and Gay Men","volume":"43","author":[{"family":"Sommantico","given":"Massimiliano"},{"family":"Iorio","given":"Ilaria"},{"family":"Lacatena","given":"Marina"},{"family":"Parrello","given":"Santa"}],"issued":{"date-parts":[["2021",6]]},"citation-key":"sommanticoAdultAttachmentDifferentiation2021"}},{"id":18376,"uris":["http://zotero.org/users/10055025/items/YEWJRCJ2"],"itemData":{"id":18376,"type":"article-journal","abstract":"This study examined the processes of triangulation and differentiation as theorized in Bowen family systems theory. Bowen family systems theory suggests that those who are more differentiated are less likely to triangulate children. Triangulation, which is the process by which a couple involves a child in their dyadic conflict, has been found to be associated with poor outcomes for children. In addition, Bowen postulated that anxiety serves a mediating role in the relationship between differentiation and triangulation. These theoretical propositions were tested using a sample of 332 married couples studied over a 5-year period of time. Results from an actor-partner interdependence model indicated that husbands’ differentiation predicted subsequent triangulation, but the relationship was not significant among wives. Results also failed to support the mediating role of anxiety. These findings point to the need for additional research to explore gender differences and the role of anxiety in Bowen Theory.","container-title":"Contemporary Family Therapy","DOI":"10.1007/s10591-020-09557-3","ISSN":"0892-2764, 1573-3335","issue":"1","journalAbbreviation":"Contemp Fam Ther","language":"en","page":"1-11","source":"DOI.org (Crossref)","title":"Was Bowen Correct? The Relationship Between Differentiation and Triangulation","title-short":"Was Bowen Correct?","volume":"43","author":[{"family":"Willis","given":"Kwin"},{"family":"Miller","given":"Richard B."},{"family":"Yorgason","given":"Jeremy"},{"family":"Dyer","given":"Justin"}],"issued":{"date-parts":[["2021",3]]},"citation-key":"willisWasBowenCorrect2021"}}],"schema":"https://github.com/citation-style-language/schema/raw/master/csl-citation.json"} </w:instrText>
      </w:r>
      <w:r w:rsidR="0063383D">
        <w:fldChar w:fldCharType="separate"/>
      </w:r>
      <w:r w:rsidR="00F7576C" w:rsidRPr="00F7576C">
        <w:rPr>
          <w:rFonts w:cs="Times New Roman"/>
        </w:rPr>
        <w:t>(Bartle-Haring et al., 2019; Calatrava et al., 2022; Cepukiene, 2021a; Finzi-Dottan, 2023; Lampis et al., 2019; Peixoto-Freitas et al., 2020; Skowron, 2000; Sommantico et al., 2021; Willis et al., 2021)</w:t>
      </w:r>
      <w:r w:rsidR="0063383D">
        <w:fldChar w:fldCharType="end"/>
      </w:r>
      <w:r w:rsidR="00A965D4">
        <w:t xml:space="preserve">. </w:t>
      </w:r>
      <w:r w:rsidR="00FB4032">
        <w:t xml:space="preserve">This stems from their ability to balance the needs for separateness and connectedness, fostering a </w:t>
      </w:r>
      <w:r w:rsidR="009D4936">
        <w:t xml:space="preserve">secure </w:t>
      </w:r>
      <w:r w:rsidR="00FB4032">
        <w:t>and supportive environment</w:t>
      </w:r>
      <w:r w:rsidR="00A965D4">
        <w:t xml:space="preserve"> </w:t>
      </w:r>
      <w:r w:rsidR="00A965D4">
        <w:fldChar w:fldCharType="begin"/>
      </w:r>
      <w:r w:rsidR="00A965D4">
        <w:instrText xml:space="preserve"> ADDIN ZOTERO_ITEM CSL_CITATION {"citationID":"vkITR5cl","properties":{"formattedCitation":"(J. R. Anderson, 2020; S. A. Anderson &amp; Sabatelli, 1992; Bartle-Haring et al., 2019; Bowen, 1978; Dell\\uc0\\u8217{}Isola et al., 2019; Handley et al., 2019; Homme &amp; Shults, 2020; Lampis et al., 2019; Lampis &amp; Cataudella, 2019; Rovers et al., 2007)","plainCitation":"(J. R. Anderson, 2020; S. A. Anderson &amp; Sabatelli, 1992; Bartle-Haring et al., 2019; Bowen, 1978; Dell’Isola et al., 2019; Handley et al., 2019; Homme &amp; Shults, 2020; Lampis et al., 2019; Lampis &amp; Cataudella, 2019; Rovers et al., 2007)","noteIndex":0},"citationItems":[{"id":2066,"uris":["http://zotero.org/groups/5013500/items/X4QPRKR7"],"itemData":{"id":2066,"type":"article-journal","container-title":"Journal of Marital and Family Therapy","DOI":"10.1111/jmft.12413","ISSN":"0194-472X, 1752-0606","issue":"1","journalAbbreviation":"J Marital Fam Ther","language":"en","page":"3-14","source":"DOI.org (Crossref)","title":"Inviting Autonomy Back to the Table: The Importance of Autonomy for Healthy Relationship Functioning","title-short":"Inviting Autonomy Back to the Table","volume":"46","author":[{"family":"Anderson","given":"Jared R."}],"issued":{"date-parts":[["2020",1]]},"citation-key":"andersonInvitingAutonomyBack2020"}},{"id":7654,"uris":["http://zotero.org/users/10055025/items/PEN2CKD7"],"itemData":{"id":7654,"type":"article-journal","abstract":"This report outlines efforts to develop a self-report measure that assesses family differentiation. Differentiation is conceptualized as a family-level vdriable involving interactions that enable individuals to maintain both a setise of ongoing emotional connectedness (support, involvement, personal relationship) and a sense of separateness (autonomy, uniqueness, freedom of personal expression) within the context of their family-of-origin. The scale consists of 11 items and employs a ”circular questioning” format to assess an individual’s perception of him the various members of the family interact with one another. Scale uses and information on the scale‘s reliability and validity are presented.","container-title":"The American Journal of Family Therapy","DOI":"10.1080/01926189208250878","ISSN":"0192-6187, 1521-0383","issue":"1","journalAbbreviation":"The American Journal of Family Therapy","language":"en","page":"77-89","source":"DOI.org (Crossref)","title":"The differentiation in the family system scale (difs)","volume":"20","author":[{"family":"Anderson","given":"Stephen A."},{"family":"Sabatelli","given":"Ronald M."}],"issued":{"date-parts":[["1992",3]]},"citation-key":"andersonDifferentiationFamilySystem1992"}},{"id":1206,"uris":["http://zotero.org/users/10055025/items/AI42ABVM"],"itemData":{"id":1206,"type":"article-journal","abstract":"The purpose of this investigation was to determine whether differentiation at the couple level would act as a moderator or a mediator in the association between marital satisfaction and depressive symptoms over time. In a sample of 412 couples, a latent profile analysis was performed to determine how couple differentiation scores were clustered. An Actor/Partner Interdependence Model was then estimated via a group comparison procedure in structural equation modeling. There was no evidence of a moderating effect of differentiation. A mediating model was then estimated and there was evidence that differentiation mediated the association between depressive symptoms and relationship satisfaction via actor and partner effects.","container-title":"Journal of Marital and Family Therapy","DOI":"10.1111/jmft.12326","ISSN":"17520606","issue":"4","journalAbbreviation":"JMFT","language":"English","note":"number-of-pages: 577\npublisher: Blackwell Publishing Inc.\n563","page":"563-577","source":"EBSCOhost","title":"Couple Differentiation: Mediator or Moderator of Depressive Symptoms and Relationship Satisfaction?","title-short":"Couple Differentiation","volume":"45","author":[{"family":"Bartle-Haring","given":"S."},{"family":"Ferriby","given":"M."},{"family":"Day","given":"R."}],"issued":{"date-parts":[["2019",10,1]]},"citation-key":"bartle-haringCoupleDifferentiationMediator2019"}},{"id":1798,"uris":["http://zotero.org/users/10055025/items/TNN9QJH4"],"itemData":{"id":1798,"type":"book","language":"en","source":"Zotero","title":"Family Therapy in Clinical Practice","author":[{"family":"Bowen","given":"Murray"}],"issued":{"date-parts":[["1978"]]},"citation-key":"bowenFamilyTherapyClinical1978"}},{"id":18392,"uris":["http://zotero.org/users/10055025/items/DHIDSMYK"],"itemData":{"id":18392,"type":"article-journal","abstract":"Differentiation of self has been associated with positive relationship outcomes, but little has been done to analyze the underlying mechanisms that promote these outcomes for highly differentiated people. Longitudinal data were collected from a sample of university students (N ¼ 162) and clinically relevant direct and indirect effects between I-position and emotional reactivity, anxious attachment, relationship efficacy, and relationship satisfaction and conflict hostility were analyzed using path analysis. In general, anxious attachment and relationship efficacy mediated the association between differentiation of self and conflict hostility. Clients may benefit from therapists assessing differentiation and attachment, facilitating conversations that contribute to increasing differentiation and attachment, and using both of these constructs as mechanisms to enhance relationships in young adults.","container-title":"The American Journal of Family Therapy","DOI":"10.1080/01926187.2019.1655814","ISSN":"0192-6187, 1521-0383","issue":"5","journalAbbreviation":"The American Journal of Family Therapy","language":"en","page":"293-310","source":"DOI.org (Crossref)","title":"Underlying Mechanisms Explaining the Link between Differentiation and Romantic Relationship Outcomes","volume":"47","author":[{"family":"Dell’Isola","given":"Richard"},{"family":"Durtschi","given":"Jared"},{"family":"Morgan","given":"Preston"}],"issued":{"date-parts":[["2019",10,20]]},"citation-key":"dellisolaUnderlyingMechanismsExplaining2019"}},{"id":18369,"uris":["http://zotero.org/users/10055025/items/R4M8LM5X"],"itemData":{"id":18369,"type":"article-journal","abstract":"The purpose of the present study was to further test Bowen’s theories regarding diﬀerentiation of self as it relates to partner selection and stability over time. More speciﬁcally, this study examines Bowen’s assumption that individuals choose romantic partners with similar levels of diﬀerentiation. Additionally, this study is longitudinal in nature and examines levels of diﬀerentiation for each partner over time using a structural equation modeling (SEM) dyadic analysis, making the couple the unit of analysis. It is hypothesized that individuals’ mate selection will be inﬂuenced by their level of diﬀerentiation, meaning it is expected that signiﬁcant symmetrical and/or complimentary nonindependence in dyadic partners’ emotional cutoﬀ and emotional reactivity will be found. Given the couple-centered approach that allows greater variation of similarity between couples, and based on Bowen’s theoretical assumptions, it is expected that there will be a moderate or large association.","container-title":"Journal of Marital and Family Therapy","DOI":"10.1111/jmft.12370","ISSN":"0194-472X, 1752-0606","issue":"4","journalAbbreviation":"J Marital Family Therapy","language":"en","page":"592-605","source":"DOI.org (Crossref)","title":"Exploring Similarity and Stability of Differentiation in Relationships: A Dyadic Study of Bowen's Theory","title-short":"Exploring Similarity and Stability of Differentiation in Relationships","volume":"45","author":[{"family":"Handley","given":"Valerie A."},{"family":"Bradshaw","given":"Spencer D."},{"family":"Milstead","given":"Kaitlyn A."},{"family":"Bean","given":"Roy A."}],"issued":{"date-parts":[["2019",10]]},"citation-key":"handleyExploringSimilarityStability2019"}},{"id":18414,"uris":["http://zotero.org/users/10055025/items/UU74SMJU"],"itemData":{"id":18414,"type":"article-journal","abstract":"This article offers a heuristic framework that links several key aspects of the psychological models of John Bowlby, Heinz Kohut, and Murray Bowen, generating insight into an underlying set of isomorphic patterns in the shaping and reshaping of the self. This theoretical matrix of interlocking perspectives can facilitate our understanding of the formation – and promote the transformation – of selves as they engage within their familial and social worlds. The first section introduces some of these three authors’ key theoretical and therapeutic contributions and provides our rationale for linking some of their ideas and intervention strategies. The second section offers a brief review of earlier attempts at partial integration of these theories and describes the distinctiveness of our proposal. The third section outlines our proposed heuristic framework, which identifies some of the underlying structural similarities in the formation of the self, described in different ways and with varying emphases by these three scholars. Finally, we briefly explore some of the implications of the model for producing clinical insights into distinctive pathways for the transformation of the self.","container-title":"Australian and New Zealand Journal of Family Therapy","DOI":"10.1002/anzf.1428","ISSN":"0814-723X, 1467-8438","issue":"4","journalAbbreviation":"ANZ J of Family Therapy","language":"en","page":"367-380","source":"DOI.org (Crossref)","title":"The Shaping of the Self: Patterns and Pathways in Bowlby, Kohut, and Bowen","title-short":"The Shaping of the Self","volume":"41","author":[{"family":"Homme","given":"Gro Anita"},{"family":"Shults","given":"F. LeRon"}],"issued":{"date-parts":[["2020",12]]},"citation-key":"hommeShapingSelfPatterns2020"}},{"id":18382,"uris":["http://zotero.org/users/10055025/items/PL6FJ7F5"],"itemData":{"id":18382,"type":"article-journal","abstract":"Bowen's multigenerational theory provides an account of how the internalization of experiences within the family of origin promotes development of the ability to maintain a distinct self whilst also making intimate connections with others. Differentiated people can maintain their I‐position in intimate relationships. They can remain calm in conflictual relationships, resolve relational problems effectively, and reach compromises. Fusion with others, emotional cut‐off, and emotional reactivity instead are common reactions to relational stress in undifferentiated people. Emotional reactivity is the tendency to react to stressors with irrational and intense emotional arousal. Fusion with others is an excessive emotional involvement in significant relationships, whilst emotional cut‐off is the tendency to manage relationship anxiety through physical and emotional distance. This study is based on Bowen's theory, starting from the assumption that dyadic adjustment can be affected both by a member's differentiation of self (actor effect) and by his or her partner's differentiation of self (partner effect). We used the Actor‐Partner Interdependence Model to study the relationship between differentiation of self and dyadic adjustment in a convenience sample of 137 heterosexual Italian couples (nonindependent, dyadic data). The couples completed the Differentiation of Self Inventory and the Dyadic Adjustment Scale. Men's dyadic adjustment depended only on their personal I‐position, whereas women's dyadic adjustment was affected by their personal I‐position and emotional cut‐off as well as by their partner's I‐position and emotional cut‐off. The empirical and clinical implications of the results are discussed.\n          , \n            \n              La teoría multigeneracional de Bowen (1978) ofrece una explicación de cómo la internalización de experiencias dentro de la familia de origen promueve el desarrollo de la capacidad para mantener un yo diferenciado y a su vez conectarse de forma íntima con otras personas. Las personas diferenciadas pueden mantener su posición del yo en las relaciones amorosas. Pueden mantener la calma en relaciones conflictivas, resolver problemas relacionales eficazmente y llegar a acuerdos. En cambio, la fusión con los demás, el distanciamiento emocional y la sensibilidad emocional son reacciones comuntes al estrés relacional en las personas indiferenciadas. La sensibilidad emocional es la tendencia a reaccionar a factores desencadentes de estrés con excitación emocional irracional e intensa. La fusión con los demás es una implicación emocional excesiva en las relaciones significativas, mientras que el distanciamiento emocional es la tendencia a controlar la ansiedad relacional mediante la distancia física y emocional. Este estudio se basa en la teoría de Bowen, comenzando desde la suposición de que la adaptación diádica puede verse afectada tanto por la diferenciación del yo de un integrante de la pareja (efecto actor) como por la diferenciación del yo de su pareja (efecto pareja). Utilizamos el modelo de interdependicia actor‐pareja (Cook &amp; Kenny, 2005) para estudiar la relación entre la diferenciación del yo y la adaptación diádica en una muestra de conveniencia de 137 parejas italianas heterosexuales (datos diádicos, no independientes). Las parejas contestaron la “Encuesta sobre la diferenciación del yo” (\n              Differentiation of Self Inventory\n              , Skowron &amp; Schmitt, 2003) y la “Escala de adaptación diádica” (\n              Dyadic Adjustment Scale\n              , Spanier, 1976). La adaptación diádica de los hombres dependió solo de su posición personal del yo, mientras que la adaptación diádica de las mujeres estuvo afectada por su posición personal del yo y el distanciamiento emocional así como por la posición del yo y el distanciamiento emocional de su pareja. Se debaten las consecuencias empíricas y clínicas de los resultados.\n            \n          , \n            Bowen (1978)</w:instrText>
      </w:r>
      <w:r w:rsidR="00A965D4">
        <w:rPr>
          <w:rFonts w:ascii="MS Gothic" w:eastAsia="MS Gothic" w:hAnsi="MS Gothic" w:cs="MS Gothic" w:hint="eastAsia"/>
        </w:rPr>
        <w:instrText>的多代理</w:instrText>
      </w:r>
      <w:r w:rsidR="00A965D4">
        <w:rPr>
          <w:rFonts w:ascii="Microsoft JhengHei" w:eastAsia="Microsoft JhengHei" w:hAnsi="Microsoft JhengHei" w:cs="Microsoft JhengHei" w:hint="eastAsia"/>
        </w:rPr>
        <w:instrText>论提供了关于原生家庭内部经历内化如何促进保持明确自我同时和他人建立亲密关系能力发展的论述。差异化人群能够在亲密关系中保持其自我身份。他们能够在冲突关系中保持平静</w:instrText>
      </w:r>
      <w:r w:rsidR="00A965D4">
        <w:instrText>,</w:instrText>
      </w:r>
      <w:r w:rsidR="00A965D4">
        <w:rPr>
          <w:rFonts w:ascii="MS Gothic" w:eastAsia="MS Gothic" w:hAnsi="MS Gothic" w:cs="MS Gothic" w:hint="eastAsia"/>
        </w:rPr>
        <w:instrText>有效解决关系</w:instrText>
      </w:r>
      <w:r w:rsidR="00A965D4">
        <w:rPr>
          <w:rFonts w:ascii="Microsoft JhengHei" w:eastAsia="Microsoft JhengHei" w:hAnsi="Microsoft JhengHei" w:cs="Microsoft JhengHei" w:hint="eastAsia"/>
        </w:rPr>
        <w:instrText>问题</w:instrText>
      </w:r>
      <w:r w:rsidR="00A965D4">
        <w:instrText>,</w:instrText>
      </w:r>
      <w:r w:rsidR="00A965D4">
        <w:rPr>
          <w:rFonts w:ascii="MS Gothic" w:eastAsia="MS Gothic" w:hAnsi="MS Gothic" w:cs="MS Gothic" w:hint="eastAsia"/>
        </w:rPr>
        <w:instrText>并达成妥</w:instrText>
      </w:r>
      <w:r w:rsidR="00A965D4">
        <w:rPr>
          <w:rFonts w:ascii="Microsoft JhengHei" w:eastAsia="Microsoft JhengHei" w:hAnsi="Microsoft JhengHei" w:cs="Microsoft JhengHei" w:hint="eastAsia"/>
        </w:rPr>
        <w:instrText>协。相反和他人的融汇</w:instrText>
      </w:r>
      <w:r w:rsidR="00A965D4">
        <w:instrText>,</w:instrText>
      </w:r>
      <w:r w:rsidR="00A965D4">
        <w:rPr>
          <w:rFonts w:ascii="MS Gothic" w:eastAsia="MS Gothic" w:hAnsi="MS Gothic" w:cs="MS Gothic" w:hint="eastAsia"/>
        </w:rPr>
        <w:instrText>情感隔阻以及情</w:instrText>
      </w:r>
      <w:r w:rsidR="00A965D4">
        <w:rPr>
          <w:rFonts w:ascii="Microsoft JhengHei" w:eastAsia="Microsoft JhengHei" w:hAnsi="Microsoft JhengHei" w:cs="Microsoft JhengHei" w:hint="eastAsia"/>
        </w:rPr>
        <w:instrText>绪化反应性是非差异化人群面对关系压力时的普遍反应。情绪化反应指应对压力源时非理性</w:instrText>
      </w:r>
      <w:r w:rsidR="00A965D4">
        <w:instrText>,</w:instrText>
      </w:r>
      <w:r w:rsidR="00A965D4">
        <w:rPr>
          <w:rFonts w:ascii="MS Gothic" w:eastAsia="MS Gothic" w:hAnsi="MS Gothic" w:cs="MS Gothic" w:hint="eastAsia"/>
        </w:rPr>
        <w:instrText>激烈的情</w:instrText>
      </w:r>
      <w:r w:rsidR="00A965D4">
        <w:rPr>
          <w:rFonts w:ascii="Microsoft JhengHei" w:eastAsia="Microsoft JhengHei" w:hAnsi="Microsoft JhengHei" w:cs="Microsoft JhengHei" w:hint="eastAsia"/>
        </w:rPr>
        <w:instrText>绪反应。和他人融汇指在重要关系中过度情感投入</w:instrText>
      </w:r>
      <w:r w:rsidR="00A965D4">
        <w:instrText>,</w:instrText>
      </w:r>
      <w:r w:rsidR="00A965D4">
        <w:rPr>
          <w:rFonts w:ascii="MS Gothic" w:eastAsia="MS Gothic" w:hAnsi="MS Gothic" w:cs="MS Gothic" w:hint="eastAsia"/>
        </w:rPr>
        <w:instrText>而情感阻隔指通</w:instrText>
      </w:r>
      <w:r w:rsidR="00A965D4">
        <w:rPr>
          <w:rFonts w:ascii="Microsoft JhengHei" w:eastAsia="Microsoft JhengHei" w:hAnsi="Microsoft JhengHei" w:cs="Microsoft JhengHei" w:hint="eastAsia"/>
        </w:rPr>
        <w:instrText>过身体和情感距离来应对关系焦虑的倾向。该研究基于</w:instrText>
      </w:r>
      <w:r w:rsidR="00A965D4">
        <w:instrText>Bowen</w:instrText>
      </w:r>
      <w:r w:rsidR="00A965D4">
        <w:rPr>
          <w:rFonts w:ascii="MS Gothic" w:eastAsia="MS Gothic" w:hAnsi="MS Gothic" w:cs="MS Gothic" w:hint="eastAsia"/>
        </w:rPr>
        <w:instrText>的理</w:instrText>
      </w:r>
      <w:r w:rsidR="00A965D4">
        <w:rPr>
          <w:rFonts w:ascii="Microsoft JhengHei" w:eastAsia="Microsoft JhengHei" w:hAnsi="Microsoft JhengHei" w:cs="Microsoft JhengHei" w:hint="eastAsia"/>
        </w:rPr>
        <w:instrText>论</w:instrText>
      </w:r>
      <w:r w:rsidR="00A965D4">
        <w:instrText>,</w:instrText>
      </w:r>
      <w:r w:rsidR="00A965D4">
        <w:rPr>
          <w:rFonts w:ascii="MS Gothic" w:eastAsia="MS Gothic" w:hAnsi="MS Gothic" w:cs="MS Gothic" w:hint="eastAsia"/>
        </w:rPr>
        <w:instrText>从假</w:instrText>
      </w:r>
      <w:r w:rsidR="00A965D4">
        <w:rPr>
          <w:rFonts w:ascii="Microsoft JhengHei" w:eastAsia="Microsoft JhengHei" w:hAnsi="Microsoft JhengHei" w:cs="Microsoft JhengHei" w:hint="eastAsia"/>
        </w:rPr>
        <w:instrText>设一个人的自我差异化</w:instrText>
      </w:r>
      <w:r w:rsidR="00A965D4">
        <w:instrText>(</w:instrText>
      </w:r>
      <w:r w:rsidR="00A965D4">
        <w:rPr>
          <w:rFonts w:ascii="MS Gothic" w:eastAsia="MS Gothic" w:hAnsi="MS Gothic" w:cs="MS Gothic" w:hint="eastAsia"/>
        </w:rPr>
        <w:instrText>行</w:instrText>
      </w:r>
      <w:r w:rsidR="00A965D4">
        <w:rPr>
          <w:rFonts w:ascii="Microsoft JhengHei" w:eastAsia="Microsoft JhengHei" w:hAnsi="Microsoft JhengHei" w:cs="Microsoft JhengHei" w:hint="eastAsia"/>
        </w:rPr>
        <w:instrText>为者效果</w:instrText>
      </w:r>
      <w:r w:rsidR="00A965D4">
        <w:instrText>)</w:instrText>
      </w:r>
      <w:r w:rsidR="00A965D4">
        <w:rPr>
          <w:rFonts w:ascii="MS Gothic" w:eastAsia="MS Gothic" w:hAnsi="MS Gothic" w:cs="MS Gothic" w:hint="eastAsia"/>
        </w:rPr>
        <w:instrText>和其伴</w:instrText>
      </w:r>
      <w:r w:rsidR="00A965D4">
        <w:rPr>
          <w:rFonts w:ascii="Microsoft JhengHei" w:eastAsia="Microsoft JhengHei" w:hAnsi="Microsoft JhengHei" w:cs="Microsoft JhengHei" w:hint="eastAsia"/>
        </w:rPr>
        <w:instrText>侣的自我差异化</w:instrText>
      </w:r>
      <w:r w:rsidR="00A965D4">
        <w:instrText>(</w:instrText>
      </w:r>
      <w:r w:rsidR="00A965D4">
        <w:rPr>
          <w:rFonts w:ascii="MS Gothic" w:eastAsia="MS Gothic" w:hAnsi="MS Gothic" w:cs="MS Gothic" w:hint="eastAsia"/>
        </w:rPr>
        <w:instrText>伴</w:instrText>
      </w:r>
      <w:r w:rsidR="00A965D4">
        <w:rPr>
          <w:rFonts w:ascii="Microsoft JhengHei" w:eastAsia="Microsoft JhengHei" w:hAnsi="Microsoft JhengHei" w:cs="Microsoft JhengHei" w:hint="eastAsia"/>
        </w:rPr>
        <w:instrText>侣效果</w:instrText>
      </w:r>
      <w:r w:rsidR="00A965D4">
        <w:instrText>)</w:instrText>
      </w:r>
      <w:r w:rsidR="00A965D4">
        <w:rPr>
          <w:rFonts w:ascii="MS Gothic" w:eastAsia="MS Gothic" w:hAnsi="MS Gothic" w:cs="MS Gothic" w:hint="eastAsia"/>
        </w:rPr>
        <w:instrText>都能</w:instrText>
      </w:r>
      <w:r w:rsidR="00A965D4">
        <w:rPr>
          <w:rFonts w:ascii="Microsoft JhengHei" w:eastAsia="Microsoft JhengHei" w:hAnsi="Microsoft JhengHei" w:cs="Microsoft JhengHei" w:hint="eastAsia"/>
        </w:rPr>
        <w:instrText>够影响二元调试开始。我们</w:instrText>
      </w:r>
      <w:r w:rsidR="00A965D4">
        <w:instrText xml:space="preserve"> </w:instrText>
      </w:r>
      <w:r w:rsidR="00A965D4">
        <w:rPr>
          <w:rFonts w:ascii="MS Gothic" w:eastAsia="MS Gothic" w:hAnsi="MS Gothic" w:cs="MS Gothic" w:hint="eastAsia"/>
        </w:rPr>
        <w:instrText>使用行</w:instrText>
      </w:r>
      <w:r w:rsidR="00A965D4">
        <w:rPr>
          <w:rFonts w:ascii="Microsoft JhengHei" w:eastAsia="Microsoft JhengHei" w:hAnsi="Microsoft JhengHei" w:cs="Microsoft JhengHei" w:hint="eastAsia"/>
        </w:rPr>
        <w:instrText>为者</w:instrText>
      </w:r>
      <w:r w:rsidR="00A965D4">
        <w:instrText>‐</w:instrText>
      </w:r>
      <w:r w:rsidR="00A965D4">
        <w:rPr>
          <w:rFonts w:ascii="MS Gothic" w:eastAsia="MS Gothic" w:hAnsi="MS Gothic" w:cs="MS Gothic" w:hint="eastAsia"/>
        </w:rPr>
        <w:instrText>伴</w:instrText>
      </w:r>
      <w:r w:rsidR="00A965D4">
        <w:rPr>
          <w:rFonts w:ascii="Microsoft JhengHei" w:eastAsia="Microsoft JhengHei" w:hAnsi="Microsoft JhengHei" w:cs="Microsoft JhengHei" w:hint="eastAsia"/>
        </w:rPr>
        <w:instrText>侣相互依靠模型</w:instrText>
      </w:r>
      <w:r w:rsidR="00A965D4">
        <w:instrText>(Cook &amp; Kenny, 2005; )</w:instrText>
      </w:r>
      <w:r w:rsidR="00A965D4">
        <w:rPr>
          <w:rFonts w:ascii="MS Gothic" w:eastAsia="MS Gothic" w:hAnsi="MS Gothic" w:cs="MS Gothic" w:hint="eastAsia"/>
        </w:rPr>
        <w:instrText>来研究在由</w:instrText>
      </w:r>
      <w:r w:rsidR="00A965D4">
        <w:instrText>137</w:instrText>
      </w:r>
      <w:r w:rsidR="00A965D4">
        <w:rPr>
          <w:rFonts w:ascii="Microsoft JhengHei" w:eastAsia="Microsoft JhengHei" w:hAnsi="Microsoft JhengHei" w:cs="Microsoft JhengHei" w:hint="eastAsia"/>
        </w:rPr>
        <w:instrText>对异性恋意大利裔伴侣</w:instrText>
      </w:r>
      <w:r w:rsidR="00A965D4">
        <w:instrText>(</w:instrText>
      </w:r>
      <w:r w:rsidR="00A965D4">
        <w:rPr>
          <w:rFonts w:ascii="MS Gothic" w:eastAsia="MS Gothic" w:hAnsi="MS Gothic" w:cs="MS Gothic" w:hint="eastAsia"/>
        </w:rPr>
        <w:instrText>非独立二元数据</w:instrText>
      </w:r>
      <w:r w:rsidR="00A965D4">
        <w:instrText>)</w:instrText>
      </w:r>
      <w:r w:rsidR="00A965D4">
        <w:rPr>
          <w:rFonts w:ascii="MS Gothic" w:eastAsia="MS Gothic" w:hAnsi="MS Gothic" w:cs="MS Gothic" w:hint="eastAsia"/>
        </w:rPr>
        <w:instrText>构成的便利</w:instrText>
      </w:r>
      <w:r w:rsidR="00A965D4">
        <w:rPr>
          <w:rFonts w:ascii="Microsoft JhengHei" w:eastAsia="Microsoft JhengHei" w:hAnsi="Microsoft JhengHei" w:cs="Microsoft JhengHei" w:hint="eastAsia"/>
        </w:rPr>
        <w:instrText>样本中自我差异化和二元调试之间的关系。这些伴侣完成了自我差异化清单</w:instrText>
      </w:r>
      <w:r w:rsidR="00A965D4">
        <w:instrText>(Skowron &amp; Schmitt, 2003; )</w:instrText>
      </w:r>
      <w:r w:rsidR="00A965D4">
        <w:rPr>
          <w:rFonts w:ascii="MS Gothic" w:eastAsia="MS Gothic" w:hAnsi="MS Gothic" w:cs="MS Gothic" w:hint="eastAsia"/>
        </w:rPr>
        <w:instrText>以及二元</w:instrText>
      </w:r>
      <w:r w:rsidR="00A965D4">
        <w:rPr>
          <w:rFonts w:ascii="Microsoft JhengHei" w:eastAsia="Microsoft JhengHei" w:hAnsi="Microsoft JhengHei" w:cs="Microsoft JhengHei" w:hint="eastAsia"/>
        </w:rPr>
        <w:instrText>调试尺度</w:instrText>
      </w:r>
      <w:r w:rsidR="00A965D4">
        <w:instrText>(Spanier, 1976)</w:instrText>
      </w:r>
      <w:r w:rsidR="00A965D4">
        <w:rPr>
          <w:rFonts w:ascii="MS Gothic" w:eastAsia="MS Gothic" w:hAnsi="MS Gothic" w:cs="MS Gothic" w:hint="eastAsia"/>
        </w:rPr>
        <w:instrText>。男性二元</w:instrText>
      </w:r>
      <w:r w:rsidR="00A965D4">
        <w:rPr>
          <w:rFonts w:ascii="Microsoft JhengHei" w:eastAsia="Microsoft JhengHei" w:hAnsi="Microsoft JhengHei" w:cs="Microsoft JhengHei" w:hint="eastAsia"/>
        </w:rPr>
        <w:instrText>调试取决于其个人身份感</w:instrText>
      </w:r>
      <w:r w:rsidR="00A965D4">
        <w:instrText>,</w:instrText>
      </w:r>
      <w:r w:rsidR="00A965D4">
        <w:rPr>
          <w:rFonts w:ascii="MS Gothic" w:eastAsia="MS Gothic" w:hAnsi="MS Gothic" w:cs="MS Gothic" w:hint="eastAsia"/>
        </w:rPr>
        <w:instrText>而女性二元</w:instrText>
      </w:r>
      <w:r w:rsidR="00A965D4">
        <w:rPr>
          <w:rFonts w:ascii="Microsoft JhengHei" w:eastAsia="Microsoft JhengHei" w:hAnsi="Microsoft JhengHei" w:cs="Microsoft JhengHei" w:hint="eastAsia"/>
        </w:rPr>
        <w:instrText>调试受其个人身份</w:instrText>
      </w:r>
      <w:r w:rsidR="00A965D4">
        <w:instrText>,</w:instrText>
      </w:r>
      <w:r w:rsidR="00A965D4">
        <w:rPr>
          <w:rFonts w:ascii="MS Gothic" w:eastAsia="MS Gothic" w:hAnsi="MS Gothic" w:cs="MS Gothic" w:hint="eastAsia"/>
        </w:rPr>
        <w:instrText>情感阻隔以及其伴</w:instrText>
      </w:r>
      <w:r w:rsidR="00A965D4">
        <w:rPr>
          <w:rFonts w:ascii="Microsoft JhengHei" w:eastAsia="Microsoft JhengHei" w:hAnsi="Microsoft JhengHei" w:cs="Microsoft JhengHei" w:hint="eastAsia"/>
        </w:rPr>
        <w:instrText>侣个人身份和情感阻隔的影响。我们还讨论了这些研究发现的实症以及临床意义。</w:instrText>
      </w:r>
      <w:r w:rsidR="00A965D4">
        <w:instrText xml:space="preserve">","container-title":"Family Process","DOI":"10.1111/famp.12370","ISSN":"0014-7370, 1545-5300","issue":"3","journalAbbreviation":"Family Process","language":"en","page":"698-715","source":"DOI.org (Crossref)","title":"Differentiation of Self and Dyadic Adjustment in Couple Relationships: A Dyadic Analysis Using the Actor‐Partner Interdependence Model","title-short":"Differentiation of Self and Dyadic Adjustment in Couple Relationships","volume":"58","author":[{"family":"Lampis","given":"Jessica"},{"family":"Cataudella","given":"Stefania"},{"family":"Agus","given":"Mirian"},{"family":"Busonera","given":"Alessandra"},{"family":"Skowron","given":"Elizabeth A."}],"issued":{"date-parts":[["2019",9]]},"citation-key":"lampisDifferentiationSelfDyadic2019"}},{"id":18378,"uris":["http://zotero.org/users/10055025/items/WH5J8ENS"],"itemData":{"id":18378,"type":"article-journal","abstract":"Attachment theory and Bowen’s family system theory are theories focused on the central role of the family bonding in the development of the self and in the promotion of affective and relational regulation. The main objective of our study was to reflect on the dialogue between adult attachment and differentiation of self constructs and to explore if and in which measure romantic attachment styles depend on attachment bonding with parents or from differentiation of self processes. Involving a convenience sample of 350 participants, we administered a research protocol composed of the Differentiation of Self Inventory (Skowron, Schmitt in J Marital Fam Ther 29(2):209–222, 2003), the Experience in Close Relationships–Revised Scale (Fraley et al. in J Personal Soc Psychol 78(2):350–365, 2000) and the Parental Bonding Instrument (Parker et al. in Br J Med Psychol 52(1):1–10, 1979). Data revealed that the most important variables in predicting anxiety are emotional reactivity and low level of paternal care and that the most important variable in predicting avoidance is emotional cutoff. This study supports a possible integration of attachment theory and family systems theory.","container-title":"Contemporary Family Therapy","DOI":"10.1007/s10591-019-09489-7","ISSN":"0892-2764, 1573-3335","issue":"3","journalAbbreviation":"Contemp Fam Ther","language":"en","page":"227-235","source":"DOI.org (Crossref)","title":"Adult Attachment and Differentiation of Self-Constructs: A Possible Dialogue?","title-short":"Adult Attachment and Differentiation of Self-Constructs","volume":"41","author":[{"family":"Lampis","given":"J."},{"family":"Cataudella","given":"S."}],"issued":{"date-parts":[["2019",9]]},"citation-key":"lampisAdultAttachmentDifferentiation2019"}},{"id":18394,"uris":["http://zotero.org/users/10055025/items/4G36XJUZ"],"itemData":{"id":18394,"type":"article-journal","container-title":"Journal of Couple &amp; Relationship Therapy","DOI":"10.1300/J398v06n03_01","ISSN":"1533-2691, 1533-2683","issue":"3","journalAbbreviation":"Journal of Couple &amp; Relationship Therapy","language":"en","page":"1-23","source":"DOI.org (Crossref)","title":"Choosing a Partner of Equal Differentiation: A New Paradigm Utilizing Similarity and Complementarity Measures","title-short":"Choosing a Partner of Equal Differentiation","volume":"6","author":[{"family":"Rovers","given":"Martin"},{"family":"Kocum","given":"Lucie"},{"family":"Briscoe-Dimock","given":"Shelley"},{"family":"Myers","given":"Patricia Coffey"},{"family":"Cotnam","given":"Stephen"},{"family":"Henry","given":"Tamara"},{"family":"Kwasniewski","given":"Elizabeth"},{"family":"Sheppard","given":"Dion"}],"issued":{"date-parts":[["2007",11,28]]},"citation-key":"roversChoosingPartnerEqual2007"}}],"schema":"https://github.com/citation-style-language/schema/raw/master/csl-citation.json"} </w:instrText>
      </w:r>
      <w:r w:rsidR="00A965D4">
        <w:fldChar w:fldCharType="separate"/>
      </w:r>
      <w:r w:rsidR="00A965D4" w:rsidRPr="00A965D4">
        <w:rPr>
          <w:rFonts w:cs="Times New Roman"/>
        </w:rPr>
        <w:t>(J. R. Anderson, 2020; S. A. Anderson &amp; Sabatelli, 1992; Bartle-Haring et al., 2019; Bowen, 1978; Dell’Isola et al., 2019; Handley et al., 2019; Homme &amp; Shults, 2020; Lampis et al., 2019; Lampis &amp; Cataudella, 2019; Rovers et al., 2007)</w:t>
      </w:r>
      <w:r w:rsidR="00A965D4">
        <w:fldChar w:fldCharType="end"/>
      </w:r>
      <w:r w:rsidR="00626E3C">
        <w:t xml:space="preserve">. </w:t>
      </w:r>
      <w:r w:rsidR="00DE7F73">
        <w:t>Conversely, lower differentiation levels in couples can predict several negative consequences</w:t>
      </w:r>
      <w:r w:rsidR="00AA7BAC">
        <w:t xml:space="preserve">. Marital conflict may </w:t>
      </w:r>
      <w:r w:rsidR="005D59D3">
        <w:t>be more frequent and intense</w:t>
      </w:r>
      <w:r w:rsidR="00AA7BAC">
        <w:t xml:space="preserve"> when partners struggle to manage their emotions and maintain a sense of self in their relationship</w:t>
      </w:r>
      <w:r w:rsidR="005D59D3">
        <w:t xml:space="preserve"> </w:t>
      </w:r>
      <w:r w:rsidR="00F7576C">
        <w:fldChar w:fldCharType="begin"/>
      </w:r>
      <w:r w:rsidR="00F7576C">
        <w:instrText xml:space="preserve"> ADDIN ZOTERO_ITEM CSL_CITATION {"citationID":"rkBW8Z6L","properties":{"formattedCitation":"(Bartle-Haring et al., 2019; Bowen, 1978; Cepukiene, 2021b; Finzi-Dottan, 2023; Handley et al., 2019)","plainCitation":"(Bartle-Haring et al., 2019; Bowen, 1978; Cepukiene, 2021b; Finzi-Dottan, 2023; Handley et al., 2019)","noteIndex":0},"citationItems":[{"id":1206,"uris":["http://zotero.org/users/10055025/items/AI42ABVM"],"itemData":{"id":1206,"type":"article-journal","abstract":"The purpose of this investigation was to determine whether differentiation at the couple level would act as a moderator or a mediator in the association between marital satisfaction and depressive symptoms over time. In a sample of 412 couples, a latent profile analysis was performed to determine how couple differentiation scores were clustered. An Actor/Partner Interdependence Model was then estimated via a group comparison procedure in structural equation modeling. There was no evidence of a moderating effect of differentiation. A mediating model was then estimated and there was evidence that differentiation mediated the association between depressive symptoms and relationship satisfaction via actor and partner effects.","container-title":"Journal of Marital and Family Therapy","DOI":"10.1111/jmft.12326","ISSN":"17520606","issue":"4","journalAbbreviation":"JMFT","language":"English","note":"number-of-pages: 577\npublisher: Blackwell Publishing Inc.\n563","page":"563-577","source":"EBSCOhost","title":"Couple Differentiation: Mediator or Moderator of Depressive Symptoms and Relationship Satisfaction?","title-short":"Couple Differentiation","volume":"45","author":[{"family":"Bartle-Haring","given":"S."},{"family":"Ferriby","given":"M."},{"family":"Day","given":"R."}],"issued":{"date-parts":[["2019",10,1]]},"citation-key":"bartle-haringCoupleDifferentiationMediator2019"}},{"id":1798,"uris":["http://zotero.org/users/10055025/items/TNN9QJH4"],"itemData":{"id":1798,"type":"book","language":"en","source":"Zotero","title":"Family Therapy in Clinical Practice","author":[{"family":"Bowen","given":"Murray"}],"issued":{"date-parts":[["1978"]]},"citation-key":"bowenFamilyTherapyClinical1978"}},{"id":1850,"uris":["http://zotero.org/groups/5013500/items/DAPCYFBC"],"itemData":{"id":1850,"type":"article-journal","abstract":"Although many studies exist that analyze and reveal the relationship between early family life experiences and psychosocial functioning in adulthood, the research exploring complex models of relationships between diﬀerent early life variables and adults’ psychosocial functioning are still lacking. This study aims to examine a complex mediation model based on Bowen family system theory and explore the associations among interparental relationship quality, attachment to parents, the differentiation of self, satisfaction with couple relationship, and psychosocial functioning in adulthood. A total of 905 study participants aged 18–55 (Mage = 38.49, SD = 9.46, 92% women) were recruited online to complete the following measures: Clinical Outcomes in Routine Evaluation-Outcome Measure, Retrospective Measure on Interparental Relationship Quality, Parent Attachment Measure, Diﬀerentiation of Self Inventory, Couple Relationship Satisfaction Scale. The results provided support for Bowen theory by demonstrating that interparental relationship quality through an anxious attachment to parents has an indirect eﬀect on the diﬀerentiation of self, which, in turn, directly and indirectly relates to adults’ psychosocial functioning through couple relationship satisfaction. The theory was also supported by the ﬁndings of this study showing that the diﬀerentiation of self has a signiﬁcant predictive value for psychosocial functioning with a large eﬀect size as well as that interparental relationship quality has a direct eﬀect on adult children’s psychosocial functioning. These ﬁndings highlight the importance of considering the family-of-origin interactional background while analyzing adults’ psychosocial functioning.","container-title":"Journal of Adult Development","DOI":"10.1007/s10804-020-09351-3","ISSN":"1068-0667, 1573-3440","issue":"1","journalAbbreviation":"J Adult Dev","language":"en","page":"50-63","source":"DOI.org (Crossref)","title":"Adults’ Psychosocial Functioning Through the Lens of Bowen Theory: The Role of Interparental Relationship Quality, Attachment to Parents, Differentiation of Self, and Satisfaction with Couple Relationship","title-short":"Adults’ Psychosocial Functioning Through the Lens of Bowen Theory","volume":"28","author":[{"family":"Cepukiene","given":"Viktorija"}],"issued":{"date-parts":[["2021",3]]},"citation-key":"cepukieneAdultsPsychosocialFunctioning2021"}},{"id":18402,"uris":["http://zotero.org/users/10055025/items/5A4MSKJ3"],"itemData":{"id":18402,"type":"article-journal","abstract":"From the lens of Bowen’s systemic family theory, this study employed the actor–partner interdependence model (APIM) to investigate the mediating effect fear of intimacy has on the association between self-differentiating and both partners’ relationship satisfaction. One hundred and forty-four non-clinical married couples (N = 288) in enduring relationships were recruited. Results for actor effects revealed two mediating paths whereby, among both partners, self-differentiation was associated with their relationship satisfaction via fear of intimacy. Partner effect revealed that wives’ higher self-differentiation was associated with their lower fear of intimacy, which was linked, in turn, to husbands’ higher relationship satisfaction; unlike husbands’ fear of intimacy, which had no effect. Our results support Bowen’s theoretical assumptions positing that self-differentiation indicates the ability for intimacy, which affects couple relationship satisfaction. Interestingly, the results highlight the role of the wives’ capability to establish intimate relationships on the husbands’ relationship satisfaction.","container-title":"The Family Journal","DOI":"10.1177/10664807231163254","ISSN":"1066-4807, 1552-3950","issue":"3","journalAbbreviation":"The Family Journal","language":"en","page":"392-398","source":"DOI.org (Crossref)","title":"The Role of Fear of Intimacy as Mediator between Self-Differentiation and Marital Relationship Satisfaction: A Dyadic Model","title-short":"The Role of Fear of Intimacy as Mediator between Self-Differentiation and Marital Relationship Satisfaction","volume":"31","author":[{"family":"Finzi-Dottan","given":"Ricky"}],"issued":{"date-parts":[["2023",7]]},"citation-key":"finzi-dottanRoleFearIntimacy2023"}},{"id":18369,"uris":["http://zotero.org/users/10055025/items/R4M8LM5X"],"itemData":{"id":18369,"type":"article-journal","abstract":"The purpose of the present study was to further test Bowen’s theories regarding diﬀerentiation of self as it relates to partner selection and stability over time. More speciﬁcally, this study examines Bowen’s assumption that individuals choose romantic partners with similar levels of diﬀerentiation. Additionally, this study is longitudinal in nature and examines levels of diﬀerentiation for each partner over time using a structural equation modeling (SEM) dyadic analysis, making the couple the unit of analysis. It is hypothesized that individuals’ mate selection will be inﬂuenced by their level of diﬀerentiation, meaning it is expected that signiﬁcant symmetrical and/or complimentary nonindependence in dyadic partners’ emotional cutoﬀ and emotional reactivity will be found. Given the couple-centered approach that allows greater variation of similarity between couples, and based on Bowen’s theoretical assumptions, it is expected that there will be a moderate or large association.","container-title":"Journal of Marital and Family Therapy","DOI":"10.1111/jmft.12370","ISSN":"0194-472X, 1752-0606","issue":"4","journalAbbreviation":"J Marital Family Therapy","language":"en","page":"592-605","source":"DOI.org (Crossref)","title":"Exploring Similarity and Stability of Differentiation in Relationships: A Dyadic Study of Bowen's Theory","title-short":"Exploring Similarity and Stability of Differentiation in Relationships","volume":"45","author":[{"family":"Handley","given":"Valerie A."},{"family":"Bradshaw","given":"Spencer D."},{"family":"Milstead","given":"Kaitlyn A."},{"family":"Bean","given":"Roy A."}],"issued":{"date-parts":[["2019",10]]},"citation-key":"handleyExploringSimilarityStability2019"}}],"schema":"https://github.com/citation-style-language/schema/raw/master/csl-citation.json"} </w:instrText>
      </w:r>
      <w:r w:rsidR="00F7576C">
        <w:fldChar w:fldCharType="separate"/>
      </w:r>
      <w:r w:rsidR="00F7576C" w:rsidRPr="00F7576C">
        <w:rPr>
          <w:rFonts w:cs="Times New Roman"/>
        </w:rPr>
        <w:t>(Bartle-Haring et al., 2019; Bowen, 1978; Cepukiene, 2021b; Finzi-Dottan, 2023; Handley et al., 2019)</w:t>
      </w:r>
      <w:r w:rsidR="00F7576C">
        <w:fldChar w:fldCharType="end"/>
      </w:r>
      <w:r w:rsidR="00751892">
        <w:t xml:space="preserve">. </w:t>
      </w:r>
      <w:r w:rsidR="00501F69">
        <w:t xml:space="preserve">Lower levels of differentiation in one or both spouses can contribute to </w:t>
      </w:r>
      <w:r w:rsidR="005037FE">
        <w:t>individual struggles with anxiety, depression, or other mental health concerns</w:t>
      </w:r>
      <w:r w:rsidR="005623B0">
        <w:t xml:space="preserve">, which can manifest </w:t>
      </w:r>
      <w:r w:rsidR="00743F3E">
        <w:t>as emotional reactivity, fusion, or emotional cutoff within the relationship</w:t>
      </w:r>
      <w:r w:rsidR="00DA6D77">
        <w:t xml:space="preserve"> </w:t>
      </w:r>
      <w:r w:rsidR="00DA6D77">
        <w:fldChar w:fldCharType="begin"/>
      </w:r>
      <w:r w:rsidR="00DA6D77">
        <w:instrText xml:space="preserve"> ADDIN ZOTERO_ITEM CSL_CITATION {"citationID":"6130D9HD","properties":{"formattedCitation":"(Dell\\uc0\\u8217{}Isola et al., 2019; Lampis et al., 2019; Murdock &amp; Gore, Jr., 2004; Rodriguez et al., 2021; Rovers et al., 2007; Skowron, 2000; Sommantico et al., 2021)","plainCitation":"(Dell’Isola et al., 2019; Lampis et al., 2019; Murdock &amp; Gore, Jr., 2004; Rodriguez et al., 2021; Rovers et al., 2007; Skowron, 2000; Sommantico et al., 2021)","noteIndex":0},"citationItems":[{"id":18392,"uris":["http://zotero.org/users/10055025/items/DHIDSMYK"],"itemData":{"id":18392,"type":"article-journal","abstract":"Differentiation of self has been associated with positive relationship outcomes, but little has been done to analyze the underlying mechanisms that promote these outcomes for highly differentiated people. Longitudinal data were collected from a sample of university students (N ¼ 162) and clinically relevant direct and indirect effects between I-position and emotional reactivity, anxious attachment, relationship efficacy, and relationship satisfaction and conflict hostility were analyzed using path analysis. In general, anxious attachment and relationship efficacy mediated the association between differentiation of self and conflict hostility. Clients may benefit from therapists assessing differentiation and attachment, facilitating conversations that contribute to increasing differentiation and attachment, and using both of these constructs as mechanisms to enhance relationships in young adults.","container-title":"The American Journal of Family Therapy","DOI":"10.1080/01926187.2019.1655814","ISSN":"0192-6187, 1521-0383","issue":"5","journalAbbreviation":"The American Journal of Family Therapy","language":"en","page":"293-310","source":"DOI.org (Crossref)","title":"Underlying Mechanisms Explaining the Link between Differentiation and Romantic Relationship Outcomes","volume":"47","author":[{"family":"Dell’Isola","given":"Richard"},{"family":"Durtschi","given":"Jared"},{"family":"Morgan","given":"Preston"}],"issued":{"date-parts":[["2019",10,20]]},"citation-key":"dellisolaUnderlyingMechanismsExplaining2019"}},{"id":18382,"uris":["http://zotero.org/users/10055025/items/PL6FJ7F5"],"itemData":{"id":18382,"type":"article-journal","abstract":"Bowen's multigenerational theory provides an account of how the internalization of experiences within the family of origin promotes development of the ability to maintain a distinct self whilst also making intimate connections with others. Differentiated people can maintain their I‐position in intimate relationships. They can remain calm in conflictual relationships, resolve relational problems effectively, and reach compromises. Fusion with others, emotional cut‐off, and emotional reactivity instead are common reactions to relational stress in undifferentiated people. Emotional reactivity is the tendency to react to stressors with irrational and intense emotional arousal. Fusion with others is an excessive emotional involvement in significant relationships, whilst emotional cut‐off is the tendency to manage relationship anxiety through physical and emotional distance. This study is based on Bowen's theory, starting from the assumption that dyadic adjustment can be affected both by a member's differentiation of self (actor effect) and by his or her partner's differentiation of self (partner effect). We used the Actor‐Partner Interdependence Model to study the relationship between differentiation of self and dyadic adjustment in a convenience sample of 137 heterosexual Italian couples (nonindependent, dyadic data). The couples completed the Differentiation of Self Inventory and the Dyadic Adjustment Scale. Men's dyadic adjustment depended only on their personal I‐position, whereas women's dyadic adjustment was affected by their personal I‐position and emotional cut‐off as well as by their partner's I‐position and emotional cut‐off. The empirical and clinical implications of the results are discussed.\n          , \n            \n              La teoría multigeneracional de Bowen (1978) ofrece una explicación de cómo la internalización de experiencias dentro de la familia de origen promueve el desarrollo de la capacidad para mantener un yo diferenciado y a su vez conectarse de forma íntima con otras personas. Las personas diferenciadas pueden mantener su posición del yo en las relaciones amorosas. Pueden mantener la calma en relaciones conflictivas, resolver problemas relacionales eficazmente y llegar a acuerdos. En cambio, la fusión con los demás, el distanciamiento emocional y la sensibilidad emocional son reacciones comuntes al estrés relacional en las personas indiferenciadas. La sensibilidad emocional es la tendencia a reaccionar a factores desencadentes de estrés con excitación emocional irracional e intensa. La fusión con los demás es una implicación emocional excesiva en las relaciones significativas, mientras que el distanciamiento emocional es la tendencia a controlar la ansiedad relacional mediante la distancia física y emocional. Este estudio se basa en la teoría de Bowen, comenzando desde la suposición de que la adaptación diádica puede verse afectada tanto por la diferenciación del yo de un integrante de la pareja (efecto actor) como por la diferenciación del yo de su pareja (efecto pareja). Utilizamos el modelo de interdependicia actor‐pareja (Cook &amp; Kenny, 2005) para estudiar la relación entre la diferenciación del yo y la adaptación diádica en una muestra de conveniencia de 137 parejas italianas heterosexuales (datos diádicos, no independientes). Las parejas contestaron la “Encuesta sobre la diferenciación del yo” (\n              Differentiation of Self Inventory\n              , Skowron &amp; Schmitt, 2003) y la “Escala de adaptación diádica” (\n              Dyadic Adjustment Scale\n              , Spanier, 1976). La adaptación diádica de los hombres dependió solo de su posición personal del yo, mientras que la adaptación diádica de las mujeres estuvo afectada por su posición personal del yo y el distanciamiento emocional así como por la posición del yo y el distanciamiento emocional de su pareja. Se debaten las consecuencias empíricas y clínicas de los resultados.\n            \n          , \n            Bowen (1978)</w:instrText>
      </w:r>
      <w:r w:rsidR="00DA6D77">
        <w:rPr>
          <w:rFonts w:ascii="MS Gothic" w:eastAsia="MS Gothic" w:hAnsi="MS Gothic" w:cs="MS Gothic" w:hint="eastAsia"/>
        </w:rPr>
        <w:instrText>的多代理</w:instrText>
      </w:r>
      <w:r w:rsidR="00DA6D77">
        <w:rPr>
          <w:rFonts w:ascii="Microsoft JhengHei" w:eastAsia="Microsoft JhengHei" w:hAnsi="Microsoft JhengHei" w:cs="Microsoft JhengHei" w:hint="eastAsia"/>
        </w:rPr>
        <w:instrText>论提供了关于原生家庭内部经历内化如何促进保持明确自我同时和他人建立亲密关系能力发展的论述。差异化人群能够在亲密关系中保持其自我身份。他们能够在冲突关系中保持平静</w:instrText>
      </w:r>
      <w:r w:rsidR="00DA6D77">
        <w:instrText>,</w:instrText>
      </w:r>
      <w:r w:rsidR="00DA6D77">
        <w:rPr>
          <w:rFonts w:ascii="MS Gothic" w:eastAsia="MS Gothic" w:hAnsi="MS Gothic" w:cs="MS Gothic" w:hint="eastAsia"/>
        </w:rPr>
        <w:instrText>有效解决关系</w:instrText>
      </w:r>
      <w:r w:rsidR="00DA6D77">
        <w:rPr>
          <w:rFonts w:ascii="Microsoft JhengHei" w:eastAsia="Microsoft JhengHei" w:hAnsi="Microsoft JhengHei" w:cs="Microsoft JhengHei" w:hint="eastAsia"/>
        </w:rPr>
        <w:instrText>问题</w:instrText>
      </w:r>
      <w:r w:rsidR="00DA6D77">
        <w:instrText>,</w:instrText>
      </w:r>
      <w:r w:rsidR="00DA6D77">
        <w:rPr>
          <w:rFonts w:ascii="MS Gothic" w:eastAsia="MS Gothic" w:hAnsi="MS Gothic" w:cs="MS Gothic" w:hint="eastAsia"/>
        </w:rPr>
        <w:instrText>并达成妥</w:instrText>
      </w:r>
      <w:r w:rsidR="00DA6D77">
        <w:rPr>
          <w:rFonts w:ascii="Microsoft JhengHei" w:eastAsia="Microsoft JhengHei" w:hAnsi="Microsoft JhengHei" w:cs="Microsoft JhengHei" w:hint="eastAsia"/>
        </w:rPr>
        <w:instrText>协。相反和他人的融汇</w:instrText>
      </w:r>
      <w:r w:rsidR="00DA6D77">
        <w:instrText>,</w:instrText>
      </w:r>
      <w:r w:rsidR="00DA6D77">
        <w:rPr>
          <w:rFonts w:ascii="MS Gothic" w:eastAsia="MS Gothic" w:hAnsi="MS Gothic" w:cs="MS Gothic" w:hint="eastAsia"/>
        </w:rPr>
        <w:instrText>情感隔阻以及情</w:instrText>
      </w:r>
      <w:r w:rsidR="00DA6D77">
        <w:rPr>
          <w:rFonts w:ascii="Microsoft JhengHei" w:eastAsia="Microsoft JhengHei" w:hAnsi="Microsoft JhengHei" w:cs="Microsoft JhengHei" w:hint="eastAsia"/>
        </w:rPr>
        <w:instrText>绪化反应性是非差异化人群面对关系压力时的普遍反应。情绪化反应指应对压力源时非理性</w:instrText>
      </w:r>
      <w:r w:rsidR="00DA6D77">
        <w:instrText>,</w:instrText>
      </w:r>
      <w:r w:rsidR="00DA6D77">
        <w:rPr>
          <w:rFonts w:ascii="MS Gothic" w:eastAsia="MS Gothic" w:hAnsi="MS Gothic" w:cs="MS Gothic" w:hint="eastAsia"/>
        </w:rPr>
        <w:instrText>激烈的情</w:instrText>
      </w:r>
      <w:r w:rsidR="00DA6D77">
        <w:rPr>
          <w:rFonts w:ascii="Microsoft JhengHei" w:eastAsia="Microsoft JhengHei" w:hAnsi="Microsoft JhengHei" w:cs="Microsoft JhengHei" w:hint="eastAsia"/>
        </w:rPr>
        <w:instrText>绪反应。和他人融汇指在重要关系中过度情感投入</w:instrText>
      </w:r>
      <w:r w:rsidR="00DA6D77">
        <w:instrText>,</w:instrText>
      </w:r>
      <w:r w:rsidR="00DA6D77">
        <w:rPr>
          <w:rFonts w:ascii="MS Gothic" w:eastAsia="MS Gothic" w:hAnsi="MS Gothic" w:cs="MS Gothic" w:hint="eastAsia"/>
        </w:rPr>
        <w:instrText>而情感阻隔指通</w:instrText>
      </w:r>
      <w:r w:rsidR="00DA6D77">
        <w:rPr>
          <w:rFonts w:ascii="Microsoft JhengHei" w:eastAsia="Microsoft JhengHei" w:hAnsi="Microsoft JhengHei" w:cs="Microsoft JhengHei" w:hint="eastAsia"/>
        </w:rPr>
        <w:instrText>过身体和情感距离来应对关系焦虑的倾向。该研究基于</w:instrText>
      </w:r>
      <w:r w:rsidR="00DA6D77">
        <w:instrText>Bowen</w:instrText>
      </w:r>
      <w:r w:rsidR="00DA6D77">
        <w:rPr>
          <w:rFonts w:ascii="MS Gothic" w:eastAsia="MS Gothic" w:hAnsi="MS Gothic" w:cs="MS Gothic" w:hint="eastAsia"/>
        </w:rPr>
        <w:instrText>的理</w:instrText>
      </w:r>
      <w:r w:rsidR="00DA6D77">
        <w:rPr>
          <w:rFonts w:ascii="Microsoft JhengHei" w:eastAsia="Microsoft JhengHei" w:hAnsi="Microsoft JhengHei" w:cs="Microsoft JhengHei" w:hint="eastAsia"/>
        </w:rPr>
        <w:instrText>论</w:instrText>
      </w:r>
      <w:r w:rsidR="00DA6D77">
        <w:instrText>,</w:instrText>
      </w:r>
      <w:r w:rsidR="00DA6D77">
        <w:rPr>
          <w:rFonts w:ascii="MS Gothic" w:eastAsia="MS Gothic" w:hAnsi="MS Gothic" w:cs="MS Gothic" w:hint="eastAsia"/>
        </w:rPr>
        <w:instrText>从假</w:instrText>
      </w:r>
      <w:r w:rsidR="00DA6D77">
        <w:rPr>
          <w:rFonts w:ascii="Microsoft JhengHei" w:eastAsia="Microsoft JhengHei" w:hAnsi="Microsoft JhengHei" w:cs="Microsoft JhengHei" w:hint="eastAsia"/>
        </w:rPr>
        <w:instrText>设一个人的自我差异化</w:instrText>
      </w:r>
      <w:r w:rsidR="00DA6D77">
        <w:instrText>(</w:instrText>
      </w:r>
      <w:r w:rsidR="00DA6D77">
        <w:rPr>
          <w:rFonts w:ascii="MS Gothic" w:eastAsia="MS Gothic" w:hAnsi="MS Gothic" w:cs="MS Gothic" w:hint="eastAsia"/>
        </w:rPr>
        <w:instrText>行</w:instrText>
      </w:r>
      <w:r w:rsidR="00DA6D77">
        <w:rPr>
          <w:rFonts w:ascii="Microsoft JhengHei" w:eastAsia="Microsoft JhengHei" w:hAnsi="Microsoft JhengHei" w:cs="Microsoft JhengHei" w:hint="eastAsia"/>
        </w:rPr>
        <w:instrText>为者效果</w:instrText>
      </w:r>
      <w:r w:rsidR="00DA6D77">
        <w:instrText>)</w:instrText>
      </w:r>
      <w:r w:rsidR="00DA6D77">
        <w:rPr>
          <w:rFonts w:ascii="MS Gothic" w:eastAsia="MS Gothic" w:hAnsi="MS Gothic" w:cs="MS Gothic" w:hint="eastAsia"/>
        </w:rPr>
        <w:instrText>和其伴</w:instrText>
      </w:r>
      <w:r w:rsidR="00DA6D77">
        <w:rPr>
          <w:rFonts w:ascii="Microsoft JhengHei" w:eastAsia="Microsoft JhengHei" w:hAnsi="Microsoft JhengHei" w:cs="Microsoft JhengHei" w:hint="eastAsia"/>
        </w:rPr>
        <w:instrText>侣的自我差异化</w:instrText>
      </w:r>
      <w:r w:rsidR="00DA6D77">
        <w:instrText>(</w:instrText>
      </w:r>
      <w:r w:rsidR="00DA6D77">
        <w:rPr>
          <w:rFonts w:ascii="MS Gothic" w:eastAsia="MS Gothic" w:hAnsi="MS Gothic" w:cs="MS Gothic" w:hint="eastAsia"/>
        </w:rPr>
        <w:instrText>伴</w:instrText>
      </w:r>
      <w:r w:rsidR="00DA6D77">
        <w:rPr>
          <w:rFonts w:ascii="Microsoft JhengHei" w:eastAsia="Microsoft JhengHei" w:hAnsi="Microsoft JhengHei" w:cs="Microsoft JhengHei" w:hint="eastAsia"/>
        </w:rPr>
        <w:instrText>侣效果</w:instrText>
      </w:r>
      <w:r w:rsidR="00DA6D77">
        <w:instrText>)</w:instrText>
      </w:r>
      <w:r w:rsidR="00DA6D77">
        <w:rPr>
          <w:rFonts w:ascii="MS Gothic" w:eastAsia="MS Gothic" w:hAnsi="MS Gothic" w:cs="MS Gothic" w:hint="eastAsia"/>
        </w:rPr>
        <w:instrText>都能</w:instrText>
      </w:r>
      <w:r w:rsidR="00DA6D77">
        <w:rPr>
          <w:rFonts w:ascii="Microsoft JhengHei" w:eastAsia="Microsoft JhengHei" w:hAnsi="Microsoft JhengHei" w:cs="Microsoft JhengHei" w:hint="eastAsia"/>
        </w:rPr>
        <w:instrText>够影响二元调试开始。我们</w:instrText>
      </w:r>
      <w:r w:rsidR="00DA6D77">
        <w:instrText xml:space="preserve"> </w:instrText>
      </w:r>
      <w:r w:rsidR="00DA6D77">
        <w:rPr>
          <w:rFonts w:ascii="MS Gothic" w:eastAsia="MS Gothic" w:hAnsi="MS Gothic" w:cs="MS Gothic" w:hint="eastAsia"/>
        </w:rPr>
        <w:instrText>使用行</w:instrText>
      </w:r>
      <w:r w:rsidR="00DA6D77">
        <w:rPr>
          <w:rFonts w:ascii="Microsoft JhengHei" w:eastAsia="Microsoft JhengHei" w:hAnsi="Microsoft JhengHei" w:cs="Microsoft JhengHei" w:hint="eastAsia"/>
        </w:rPr>
        <w:instrText>为者</w:instrText>
      </w:r>
      <w:r w:rsidR="00DA6D77">
        <w:instrText>‐</w:instrText>
      </w:r>
      <w:r w:rsidR="00DA6D77">
        <w:rPr>
          <w:rFonts w:ascii="MS Gothic" w:eastAsia="MS Gothic" w:hAnsi="MS Gothic" w:cs="MS Gothic" w:hint="eastAsia"/>
        </w:rPr>
        <w:instrText>伴</w:instrText>
      </w:r>
      <w:r w:rsidR="00DA6D77">
        <w:rPr>
          <w:rFonts w:ascii="Microsoft JhengHei" w:eastAsia="Microsoft JhengHei" w:hAnsi="Microsoft JhengHei" w:cs="Microsoft JhengHei" w:hint="eastAsia"/>
        </w:rPr>
        <w:instrText>侣相互依靠模型</w:instrText>
      </w:r>
      <w:r w:rsidR="00DA6D77">
        <w:instrText>(Cook &amp; Kenny, 2005; )</w:instrText>
      </w:r>
      <w:r w:rsidR="00DA6D77">
        <w:rPr>
          <w:rFonts w:ascii="MS Gothic" w:eastAsia="MS Gothic" w:hAnsi="MS Gothic" w:cs="MS Gothic" w:hint="eastAsia"/>
        </w:rPr>
        <w:instrText>来研究在由</w:instrText>
      </w:r>
      <w:r w:rsidR="00DA6D77">
        <w:instrText>137</w:instrText>
      </w:r>
      <w:r w:rsidR="00DA6D77">
        <w:rPr>
          <w:rFonts w:ascii="Microsoft JhengHei" w:eastAsia="Microsoft JhengHei" w:hAnsi="Microsoft JhengHei" w:cs="Microsoft JhengHei" w:hint="eastAsia"/>
        </w:rPr>
        <w:instrText>对异性恋意大利裔伴侣</w:instrText>
      </w:r>
      <w:r w:rsidR="00DA6D77">
        <w:instrText>(</w:instrText>
      </w:r>
      <w:r w:rsidR="00DA6D77">
        <w:rPr>
          <w:rFonts w:ascii="MS Gothic" w:eastAsia="MS Gothic" w:hAnsi="MS Gothic" w:cs="MS Gothic" w:hint="eastAsia"/>
        </w:rPr>
        <w:instrText>非独立二元数据</w:instrText>
      </w:r>
      <w:r w:rsidR="00DA6D77">
        <w:instrText>)</w:instrText>
      </w:r>
      <w:r w:rsidR="00DA6D77">
        <w:rPr>
          <w:rFonts w:ascii="MS Gothic" w:eastAsia="MS Gothic" w:hAnsi="MS Gothic" w:cs="MS Gothic" w:hint="eastAsia"/>
        </w:rPr>
        <w:instrText>构成的便利</w:instrText>
      </w:r>
      <w:r w:rsidR="00DA6D77">
        <w:rPr>
          <w:rFonts w:ascii="Microsoft JhengHei" w:eastAsia="Microsoft JhengHei" w:hAnsi="Microsoft JhengHei" w:cs="Microsoft JhengHei" w:hint="eastAsia"/>
        </w:rPr>
        <w:instrText>样本中自我差异化和二元调试之间的关系。这些伴侣完成了自我差异化清单</w:instrText>
      </w:r>
      <w:r w:rsidR="00DA6D77">
        <w:instrText>(Skowron &amp; Schmitt, 2003; )</w:instrText>
      </w:r>
      <w:r w:rsidR="00DA6D77">
        <w:rPr>
          <w:rFonts w:ascii="MS Gothic" w:eastAsia="MS Gothic" w:hAnsi="MS Gothic" w:cs="MS Gothic" w:hint="eastAsia"/>
        </w:rPr>
        <w:instrText>以及二元</w:instrText>
      </w:r>
      <w:r w:rsidR="00DA6D77">
        <w:rPr>
          <w:rFonts w:ascii="Microsoft JhengHei" w:eastAsia="Microsoft JhengHei" w:hAnsi="Microsoft JhengHei" w:cs="Microsoft JhengHei" w:hint="eastAsia"/>
        </w:rPr>
        <w:instrText>调试尺度</w:instrText>
      </w:r>
      <w:r w:rsidR="00DA6D77">
        <w:instrText>(Spanier, 1976)</w:instrText>
      </w:r>
      <w:r w:rsidR="00DA6D77">
        <w:rPr>
          <w:rFonts w:ascii="MS Gothic" w:eastAsia="MS Gothic" w:hAnsi="MS Gothic" w:cs="MS Gothic" w:hint="eastAsia"/>
        </w:rPr>
        <w:instrText>。男性二元</w:instrText>
      </w:r>
      <w:r w:rsidR="00DA6D77">
        <w:rPr>
          <w:rFonts w:ascii="Microsoft JhengHei" w:eastAsia="Microsoft JhengHei" w:hAnsi="Microsoft JhengHei" w:cs="Microsoft JhengHei" w:hint="eastAsia"/>
        </w:rPr>
        <w:instrText>调试取决于其个人身份感</w:instrText>
      </w:r>
      <w:r w:rsidR="00DA6D77">
        <w:instrText>,</w:instrText>
      </w:r>
      <w:r w:rsidR="00DA6D77">
        <w:rPr>
          <w:rFonts w:ascii="MS Gothic" w:eastAsia="MS Gothic" w:hAnsi="MS Gothic" w:cs="MS Gothic" w:hint="eastAsia"/>
        </w:rPr>
        <w:instrText>而女性二元</w:instrText>
      </w:r>
      <w:r w:rsidR="00DA6D77">
        <w:rPr>
          <w:rFonts w:ascii="Microsoft JhengHei" w:eastAsia="Microsoft JhengHei" w:hAnsi="Microsoft JhengHei" w:cs="Microsoft JhengHei" w:hint="eastAsia"/>
        </w:rPr>
        <w:instrText>调试受其个人身份</w:instrText>
      </w:r>
      <w:r w:rsidR="00DA6D77">
        <w:instrText>,</w:instrText>
      </w:r>
      <w:r w:rsidR="00DA6D77">
        <w:rPr>
          <w:rFonts w:ascii="MS Gothic" w:eastAsia="MS Gothic" w:hAnsi="MS Gothic" w:cs="MS Gothic" w:hint="eastAsia"/>
        </w:rPr>
        <w:instrText>情感阻隔以及其伴</w:instrText>
      </w:r>
      <w:r w:rsidR="00DA6D77">
        <w:rPr>
          <w:rFonts w:ascii="Microsoft JhengHei" w:eastAsia="Microsoft JhengHei" w:hAnsi="Microsoft JhengHei" w:cs="Microsoft JhengHei" w:hint="eastAsia"/>
        </w:rPr>
        <w:instrText>侣个人身份和情感阻隔的影响。我们还讨论了这些研究发现的实症以及临床意义。</w:instrText>
      </w:r>
      <w:r w:rsidR="00DA6D77">
        <w:instrText xml:space="preserve">","container-title":"Family Process","DOI":"10.1111/famp.12370","ISSN":"0014-7370, 1545-5300","issue":"3","journalAbbreviation":"Family Process","language":"en","page":"698-715","source":"DOI.org (Crossref)","title":"Differentiation of Self and Dyadic Adjustment in Couple Relationships: A Dyadic Analysis Using the Actor‐Partner Interdependence Model","title-short":"Differentiation of Self and Dyadic Adjustment in Couple Relationships","volume":"58","author":[{"family":"Lampis","given":"Jessica"},{"family":"Cataudella","given":"Stefania"},{"family":"Agus","given":"Mirian"},{"family":"Busonera","given":"Alessandra"},{"family":"Skowron","given":"Elizabeth A."}],"issued":{"date-parts":[["2019",9]]},"citation-key":"lampisDifferentiationSelfDyadic2019"}},{"id":1207,"uris":["http://zotero.org/users/10055025/items/2SHMTJ8S"],"itemData":{"id":1207,"type":"article-journal","abstract":"Differentiation of self from the family of origin is thought to be a significant factor in psychological functioning. Bowen contended that the effects of stress are moderated by differentiation of self, such that high levels of stress would have more impact on individuals lower in differentiation as compared to individuals higher in differentiation in predicting dysfunction. We tested this hypothesis and also assessed the relations among stress, coping, differentiation of self, and dysfunction. Results provided support for Bowen’s prediction; differentiation indeed moderated the effects of perceived stress in predicting psychological functioning in expected ways. The interaction of differentiation of self and stress predicted variance in functioning beyond what was accounted for by coping styles, suggesting that although coping and differentiation of self are related, they are not synonymous.","container-title":"Contemporary Family Therapy","DOI":"10.1023/B:COFT.0000037918.53929.18","ISSN":"0892-2764","issue":"3","journalAbbreviation":"Contemporary Family Therapy","language":"en","page":"319-335","source":"DOI.org (Crossref)","title":"Stress, Coping, and Differentiation of Self: A Test of Bowen Theory","title-short":"Stress, Coping, and Differentiation of Self","volume":"26","author":[{"family":"Murdock","given":"Nancy L."},{"family":"Gore, Jr.","given":"Paul A."}],"issued":{"date-parts":[["2004",9]]},"citation-key":"murdockStressCopingDifferentiation2004"}},{"id":20741,"uris":["http://zotero.org/users/10055025/items/59K4RNFP"],"itemData":{"id":20741,"type":"article-journal","container-title":"Psychology of Addictive Behaviors","DOI":"10.1037/adb0000724","ISSN":"1939-1501, 0893-164X","issue":"4","journalAbbreviation":"Psychology of Addictive Behaviors","language":"en","page":"377-390","source":"DOI.org (Crossref)","title":"COVID-19 psychological and financial stress and their links to drinking: A dyadic analysis in romantic couples.","title-short":"COVID-19 psychological and financial stress and their links to drinking","volume":"35","author":[{"family":"Rodriguez","given":"Lindsey M."},{"family":"Litt","given":"Dana M."},{"family":"Stewart","given":"Sherry H."}],"issued":{"date-parts":[["2021",6]]},"citation-key":"rodriguezCOVID19PsychologicalFinancial2021"}},{"id":18394,"uris":["http://zotero.org/users/10055025/items/4G36XJUZ"],"itemData":{"id":18394,"type":"article-journal","container-title":"Journal of Couple &amp; Relationship Therapy","DOI":"10.1300/J398v06n03_01","ISSN":"1533-2691, 1533-2683","issue":"3","journalAbbreviation":"Journal of Couple &amp; Relationship Therapy","language":"en","page":"1-23","source":"DOI.org (Crossref)","title":"Choosing a Partner of Equal Differentiation: A New Paradigm Utilizing Similarity and Complementarity Measures","title-short":"Choosing a Partner of Equal Differentiation","volume":"6","author":[{"family":"Rovers","given":"Martin"},{"family":"Kocum","given":"Lucie"},{"family":"Briscoe-Dimock","given":"Shelley"},{"family":"Myers","given":"Patricia Coffey"},{"family":"Cotnam","given":"Stephen"},{"family":"Henry","given":"Tamara"},{"family":"Kwasniewski","given":"Elizabeth"},{"family":"Sheppard","given":"Dion"}],"issued":{"date-parts":[["2007",11,28]]},"citation-key":"roversChoosingPartnerEqual2007"}},{"id":18367,"uris":["http://zotero.org/users/10055025/items/ASGEKIJ8"],"itemData":{"id":18367,"type":"article-journal","container-title":"Journal of Counseling Psychology","DOI":"10.1037/0022-0167.47.2.229","ISSN":"1939-2168, 0022-0167","issue":"2","journalAbbreviation":"Journal of Counseling Psychology","language":"en","page":"229-237","source":"DOI.org (Crossref)","title":"The role of differentiation of self in marital adjustment.","volume":"47","author":[{"family":"Skowron","given":"Elizabeth A."}],"issued":{"date-parts":[["2000",4]]},"citation-key":"skowronRoleDifferentiationSelf2000"}},{"id":18410,"uris":["http://zotero.org/users/10055025/items/MY3TCZYP"],"itemData":{"id":18410,"type":"article-journal","abstract":"We examined adult attachment styles, differentiation of self, and relationship satisfaction in a sample of 298 Italian lesbians (48%) and gay men (52%), all of whom were ages 19–71 years (M = 36.1; SD = 11.8) and in a couple relationship for at least six months. Participants were recruited via the Internet and completed a web-based survey. We tested the hypotheses that attachment insecurity and differentiation of self would predict relationship satisfaction, as well as that differentiation of self would mediate the relationship between adult attachment and relationship satisfaction. Results supported the hypotheses, thus indicating that attachment insecurity and differentiation of self were correlated with and predicted relationship satisfaction. Furthermore, results supported the hypothesized mediating role of differentiation of self. Finally, results indicated that younger participants, lesbians, and participants in civil unions reported higher levels of relationship satisfaction. Implications for counselors and therapists working with LG populations are discussed.","container-title":"Contemporary Family Therapy","DOI":"10.1007/s10591-020-09563-5","ISSN":"0892-2764, 1573-3335","issue":"2","journalAbbreviation":"Contemp Fam Ther","language":"en","page":"154-164","source":"DOI.org (Crossref)","title":"Adult Attachment, Differentiation of Self, and Relationship Satisfaction in Lesbians and Gay Men","volume":"43","author":[{"family":"Sommantico","given":"Massimiliano"},{"family":"Iorio","given":"Ilaria"},{"family":"Lacatena","given":"Marina"},{"family":"Parrello","given":"Santa"}],"issued":{"date-parts":[["2021",6]]},"citation-key":"sommanticoAdultAttachmentDifferentiation2021"}}],"schema":"https://github.com/citation-style-language/schema/raw/master/csl-citation.json"} </w:instrText>
      </w:r>
      <w:r w:rsidR="00DA6D77">
        <w:fldChar w:fldCharType="separate"/>
      </w:r>
      <w:r w:rsidR="00DA6D77" w:rsidRPr="00751892">
        <w:rPr>
          <w:rFonts w:cs="Times New Roman"/>
        </w:rPr>
        <w:t>(Dell’Isola et al., 2019; Lampis et al., 2019; Murdock &amp; Gore, Jr., 2004; Rodriguez et al., 2021; Rovers et al., 2007; Skowron, 2000; Sommantico et al., 2021)</w:t>
      </w:r>
      <w:r w:rsidR="00DA6D77">
        <w:fldChar w:fldCharType="end"/>
      </w:r>
      <w:r w:rsidR="00DA6D77">
        <w:t xml:space="preserve">. </w:t>
      </w:r>
      <w:r w:rsidR="008F14BD">
        <w:t xml:space="preserve">The </w:t>
      </w:r>
      <w:r w:rsidR="00DD78B2">
        <w:t xml:space="preserve">research is </w:t>
      </w:r>
      <w:r w:rsidR="00DD78B2">
        <w:lastRenderedPageBreak/>
        <w:t xml:space="preserve">unclear </w:t>
      </w:r>
      <w:r w:rsidR="00C2376D">
        <w:t xml:space="preserve">and inconsistent </w:t>
      </w:r>
      <w:proofErr w:type="gramStart"/>
      <w:r w:rsidR="00805110">
        <w:t>in regards to</w:t>
      </w:r>
      <w:proofErr w:type="gramEnd"/>
      <w:r w:rsidR="00805110">
        <w:t xml:space="preserve"> the role of differentiation in shaping relationship dynamics and outcomes. Understanding </w:t>
      </w:r>
      <w:r w:rsidR="00F369C3">
        <w:t>differentiation can offer valuable insights into couple functioning and provide a framework for therapeutic interventions aimed at improving relationship quality.</w:t>
      </w:r>
    </w:p>
    <w:p w14:paraId="37B2BF31" w14:textId="65065173" w:rsidR="009C1A95" w:rsidRDefault="00C150D0" w:rsidP="7E7348D6">
      <w:pPr>
        <w:ind w:firstLine="720"/>
      </w:pPr>
      <w:r>
        <w:t xml:space="preserve">Although we have evidence that differentiation is associated with relationship outcomes, it is unclear how </w:t>
      </w:r>
      <w:proofErr w:type="gramStart"/>
      <w:r>
        <w:t>this manifests</w:t>
      </w:r>
      <w:proofErr w:type="gramEnd"/>
      <w:r>
        <w:t xml:space="preserve"> in relationships. One possible way could be in how the couple members communicate especially during conflict. Since differentiation is often proposed </w:t>
      </w:r>
      <w:proofErr w:type="gramStart"/>
      <w:r>
        <w:t>as a way to</w:t>
      </w:r>
      <w:proofErr w:type="gramEnd"/>
      <w:r>
        <w:t xml:space="preserve"> regulate distance in relationships, it may be that how couple members communicate </w:t>
      </w:r>
      <w:r w:rsidR="008E21DA">
        <w:t>is</w:t>
      </w:r>
      <w:r>
        <w:t xml:space="preserve"> isomorphic to the way they attempt to regulate distance in their relationship. One </w:t>
      </w:r>
      <w:r w:rsidR="008E21DA">
        <w:t>communication pattern that may be useful in understanding this distance regulation is demand withdraw.</w:t>
      </w:r>
      <w:r>
        <w:t xml:space="preserve"> </w:t>
      </w:r>
    </w:p>
    <w:p w14:paraId="676D3657" w14:textId="2C0C6A65" w:rsidR="00A573CB" w:rsidRDefault="00A573CB" w:rsidP="00A573CB">
      <w:pPr>
        <w:pStyle w:val="Heading2"/>
      </w:pPr>
      <w:bookmarkStart w:id="11" w:name="_Toc190009187"/>
      <w:r>
        <w:t>Demand Withdraw</w:t>
      </w:r>
      <w:r w:rsidR="00F44774">
        <w:t xml:space="preserve"> Communication Patterns in Relationships</w:t>
      </w:r>
      <w:bookmarkEnd w:id="11"/>
    </w:p>
    <w:p w14:paraId="05B788ED" w14:textId="78DB15D1" w:rsidR="005638F7" w:rsidRDefault="004E71D6" w:rsidP="005638F7">
      <w:r>
        <w:tab/>
      </w:r>
      <w:r w:rsidR="00F407EE">
        <w:t>The demand-withdraw interac</w:t>
      </w:r>
      <w:r w:rsidR="00082456">
        <w:t>tion patter</w:t>
      </w:r>
      <w:r w:rsidR="009D4936">
        <w:t>n</w:t>
      </w:r>
      <w:r w:rsidR="00082456">
        <w:t xml:space="preserve"> is a destructive communication pattern frequently observed in distressed romantic relationships, particularly during conflict discussion</w:t>
      </w:r>
      <w:r w:rsidR="009121DD">
        <w:t xml:space="preserve">s. </w:t>
      </w:r>
      <w:r w:rsidR="00E051D3">
        <w:t>It is characterized by one partner, the demander, pressuring the other for change through nagging, criticizing, complaining, or making requests, while the other partner, the withdrawer</w:t>
      </w:r>
      <w:r w:rsidR="00ED53BC">
        <w:t>, avoids the conversation through silence, changing the subject, or even physical withdrawal</w:t>
      </w:r>
      <w:r w:rsidR="00DA6D77">
        <w:t xml:space="preserve"> </w:t>
      </w:r>
      <w:r w:rsidR="00DA6D77">
        <w:fldChar w:fldCharType="begin"/>
      </w:r>
      <w:r w:rsidR="00DA6D77">
        <w:instrText xml:space="preserve"> ADDIN ZOTERO_ITEM CSL_CITATION {"citationID":"yOpTMXrx","properties":{"formattedCitation":"(Baucom et al., 2010, 2011, 2015; Eldridge et al., 2007; Eldridge &amp; Baucom, 2012; Holley et al., 2013)","plainCitation":"(Baucom et al., 2010, 2011, 2015; Eldridge et al., 2007; Eldridge &amp; Baucom, 2012; Holley et al., 2013)","noteIndex":0},"citationItems":[{"id":17119,"uris":["http://zotero.org/users/10055025/items/XSP8JI4C"],"itemData":{"id":17119,"type":"article-journal","container-title":"Journal of Family Psychology","DOI":"10.1037/a0019717","ISSN":"1939-1293, 0893-3200","issue":"3","journalAbbreviation":"Journal of Family Psychology","language":"en","page":"233-242","source":"DOI.org (Crossref)","title":"Gender, topic, and time in observed demand–withdraw interaction in cross- and same-sex couples.","volume":"24","author":[{"family":"Baucom","given":"Brian R."},{"family":"McFarland","given":"Pamela T."},{"family":"Christensen","given":"Andrew"}],"issued":{"date-parts":[["2010"]]},"citation-key":"baucomGenderTopicTime2010"}},{"id":17273,"uris":["http://zotero.org/users/10055025/items/ZTHXYH3U"],"itemData":{"id":17273,"type":"article-journal","abstract":"Associations between vocally expressed emotional arousal, influence tactics, and demand/ withdraw behavior were examined in a treatment-seeking sample of 130 seriously and stably distressed, married, heterosexual couples and in a community sample (N   38) of 18 married heterosexual and 20 dating heterosexual couples. Fundamental frequency was used to measure emotional arousal, and computational linguistics were used to measure influence tactics. Higher levels of demand/withdraw behavior were associated with greater use of manipulative and controlling influence tactics, higher levels of emotional arousal, and less frequent use of cooperative and compromising influence tactics. Overall, demanders tended to express more arousal and to use more influence tactics than withdrawers. Both influence tactics and emotional arousal were uniquely associated with demand/withdraw behavior. Implications of results are discussed for refining theories of demand/withdraw interaction.","container-title":"Journal of Family Psychology","DOI":"10.1037/a0024064","ISSN":"1939-1293, 0893-3200","issue":"4","journalAbbreviation":"Journal of Family Psychology","language":"en","page":"570-580","source":"DOI.org (Crossref)","title":"The language of demand/withdraw: Verbal and vocal expression in dyadic interactions.","title-short":"The language of demand/withdraw","volume":"25","author":[{"family":"Baucom","given":"Brian R."},{"family":"Atkins","given":"David C."},{"family":"Eldridge","given":"Kathleen"},{"family":"McFarland","given":"Pamela"},{"family":"Sevier","given":"Mia"},{"family":"Christensen","given":"Andrew"}],"issued":{"date-parts":[["2011"]]},"citation-key":"baucomLanguageDemandWithdraw2011"}},{"id":16978,"uris":["http://zotero.org/users/10055025/items/WV4IC39M"],"itemData":{"id":16978,"type":"article-journal","abstract":"The demand/withdraw interaction pattern is a destructive cycle of relationship communication behavior that is associated with negative individual and relationship outcomes. Demand/withdraw behavior is thought to be strongly linked to partners’ emotional reactions, but current theories are inconsistent with empirical findings. The current study proposes the interpersonal process model of demand/withdraw behavior, which includes linkages between each partners’ emotional reactions and the interpersonal behavior of demanding and withdrawing. Data come from problem solving discussions of 55 German couples with observationally coded demand/withdraw behavior and fundamental frequency (f0)to measure vocally encoded emotional arousal. Actor–partner interdependence models (Kenny, Kashy, &amp; Cook, 2006) were used to examine associations among demand/withdraw behavior and f0 in the overall discussion and 5-min segments. Significant cross-partner associations emerged for demanding and withdrawing behavior across the whole conversation as well as within 5-min segments, and these associations are partially accounted for by each individual’s f0. When behaviorally coded demanders expressed more vocal arousal, they demanded more and withdrew less while their partners withdrew more. In contrast, when behaviorally coded withdrawers expressed more vocal arousal, their partners demanded less and withdrew more. Findings demonstrate that demand/withdraw behavior varies between couples (i.e., some couples engage in a stronger demand/withdraw cycle than others) and between segments (i.e., when 1 partner increases demanding, the other increases withdrawing). Findings support key elements of the interpersonal process model, showing intra- and interpersonal pathways linking demand/withdraw behavior and emotion and demonstrate the importance of partners’ behavioral roles in these linkages.","container-title":"Journal of Family Psychology","DOI":"10.1037/fam0000044","ISSN":"1939-1293, 0893-3200","issue":"1","journalAbbreviation":"Journal of Family Psychology","language":"en","page":"80-90","source":"DOI.org (Crossref)","title":"The interpersonal process model of demand/withdraw behavior.","volume":"29","author":[{"family":"Baucom","given":"Brian R."},{"family":"Dickenson","given":"Janna A."},{"family":"Atkins","given":"David C."},{"family":"Baucom","given":"Donald H."},{"family":"Fischer","given":"Melanie S."},{"family":"Weusthoff","given":"Sarah"},{"family":"Hahlweg","given":"Kurt"},{"family":"Zimmermann","given":"Tanja"}],"issued":{"date-parts":[["2015",2]]},"citation-key":"baucomInterpersonalProcessModel2015"}},{"id":16988,"uris":["http://zotero.org/users/10055025/items/ASG4C9NR"],"itemData":{"id":16988,"type":"article-journal","container-title":"Journal of Family Psychology","DOI":"10.1037/0893-3200.21.2.218","ISSN":"1939-1293, 0893-3200","issue":"2","journalAbbreviation":"Journal of Family Psychology","language":"en","page":"218-226","source":"DOI.org (Crossref)","title":"Demand-withdraw communication in severely distressed, moderately distressed, and nondistressed couples: Rigidity and polarity during relationship and personal problem discussions.","title-short":"Demand-withdraw communication in severely distressed, moderately distressed, and nondistressed couples","volume":"21","author":[{"family":"Eldridge","given":"Kathleen A."},{"family":"Sevier","given":"Mia"},{"family":"Jones","given":"Janice"},{"family":"Atkins","given":"David C."},{"family":"Christensen","given":"Andrew"}],"issued":{"date-parts":[["2007"]]},"citation-key":"eldridgeDemandwithdrawCommunicationSeverely2007"}},{"id":16998,"uris":["http://zotero.org/users/10055025/items/WVMZYGE2"],"itemData":{"id":16998,"type":"chapter","container-title":"The Wiley‐Blackwell Handbook of Couples and Family Relationships","edition":"1","ISBN":"978-1-4443-3450-0","language":"en","license":"http://doi.wiley.com/10.1002/tdm_license_1.1","note":"DOI: 10.1002/9781444354119.ch10","page":"144-158","publisher":"Wiley","source":"DOI.org (Crossref)","title":"Demand–Withdraw Communication in Couples","URL":"https://onlinelibrary.wiley.com/doi/10.1002/9781444354119.ch10","editor":[{"family":"Noller","given":"Patricia"},{"family":"Karantzas","given":"Gery C."}],"author":[{"family":"Eldridge","given":"Kathleen A."},{"family":"Baucom","given":"Brian"}],"accessed":{"date-parts":[["2024",6,28]]},"issued":{"date-parts":[["2012",1,20]]},"citation-key":"eldridgeDemandWithdrawCommunication2012"}},{"id":16996,"uris":["http://zotero.org/users/10055025/items/6W7XU9NC"],"itemData":{"id":16996,"type":"article-journal","abstract":"Demand‐withdraw communication is a set of conflict‐related behaviors in which one partner blames or pressures while the other partner withdraws or avoids. The present study examined age‐related changes in these behaviors longitudinally over the course of later life stages. One hundred twenty‐seven middle‐aged and older long‐term married couples were observed at 3 time points across 13 years as they engaged in a conversation about an area of relationship conflict. Husbands' and wives' demand‐withdraw behaviors (i.e., blame, pressure, withdrawal, avoidance) were objectively rated by trained coders at each time point. Data were analyzed using dyad‐level latent growth curve models in a structural equation modeling framework. For both husbands and wives, the results showed a longitudinal pattern of increasing avoidance behavior over time and stability in all other demand and withdraw behaviors. This study supports the notion that there is an important developmental shift in the way that conflict is handled in later life\n              .","container-title":"Journal of Marriage and Family","DOI":"10.1111/jomf.12051","ISSN":"0022-2445, 1741-3737","issue":"4","journalAbbreviation":"J of Marriage and Family","language":"en","page":"822-836","source":"DOI.org (Crossref)","title":"Age‐Related Changes in Demand‐Withdraw Communication Behaviors","volume":"75","author":[{"family":"Holley","given":"Sarah R."},{"family":"Haase","given":"Claudia M."},{"family":"Levenson","given":"Robert W."}],"issued":{"date-parts":[["2013",8]]},"citation-key":"holleyAgeRelatedChanges2013"}}],"schema":"https://github.com/citation-style-language/schema/raw/master/csl-citation.json"} </w:instrText>
      </w:r>
      <w:r w:rsidR="00DA6D77">
        <w:fldChar w:fldCharType="separate"/>
      </w:r>
      <w:r w:rsidR="00DA6D77" w:rsidRPr="00DA6D77">
        <w:rPr>
          <w:rFonts w:cs="Times New Roman"/>
        </w:rPr>
        <w:t xml:space="preserve">(Baucom et al., 2010, 2011, 2015; Eldridge et al., </w:t>
      </w:r>
      <w:r w:rsidR="00DA6D77" w:rsidRPr="00DA6D77">
        <w:rPr>
          <w:rFonts w:cs="Times New Roman"/>
        </w:rPr>
        <w:lastRenderedPageBreak/>
        <w:t>2007; Eldridge &amp; Baucom, 2012; Holley et al., 2013)</w:t>
      </w:r>
      <w:r w:rsidR="00DA6D77">
        <w:fldChar w:fldCharType="end"/>
      </w:r>
      <w:r w:rsidR="00F244B6">
        <w:t xml:space="preserve">. </w:t>
      </w:r>
      <w:r w:rsidR="00DB13E5">
        <w:t>This communication patter</w:t>
      </w:r>
      <w:r w:rsidR="00784974">
        <w:t xml:space="preserve">n is bidirectional whereby </w:t>
      </w:r>
      <w:r w:rsidR="002D1598">
        <w:t>one partner’s behavior influences the other</w:t>
      </w:r>
      <w:r w:rsidR="008C5BCD">
        <w:t xml:space="preserve">, creating an escalating cycle. </w:t>
      </w:r>
      <w:r w:rsidR="00B05A1A">
        <w:t>It is most consistently associated with relationship dissatisfaction across diverse relationship types and cultures</w:t>
      </w:r>
      <w:r w:rsidR="00F244B6">
        <w:t xml:space="preserve"> </w:t>
      </w:r>
      <w:r w:rsidR="00F244B6">
        <w:fldChar w:fldCharType="begin"/>
      </w:r>
      <w:r w:rsidR="00F244B6">
        <w:instrText xml:space="preserve"> ADDIN ZOTERO_ITEM CSL_CITATION {"citationID":"jjAzsJTt","properties":{"formattedCitation":"(Baucom et al., 2010; Eldridge &amp; Baucom, 2012)","plainCitation":"(Baucom et al., 2010; Eldridge &amp; Baucom, 2012)","noteIndex":0},"citationItems":[{"id":17119,"uris":["http://zotero.org/users/10055025/items/XSP8JI4C"],"itemData":{"id":17119,"type":"article-journal","container-title":"Journal of Family Psychology","DOI":"10.1037/a0019717","ISSN":"1939-1293, 0893-3200","issue":"3","journalAbbreviation":"Journal of Family Psychology","language":"en","page":"233-242","source":"DOI.org (Crossref)","title":"Gender, topic, and time in observed demand–withdraw interaction in cross- and same-sex couples.","volume":"24","author":[{"family":"Baucom","given":"Brian R."},{"family":"McFarland","given":"Pamela T."},{"family":"Christensen","given":"Andrew"}],"issued":{"date-parts":[["2010"]]},"citation-key":"baucomGenderTopicTime2010"}},{"id":16998,"uris":["http://zotero.org/users/10055025/items/WVMZYGE2"],"itemData":{"id":16998,"type":"chapter","container-title":"The Wiley‐Blackwell Handbook of Couples and Family Relationships","edition":"1","ISBN":"978-1-4443-3450-0","language":"en","license":"http://doi.wiley.com/10.1002/tdm_license_1.1","note":"DOI: 10.1002/9781444354119.ch10","page":"144-158","publisher":"Wiley","source":"DOI.org (Crossref)","title":"Demand–Withdraw Communication in Couples","URL":"https://onlinelibrary.wiley.com/doi/10.1002/9781444354119.ch10","editor":[{"family":"Noller","given":"Patricia"},{"family":"Karantzas","given":"Gery C."}],"author":[{"family":"Eldridge","given":"Kathleen A."},{"family":"Baucom","given":"Brian"}],"accessed":{"date-parts":[["2024",6,28]]},"issued":{"date-parts":[["2012",1,20]]},"citation-key":"eldridgeDemandWithdrawCommunication2012"}}],"schema":"https://github.com/citation-style-language/schema/raw/master/csl-citation.json"} </w:instrText>
      </w:r>
      <w:r w:rsidR="00F244B6">
        <w:fldChar w:fldCharType="separate"/>
      </w:r>
      <w:r w:rsidR="00F244B6" w:rsidRPr="00F244B6">
        <w:rPr>
          <w:rFonts w:cs="Times New Roman"/>
        </w:rPr>
        <w:t>(Baucom et al., 2010; Eldridge &amp; Baucom, 2012)</w:t>
      </w:r>
      <w:r w:rsidR="00F244B6">
        <w:fldChar w:fldCharType="end"/>
      </w:r>
      <w:r w:rsidR="00A94A11">
        <w:t>. Research has consistently shown that women tend to demand more and men withdraw more, especially when the topic is initiated by the woman and concerns relationship change desi</w:t>
      </w:r>
      <w:r w:rsidR="004F2440">
        <w:t>red by the woman</w:t>
      </w:r>
      <w:r w:rsidR="00C76920">
        <w:t xml:space="preserve"> </w:t>
      </w:r>
      <w:r w:rsidR="00C76920">
        <w:fldChar w:fldCharType="begin"/>
      </w:r>
      <w:r w:rsidR="00C76920">
        <w:instrText xml:space="preserve"> ADDIN ZOTERO_ITEM CSL_CITATION {"citationID":"f8g3Vgnz","properties":{"formattedCitation":"(Baucom et al., 2010, 2015; Eldridge et al., 2007; Eldridge &amp; Baucom, 2012; Fournier et al., 2011; Klinetob &amp; Smith, 1996)","plainCitation":"(Baucom et al., 2010, 2015; Eldridge et al., 2007; Eldridge &amp; Baucom, 2012; Fournier et al., 2011; Klinetob &amp; Smith, 1996)","noteIndex":0},"citationItems":[{"id":17119,"uris":["http://zotero.org/users/10055025/items/XSP8JI4C"],"itemData":{"id":17119,"type":"article-journal","container-title":"Journal of Family Psychology","DOI":"10.1037/a0019717","ISSN":"1939-1293, 0893-3200","issue":"3","journalAbbreviation":"Journal of Family Psychology","language":"en","page":"233-242","source":"DOI.org (Crossref)","title":"Gender, topic, and time in observed demand–withdraw interaction in cross- and same-sex couples.","volume":"24","author":[{"family":"Baucom","given":"Brian R."},{"family":"McFarland","given":"Pamela T."},{"family":"Christensen","given":"Andrew"}],"issued":{"date-parts":[["2010"]]},"citation-key":"baucomGenderTopicTime2010"}},{"id":16978,"uris":["http://zotero.org/users/10055025/items/WV4IC39M"],"itemData":{"id":16978,"type":"article-journal","abstract":"The demand/withdraw interaction pattern is a destructive cycle of relationship communication behavior that is associated with negative individual and relationship outcomes. Demand/withdraw behavior is thought to be strongly linked to partners’ emotional reactions, but current theories are inconsistent with empirical findings. The current study proposes the interpersonal process model of demand/withdraw behavior, which includes linkages between each partners’ emotional reactions and the interpersonal behavior of demanding and withdrawing. Data come from problem solving discussions of 55 German couples with observationally coded demand/withdraw behavior and fundamental frequency (f0)to measure vocally encoded emotional arousal. Actor–partner interdependence models (Kenny, Kashy, &amp; Cook, 2006) were used to examine associations among demand/withdraw behavior and f0 in the overall discussion and 5-min segments. Significant cross-partner associations emerged for demanding and withdrawing behavior across the whole conversation as well as within 5-min segments, and these associations are partially accounted for by each individual’s f0. When behaviorally coded demanders expressed more vocal arousal, they demanded more and withdrew less while their partners withdrew more. In contrast, when behaviorally coded withdrawers expressed more vocal arousal, their partners demanded less and withdrew more. Findings demonstrate that demand/withdraw behavior varies between couples (i.e., some couples engage in a stronger demand/withdraw cycle than others) and between segments (i.e., when 1 partner increases demanding, the other increases withdrawing). Findings support key elements of the interpersonal process model, showing intra- and interpersonal pathways linking demand/withdraw behavior and emotion and demonstrate the importance of partners’ behavioral roles in these linkages.","container-title":"Journal of Family Psychology","DOI":"10.1037/fam0000044","ISSN":"1939-1293, 0893-3200","issue":"1","journalAbbreviation":"Journal of Family Psychology","language":"en","page":"80-90","source":"DOI.org (Crossref)","title":"The interpersonal process model of demand/withdraw behavior.","volume":"29","author":[{"family":"Baucom","given":"Brian R."},{"family":"Dickenson","given":"Janna A."},{"family":"Atkins","given":"David C."},{"family":"Baucom","given":"Donald H."},{"family":"Fischer","given":"Melanie S."},{"family":"Weusthoff","given":"Sarah"},{"family":"Hahlweg","given":"Kurt"},{"family":"Zimmermann","given":"Tanja"}],"issued":{"date-parts":[["2015",2]]},"citation-key":"baucomInterpersonalProcessModel2015"}},{"id":16988,"uris":["http://zotero.org/users/10055025/items/ASG4C9NR"],"itemData":{"id":16988,"type":"article-journal","container-title":"Journal of Family Psychology","DOI":"10.1037/0893-3200.21.2.218","ISSN":"1939-1293, 0893-3200","issue":"2","journalAbbreviation":"Journal of Family Psychology","language":"en","page":"218-226","source":"DOI.org (Crossref)","title":"Demand-withdraw communication in severely distressed, moderately distressed, and nondistressed couples: Rigidity and polarity during relationship and personal problem discussions.","title-short":"Demand-withdraw communication in severely distressed, moderately distressed, and nondistressed couples","volume":"21","author":[{"family":"Eldridge","given":"Kathleen A."},{"family":"Sevier","given":"Mia"},{"family":"Jones","given":"Janice"},{"family":"Atkins","given":"David C."},{"family":"Christensen","given":"Andrew"}],"issued":{"date-parts":[["2007"]]},"citation-key":"eldridgeDemandwithdrawCommunicationSeverely2007"}},{"id":16998,"uris":["http://zotero.org/users/10055025/items/WVMZYGE2"],"itemData":{"id":16998,"type":"chapter","container-title":"The Wiley‐Blackwell Handbook of Couples and Family Relationships","edition":"1","ISBN":"978-1-4443-3450-0","language":"en","license":"http://doi.wiley.com/10.1002/tdm_license_1.1","note":"DOI: 10.1002/9781444354119.ch10","page":"144-158","publisher":"Wiley","source":"DOI.org (Crossref)","title":"Demand–Withdraw Communication in Couples","URL":"https://onlinelibrary.wiley.com/doi/10.1002/9781444354119.ch10","editor":[{"family":"Noller","given":"Patricia"},{"family":"Karantzas","given":"Gery C."}],"author":[{"family":"Eldridge","given":"Kathleen A."},{"family":"Baucom","given":"Brian"}],"accessed":{"date-parts":[["2024",6,28]]},"issued":{"date-parts":[["2012",1,20]]},"citation-key":"eldridgeDemandWithdrawCommunication2012"}},{"id":17294,"uris":["http://zotero.org/users/10055025/items/6ZSIMS5S"],"itemData":{"id":17294,"type":"article-journal","abstract":"This study examines men’s domestic aggression as a function of attachment insecurities, considering the mediating roles of the demand-withdraw communication pattern and relationship satisfaction. The sample included 55 Canadian men undergoing counseling for relationship difficulties including aggression. The men completed questionnaires assessing physical and psychological aggression, the two dimensions of attachment insecurity (anxiety over abandonment and avoidance of intimacy), the demand-withdraw communication pattern, relationship satisfaction, and social desirability (a control measure). As predicted, there was an association between attachment anxiety and aggression (both physical and psychological), which was mediated by the man demands/woman withdraws (MD/WW) pattern (as reported by the men). There was no evidence of mediation by the woman demands/man withdraws pattern, as reported by the men. Relationship satisfaction mediated the association between attachment anxiety and psychological (but not physical) aggression, but did not mediate the link between avoidance and aggression (physical or psychological). Limitations and clinical implications are discussed.","container-title":"Journal of Interpersonal Violence","DOI":"10.1177/0886260510372930","ISSN":"0886-2605, 1552-6518","issue":"10","journalAbbreviation":"J Interpers Violence","language":"en","page":"1982-2003","source":"DOI.org (Crossref)","title":"Adult Attachment and Male Aggression in Couple Relationships: The Demand-Withdraw Communication Pattern and Relationship Satisfaction as Mediators","title-short":"Adult Attachment and Male Aggression in Couple Relationships","volume":"26","author":[{"family":"Fournier","given":"Benoit"},{"family":"Brassard","given":"Audrey"},{"family":"Shaver","given":"Phillip R."}],"issued":{"date-parts":[["2011",7]]},"citation-key":"fournierAdultAttachmentMale2011"}},{"id":17117,"uris":["http://zotero.org/users/10055025/items/52QPVJSC"],"itemData":{"id":17117,"type":"article-journal","container-title":"Journal of Marriage and the Family","DOI":"10.2307/353982","ISSN":"00222445","issue":"4","journalAbbreviation":"Journal of Marriage and the Family","language":"en","page":"945","source":"DOI.org (Crossref)","title":"Demand-Withdraw Communication in Marital Interaction: Tests of Interspousal Contingency and Gender Role Hypotheses","title-short":"Demand-Withdraw Communication in Marital Interaction","volume":"58","author":[{"family":"Klinetob","given":"Nadya A."},{"family":"Smith","given":"David A."}],"issued":{"date-parts":[["1996",11]]},"citation-key":"klinetobDemandWithdrawCommunicationMarital1996"}}],"schema":"https://github.com/citation-style-language/schema/raw/master/csl-citation.json"} </w:instrText>
      </w:r>
      <w:r w:rsidR="00C76920">
        <w:fldChar w:fldCharType="separate"/>
      </w:r>
      <w:r w:rsidR="00C76920" w:rsidRPr="00C76920">
        <w:rPr>
          <w:rFonts w:cs="Times New Roman"/>
        </w:rPr>
        <w:t>(Baucom et al., 2010, 2015; Eldridge et al., 2007; Eldridge &amp; Baucom, 2012; Fournier et al., 2011; Klinetob &amp; Smith, 1996)</w:t>
      </w:r>
      <w:r w:rsidR="00C76920">
        <w:fldChar w:fldCharType="end"/>
      </w:r>
      <w:r w:rsidR="00EF2F6E">
        <w:t>.</w:t>
      </w:r>
      <w:r w:rsidR="006E67E9">
        <w:t xml:space="preserve"> </w:t>
      </w:r>
    </w:p>
    <w:p w14:paraId="367D32A9" w14:textId="06604431" w:rsidR="00FB77F6" w:rsidRDefault="00FB77F6" w:rsidP="005638F7">
      <w:r>
        <w:tab/>
        <w:t xml:space="preserve">Beyond relationship dissatisfaction, demand withdraw </w:t>
      </w:r>
      <w:r w:rsidR="00B65955">
        <w:t xml:space="preserve">communication patterns </w:t>
      </w:r>
      <w:r w:rsidR="00A409DD">
        <w:t>have been linked to several negative outcomes such as higher rates of relationship dissolution and intimate partner violence</w:t>
      </w:r>
      <w:r w:rsidR="00F846A5">
        <w:t>, poorer physical and mental well-being</w:t>
      </w:r>
      <w:r w:rsidR="00502859">
        <w:t xml:space="preserve">, </w:t>
      </w:r>
      <w:r w:rsidR="00F20BFC">
        <w:t>elevated cortisol levels during conflict, and physical abuse</w:t>
      </w:r>
      <w:r w:rsidR="00EF2F6E">
        <w:t xml:space="preserve"> </w:t>
      </w:r>
      <w:r w:rsidR="00EF2F6E">
        <w:fldChar w:fldCharType="begin"/>
      </w:r>
      <w:r w:rsidR="00EF2F6E">
        <w:instrText xml:space="preserve"> ADDIN ZOTERO_ITEM CSL_CITATION {"citationID":"y3cM9jLx","properties":{"formattedCitation":"(Caughlin &amp; Scott, 2010)","plainCitation":"(Caughlin &amp; Scott, 2010)","noteIndex":0},"citationItems":[{"id":16966,"uris":["http://zotero.org/users/10055025/items/S55Z6G8G"],"itemData":{"id":16966,"type":"chapter","abstract":"Demand/withdraw is a pattern of communication in which one person complains or nags while the relational partner avoids. It is usually thought of as occurring within a particular conflict episode, but demand/withdraw also refers to repeated encounters in which one person raises an issue and the other physically leaves (e.g., Christensen &amp; Heavey, 1993). In this chapter, we describe the scholarly roots of the construct, outline some of the major outcomes associated with demand/withdraw, and summarize the most prominent theoretical explanations for why demand/withdraw occurs. We also discuss our research program on demand/withdraw. Because this research program has involved a number of different collaborators, phrases like \"our research\" refers to the entire collective of researchers, not just the authors of this chapter. We argue that a multiple goals perspective of communication can provide a useful model for understanding demand/withdraw. We conclude with a discussion of how this rich framework can inform future research.","container-title":"New Directions in Interpersonal Communication Research","event-place":"2455 Teller Road, Thousand Oaks California 91320 United States","ISBN":"978-1-4129-5941-4","language":"en","note":"DOI: 10.4135/9781483349619.n9","page":"180-200","publisher":"SAGE Publications, Inc.","publisher-place":"2455 Teller Road, Thousand Oaks California 91320 United States","source":"DOI.org (Crossref)","title":"Toward a Communication Theory of the Demand/Withdraw Pattern of Interaction in Interpersonal Relationships","URL":"https://sk.sagepub.com/books/new-directions-in-interpersonal-communication-research/n9.xml","container-author":[{"family":"Smith","given":"Sandi"},{"family":"Wilson","given":"Steven"}],"author":[{"family":"Caughlin","given":"John P."},{"family":"Scott","given":"Allison M."}],"accessed":{"date-parts":[["2024",6,28]]},"issued":{"date-parts":[["2010"]]},"citation-key":"caughlinCommunicationTheoryDemand2010"}}],"schema":"https://github.com/citation-style-language/schema/raw/master/csl-citation.json"} </w:instrText>
      </w:r>
      <w:r w:rsidR="00EF2F6E">
        <w:fldChar w:fldCharType="separate"/>
      </w:r>
      <w:r w:rsidR="00EF2F6E" w:rsidRPr="00EF2F6E">
        <w:rPr>
          <w:rFonts w:cs="Times New Roman"/>
        </w:rPr>
        <w:t>(Caughlin &amp; Scott, 2010)</w:t>
      </w:r>
      <w:r w:rsidR="00EF2F6E">
        <w:fldChar w:fldCharType="end"/>
      </w:r>
      <w:r w:rsidR="00EF03DA">
        <w:t>. Demand withdraw communication patterns are</w:t>
      </w:r>
      <w:r w:rsidR="00C74B2F">
        <w:t xml:space="preserve"> also often accompanied by demanding partners </w:t>
      </w:r>
      <w:r w:rsidR="00F852B0">
        <w:t>using</w:t>
      </w:r>
      <w:r w:rsidR="00C74B2F">
        <w:t xml:space="preserve"> more manipulative and controlling </w:t>
      </w:r>
      <w:r w:rsidR="00C150D0">
        <w:t xml:space="preserve">influence </w:t>
      </w:r>
      <w:r w:rsidR="00F852B0">
        <w:t>tactics</w:t>
      </w:r>
      <w:r w:rsidR="004E7C82">
        <w:t xml:space="preserve">. Demanders also express higher levels of emotional arousal, as measured by vocal cues </w:t>
      </w:r>
      <w:r w:rsidR="00EF2F6E">
        <w:fldChar w:fldCharType="begin"/>
      </w:r>
      <w:r w:rsidR="00EF2F6E">
        <w:instrText xml:space="preserve"> ADDIN ZOTERO_ITEM CSL_CITATION {"citationID":"QYUkxVXf","properties":{"formattedCitation":"(Baucom et al., 2011)","plainCitation":"(Baucom et al., 2011)","noteIndex":0},"citationItems":[{"id":17273,"uris":["http://zotero.org/users/10055025/items/ZTHXYH3U"],"itemData":{"id":17273,"type":"article-journal","abstract":"Associations between vocally expressed emotional arousal, influence tactics, and demand/ withdraw behavior were examined in a treatment-seeking sample of 130 seriously and stably distressed, married, heterosexual couples and in a community sample (N   38) of 18 married heterosexual and 20 dating heterosexual couples. Fundamental frequency was used to measure emotional arousal, and computational linguistics were used to measure influence tactics. Higher levels of demand/withdraw behavior were associated with greater use of manipulative and controlling influence tactics, higher levels of emotional arousal, and less frequent use of cooperative and compromising influence tactics. Overall, demanders tended to express more arousal and to use more influence tactics than withdrawers. Both influence tactics and emotional arousal were uniquely associated with demand/withdraw behavior. Implications of results are discussed for refining theories of demand/withdraw interaction.","container-title":"Journal of Family Psychology","DOI":"10.1037/a0024064","ISSN":"1939-1293, 0893-3200","issue":"4","journalAbbreviation":"Journal of Family Psychology","language":"en","page":"570-580","source":"DOI.org (Crossref)","title":"The language of demand/withdraw: Verbal and vocal expression in dyadic interactions.","title-short":"The language of demand/withdraw","volume":"25","author":[{"family":"Baucom","given":"Brian R."},{"family":"Atkins","given":"David C."},{"family":"Eldridge","given":"Kathleen"},{"family":"McFarland","given":"Pamela"},{"family":"Sevier","given":"Mia"},{"family":"Christensen","given":"Andrew"}],"issued":{"date-parts":[["2011"]]},"citation-key":"baucomLanguageDemandWithdraw2011"}}],"schema":"https://github.com/citation-style-language/schema/raw/master/csl-citation.json"} </w:instrText>
      </w:r>
      <w:r w:rsidR="00EF2F6E">
        <w:fldChar w:fldCharType="separate"/>
      </w:r>
      <w:r w:rsidR="00EF2F6E" w:rsidRPr="00EF2F6E">
        <w:rPr>
          <w:rFonts w:cs="Times New Roman"/>
        </w:rPr>
        <w:t>(Baucom et al., 2011)</w:t>
      </w:r>
      <w:r w:rsidR="00EF2F6E">
        <w:fldChar w:fldCharType="end"/>
      </w:r>
      <w:r w:rsidR="00175005">
        <w:t>.</w:t>
      </w:r>
      <w:r w:rsidR="004E7C82">
        <w:t xml:space="preserve"> </w:t>
      </w:r>
    </w:p>
    <w:p w14:paraId="6BE55C7B" w14:textId="5B5EE5F5" w:rsidR="008D5AD7" w:rsidRDefault="008D5AD7" w:rsidP="005638F7">
      <w:r>
        <w:tab/>
      </w:r>
      <w:r w:rsidR="00F60C6B">
        <w:t xml:space="preserve">The impact of demand withdraw communication patterns may </w:t>
      </w:r>
      <w:r w:rsidR="008B1B9D">
        <w:t>vary</w:t>
      </w:r>
      <w:r w:rsidR="00F60C6B">
        <w:t xml:space="preserve"> depending on the length of the </w:t>
      </w:r>
      <w:r w:rsidR="008B1B9D">
        <w:t>relationship</w:t>
      </w:r>
      <w:r w:rsidR="00F60C6B">
        <w:t xml:space="preserve">, with potential differences between young and older couples </w:t>
      </w:r>
      <w:r w:rsidR="00175005">
        <w:fldChar w:fldCharType="begin"/>
      </w:r>
      <w:r w:rsidR="00175005">
        <w:instrText xml:space="preserve"> ADDIN ZOTERO_ITEM CSL_CITATION {"citationID":"J6Hre60S","properties":{"formattedCitation":"(Donato et al., 2014)","plainCitation":"(Donato et al., 2014)","noteIndex":0},"citationItems":[{"id":16973,"uris":["http://zotero.org/users/10055025/items/P7AUTS3F"],"itemData":{"id":16973,"type":"article-journal","abstract":"The demand-withdraw interaction pattern is a pattern of conflict in which one-spouse pressures or blames while the other avoids or withdraws. Research has consistently shown that demand-withdraw behaviours are associated with couple dissatisfaction. However, longitudinal associations between the two constructs are less robust. Moreover, existing research has been overwhelmingly conducted with relatively young couples, overlooking the differences that may exist between young and wellestablished marriages. The present study examined concurrent and longitudinal association between demand-withdraw pattern and couple dissatisfaction in a sample of 176 couples with a wide range of relationship duration (1 to 55 years). Couples provided data on two occasions (4-month interval). Cross-lagged panel models were used to examine: a) associations between couple dissatisfaction and demand-withdraw, specifically testing for the direction of effects b) whether these relations were moderated by relationship duration (four groups were formed based on relationship length: young; stable young; stable mature; old). Results demonstrated that: a) the demand-withdraw pattern and couple dissatisfaction were associated both concurrently and longitudinally and couple dissatisfaction was a predictor of the demand-withdraw pattern for all participants, with the only exception of the young women group; b) relationship duration moderated the association between demand-withdraw and dissatisfaction only for women. Findings suggest that demand-withdraw may have the role of “detector” of couple distress, especially in older couples. Moreover, the moderating role of relationship duration suggests that different couples may enact demand-withdraw in different ways.","container-title":"Procedia - Social and Behavioral Sciences","DOI":"10.1016/j.sbspro.2014.04.410","ISSN":"18770428","journalAbbreviation":"Procedia - Social and Behavioral Sciences","language":"en","page":"200-206","source":"DOI.org (Crossref)","title":"Demand-withdraw, Couple Satisfaction and Relationship Duration","volume":"140","author":[{"family":"Donato","given":"Silvia"},{"family":"Parise","given":"Miriam"},{"family":"Pagani","given":"Ariela F."},{"family":"Bertoni","given":"Anna"},{"family":"Iafrate","given":"Raffaella"}],"issued":{"date-parts":[["2014",8]]},"citation-key":"donatoDemandwithdrawCoupleSatisfaction2014"}}],"schema":"https://github.com/citation-style-language/schema/raw/master/csl-citation.json"} </w:instrText>
      </w:r>
      <w:r w:rsidR="00175005">
        <w:fldChar w:fldCharType="separate"/>
      </w:r>
      <w:r w:rsidR="00175005" w:rsidRPr="00175005">
        <w:rPr>
          <w:rFonts w:cs="Times New Roman"/>
        </w:rPr>
        <w:t>(Donato et al., 2014)</w:t>
      </w:r>
      <w:r w:rsidR="00175005">
        <w:fldChar w:fldCharType="end"/>
      </w:r>
      <w:r w:rsidR="00D33BF4">
        <w:t xml:space="preserve">. </w:t>
      </w:r>
      <w:r w:rsidR="00337CEC">
        <w:t xml:space="preserve">Though the presence of these communication patterns </w:t>
      </w:r>
      <w:r w:rsidR="005E4459">
        <w:lastRenderedPageBreak/>
        <w:t>has commonly signaled relationship dissatisfaction, t</w:t>
      </w:r>
      <w:r w:rsidR="00D33BF4">
        <w:t xml:space="preserve">he negative association between demand withdraw communication patterns </w:t>
      </w:r>
      <w:r w:rsidR="008B1B9D">
        <w:t xml:space="preserve">and relationship satisfaction might be weaker in highly affectionate relationships </w:t>
      </w:r>
      <w:r w:rsidR="00175005">
        <w:fldChar w:fldCharType="begin"/>
      </w:r>
      <w:r w:rsidR="00175005">
        <w:instrText xml:space="preserve"> ADDIN ZOTERO_ITEM CSL_CITATION {"citationID":"wWipibq2","properties":{"formattedCitation":"(Eldridge et al., 2007; Eldridge &amp; Baucom, 2012)","plainCitation":"(Eldridge et al., 2007; Eldridge &amp; Baucom, 2012)","noteIndex":0},"citationItems":[{"id":16988,"uris":["http://zotero.org/users/10055025/items/ASG4C9NR"],"itemData":{"id":16988,"type":"article-journal","container-title":"Journal of Family Psychology","DOI":"10.1037/0893-3200.21.2.218","ISSN":"1939-1293, 0893-3200","issue":"2","journalAbbreviation":"Journal of Family Psychology","language":"en","page":"218-226","source":"DOI.org (Crossref)","title":"Demand-withdraw communication in severely distressed, moderately distressed, and nondistressed couples: Rigidity and polarity during relationship and personal problem discussions.","title-short":"Demand-withdraw communication in severely distressed, moderately distressed, and nondistressed couples","volume":"21","author":[{"family":"Eldridge","given":"Kathleen A."},{"family":"Sevier","given":"Mia"},{"family":"Jones","given":"Janice"},{"family":"Atkins","given":"David C."},{"family":"Christensen","given":"Andrew"}],"issued":{"date-parts":[["2007"]]},"citation-key":"eldridgeDemandwithdrawCommunicationSeverely2007"}},{"id":16998,"uris":["http://zotero.org/users/10055025/items/WVMZYGE2"],"itemData":{"id":16998,"type":"chapter","container-title":"The Wiley‐Blackwell Handbook of Couples and Family Relationships","edition":"1","ISBN":"978-1-4443-3450-0","language":"en","license":"http://doi.wiley.com/10.1002/tdm_license_1.1","note":"DOI: 10.1002/9781444354119.ch10","page":"144-158","publisher":"Wiley","source":"DOI.org (Crossref)","title":"Demand–Withdraw Communication in Couples","URL":"https://onlinelibrary.wiley.com/doi/10.1002/9781444354119.ch10","editor":[{"family":"Noller","given":"Patricia"},{"family":"Karantzas","given":"Gery C."}],"author":[{"family":"Eldridge","given":"Kathleen A."},{"family":"Baucom","given":"Brian"}],"accessed":{"date-parts":[["2024",6,28]]},"issued":{"date-parts":[["2012",1,20]]},"citation-key":"eldridgeDemandWithdrawCommunication2012"}}],"schema":"https://github.com/citation-style-language/schema/raw/master/csl-citation.json"} </w:instrText>
      </w:r>
      <w:r w:rsidR="00175005">
        <w:fldChar w:fldCharType="separate"/>
      </w:r>
      <w:r w:rsidR="00175005" w:rsidRPr="00175005">
        <w:rPr>
          <w:rFonts w:cs="Times New Roman"/>
        </w:rPr>
        <w:t>(Eldridge et al., 2007; Eldridge &amp; Baucom, 2012)</w:t>
      </w:r>
      <w:r w:rsidR="00175005">
        <w:fldChar w:fldCharType="end"/>
      </w:r>
      <w:r w:rsidR="008B1B9D">
        <w:t xml:space="preserve">. </w:t>
      </w:r>
      <w:proofErr w:type="gramStart"/>
      <w:r w:rsidR="00012FDE">
        <w:t>With regard to</w:t>
      </w:r>
      <w:proofErr w:type="gramEnd"/>
      <w:r w:rsidR="00012FDE">
        <w:t xml:space="preserve"> attachment styles, couples with insecure attachment styles or mixed attachment pairings tend to have higher discrepancies in desired intimacy and e</w:t>
      </w:r>
      <w:r w:rsidR="005032A9">
        <w:t>xhi</w:t>
      </w:r>
      <w:r w:rsidR="0043092D">
        <w:t xml:space="preserve">bit higher levels of demand withdraw communication patterns. </w:t>
      </w:r>
      <w:r w:rsidR="005449A1">
        <w:t xml:space="preserve">This finding may </w:t>
      </w:r>
      <w:r w:rsidR="00B24A61">
        <w:t xml:space="preserve">prove useful in analyzing the </w:t>
      </w:r>
      <w:r w:rsidR="004F7BAF">
        <w:t xml:space="preserve">varying levels of differentiation pairings found in the </w:t>
      </w:r>
      <w:r w:rsidR="00D97E32">
        <w:t xml:space="preserve">clinical sample. </w:t>
      </w:r>
    </w:p>
    <w:p w14:paraId="59B85962" w14:textId="54836E5B" w:rsidR="00EE5689" w:rsidRPr="005638F7" w:rsidRDefault="00EE5689" w:rsidP="005638F7">
      <w:r>
        <w:tab/>
        <w:t>The demand withdraw communication pattern is a significant concern for therapists working with couples</w:t>
      </w:r>
      <w:r w:rsidR="00E7458A">
        <w:t>. Understanding the underlying dynamics, and the individual and relational factors, contributing to this pattern is crucial for effective intervention</w:t>
      </w:r>
      <w:r w:rsidR="00651DF9">
        <w:t xml:space="preserve"> </w:t>
      </w:r>
      <w:r w:rsidR="00651DF9">
        <w:fldChar w:fldCharType="begin"/>
      </w:r>
      <w:r w:rsidR="00651DF9">
        <w:instrText xml:space="preserve"> ADDIN ZOTERO_ITEM CSL_CITATION {"citationID":"6WOSCo8d","properties":{"formattedCitation":"(Eldridge &amp; Baucom, 2012)","plainCitation":"(Eldridge &amp; Baucom, 2012)","noteIndex":0},"citationItems":[{"id":16998,"uris":["http://zotero.org/users/10055025/items/WVMZYGE2"],"itemData":{"id":16998,"type":"chapter","container-title":"The Wiley‐Blackwell Handbook of Couples and Family Relationships","edition":"1","ISBN":"978-1-4443-3450-0","language":"en","license":"http://doi.wiley.com/10.1002/tdm_license_1.1","note":"DOI: 10.1002/9781444354119.ch10","page":"144-158","publisher":"Wiley","source":"DOI.org (Crossref)","title":"Demand–Withdraw Communication in Couples","URL":"https://onlinelibrary.wiley.com/doi/10.1002/9781444354119.ch10","editor":[{"family":"Noller","given":"Patricia"},{"family":"Karantzas","given":"Gery C."}],"author":[{"family":"Eldridge","given":"Kathleen A."},{"family":"Baucom","given":"Brian"}],"accessed":{"date-parts":[["2024",6,28]]},"issued":{"date-parts":[["2012",1,20]]},"citation-key":"eldridgeDemandWithdrawCommunication2012"}}],"schema":"https://github.com/citation-style-language/schema/raw/master/csl-citation.json"} </w:instrText>
      </w:r>
      <w:r w:rsidR="00651DF9">
        <w:fldChar w:fldCharType="separate"/>
      </w:r>
      <w:r w:rsidR="00651DF9" w:rsidRPr="00651DF9">
        <w:rPr>
          <w:rFonts w:cs="Times New Roman"/>
        </w:rPr>
        <w:t>(Eldridge &amp; Baucom, 2012)</w:t>
      </w:r>
      <w:r w:rsidR="00651DF9">
        <w:fldChar w:fldCharType="end"/>
      </w:r>
      <w:r w:rsidR="00E7458A">
        <w:t xml:space="preserve">. </w:t>
      </w:r>
      <w:r w:rsidR="00550AC9">
        <w:t xml:space="preserve">Understanding the influence of differentiation on communication can be valuable for therapists working with couples exhibiting the demand withdraw communication pattern. </w:t>
      </w:r>
    </w:p>
    <w:p w14:paraId="196A8BB7" w14:textId="3491C51E" w:rsidR="00E11335" w:rsidRPr="00EC00F5" w:rsidRDefault="38D1452F" w:rsidP="4F4E6EDC">
      <w:pPr>
        <w:pStyle w:val="Heading2"/>
      </w:pPr>
      <w:bookmarkStart w:id="12" w:name="_Toc190009188"/>
      <w:r>
        <w:t>Present Study</w:t>
      </w:r>
      <w:bookmarkEnd w:id="12"/>
    </w:p>
    <w:p w14:paraId="486C23E7" w14:textId="56953F20" w:rsidR="008E21DA" w:rsidRDefault="00C150D0" w:rsidP="7E7348D6">
      <w:pPr>
        <w:ind w:firstLine="720"/>
        <w:rPr>
          <w:rFonts w:eastAsia="Times New Roman" w:cs="Times New Roman"/>
        </w:rPr>
      </w:pPr>
      <w:r w:rsidRPr="6E01E780">
        <w:rPr>
          <w:rFonts w:eastAsia="Times New Roman" w:cs="Times New Roman"/>
        </w:rPr>
        <w:t xml:space="preserve">Given the conflicting findings about how childhood maltreatment is associated with relationship outcomes, we </w:t>
      </w:r>
      <w:r w:rsidR="008E21DA" w:rsidRPr="6E01E780">
        <w:rPr>
          <w:rFonts w:eastAsia="Times New Roman" w:cs="Times New Roman"/>
        </w:rPr>
        <w:t>use BFST to provide a theoretical framework to understand</w:t>
      </w:r>
      <w:r w:rsidRPr="6E01E780">
        <w:rPr>
          <w:rFonts w:eastAsia="Times New Roman" w:cs="Times New Roman"/>
        </w:rPr>
        <w:t xml:space="preserve"> </w:t>
      </w:r>
      <w:r w:rsidR="008E21DA" w:rsidRPr="6E01E780">
        <w:rPr>
          <w:rFonts w:eastAsia="Times New Roman" w:cs="Times New Roman"/>
        </w:rPr>
        <w:t>this association and its variability. Given the lack of understanding of how differentiation of self</w:t>
      </w:r>
      <w:r w:rsidR="00651DF9" w:rsidRPr="6E01E780">
        <w:rPr>
          <w:rFonts w:eastAsia="Times New Roman" w:cs="Times New Roman"/>
        </w:rPr>
        <w:t>-</w:t>
      </w:r>
      <w:r w:rsidR="008E21DA" w:rsidRPr="6E01E780">
        <w:rPr>
          <w:rFonts w:eastAsia="Times New Roman" w:cs="Times New Roman"/>
        </w:rPr>
        <w:t xml:space="preserve">manifests in relationships we include demand withdraw communication patterns to better understand what is </w:t>
      </w:r>
      <w:r w:rsidR="008E21DA" w:rsidRPr="6E01E780">
        <w:rPr>
          <w:rFonts w:eastAsia="Times New Roman" w:cs="Times New Roman"/>
        </w:rPr>
        <w:lastRenderedPageBreak/>
        <w:t>happening in the relationship based on the level of differentiation. Thus</w:t>
      </w:r>
      <w:r w:rsidR="578BEC53" w:rsidRPr="6E01E780">
        <w:rPr>
          <w:rFonts w:eastAsia="Times New Roman" w:cs="Times New Roman"/>
        </w:rPr>
        <w:t>, the</w:t>
      </w:r>
      <w:r w:rsidR="12639187" w:rsidRPr="6E01E780">
        <w:rPr>
          <w:rFonts w:eastAsia="Times New Roman" w:cs="Times New Roman"/>
        </w:rPr>
        <w:t xml:space="preserve"> purpose of the present study </w:t>
      </w:r>
      <w:r w:rsidR="008E21DA" w:rsidRPr="6E01E780">
        <w:rPr>
          <w:rFonts w:eastAsia="Times New Roman" w:cs="Times New Roman"/>
        </w:rPr>
        <w:t xml:space="preserve">is </w:t>
      </w:r>
      <w:r w:rsidR="12639187" w:rsidRPr="6E01E780">
        <w:rPr>
          <w:rFonts w:eastAsia="Times New Roman" w:cs="Times New Roman"/>
        </w:rPr>
        <w:t>to examine the</w:t>
      </w:r>
      <w:r w:rsidR="29540466" w:rsidRPr="6E01E780">
        <w:rPr>
          <w:rFonts w:eastAsia="Times New Roman" w:cs="Times New Roman"/>
        </w:rPr>
        <w:t xml:space="preserve"> associations among childhood maltreatment, differentiation within the family of origin, demand/withdraw communication patterns, and relationship satisfaction in a sample of treatment seeking couples. </w:t>
      </w:r>
      <w:r w:rsidR="00FD5D80" w:rsidRPr="6E01E780">
        <w:rPr>
          <w:rFonts w:eastAsia="Times New Roman" w:cs="Times New Roman"/>
        </w:rPr>
        <w:t xml:space="preserve">We sought to add to the dearth of literature </w:t>
      </w:r>
      <w:r w:rsidR="005933CE" w:rsidRPr="6E01E780">
        <w:rPr>
          <w:rFonts w:eastAsia="Times New Roman" w:cs="Times New Roman"/>
        </w:rPr>
        <w:t xml:space="preserve">by </w:t>
      </w:r>
      <w:r w:rsidR="00FD5D80" w:rsidRPr="6E01E780">
        <w:rPr>
          <w:rFonts w:eastAsia="Times New Roman" w:cs="Times New Roman"/>
        </w:rPr>
        <w:t>incorporating dyadic data</w:t>
      </w:r>
      <w:r w:rsidR="00900DB6" w:rsidRPr="6E01E780">
        <w:rPr>
          <w:rFonts w:eastAsia="Times New Roman" w:cs="Times New Roman"/>
        </w:rPr>
        <w:t xml:space="preserve"> in understanding the interactions </w:t>
      </w:r>
      <w:r w:rsidR="00944CDA" w:rsidRPr="6E01E780">
        <w:rPr>
          <w:rFonts w:eastAsia="Times New Roman" w:cs="Times New Roman"/>
        </w:rPr>
        <w:t>between individuals within a family system</w:t>
      </w:r>
      <w:r w:rsidR="004B2846" w:rsidRPr="6E01E780">
        <w:rPr>
          <w:rFonts w:eastAsia="Times New Roman" w:cs="Times New Roman"/>
        </w:rPr>
        <w:t xml:space="preserve"> (Baumann et al., 2024; Vaillancourt-Morel et al., 202</w:t>
      </w:r>
      <w:r w:rsidR="00502859">
        <w:rPr>
          <w:rFonts w:eastAsia="Times New Roman" w:cs="Times New Roman"/>
        </w:rPr>
        <w:t>3</w:t>
      </w:r>
      <w:r w:rsidR="004B2846" w:rsidRPr="6E01E780">
        <w:rPr>
          <w:rFonts w:eastAsia="Times New Roman" w:cs="Times New Roman"/>
        </w:rPr>
        <w:t>)</w:t>
      </w:r>
      <w:r w:rsidR="005933CE" w:rsidRPr="6E01E780">
        <w:rPr>
          <w:rFonts w:eastAsia="Times New Roman" w:cs="Times New Roman"/>
        </w:rPr>
        <w:t>.</w:t>
      </w:r>
    </w:p>
    <w:p w14:paraId="7DA3E8EF" w14:textId="77777777" w:rsidR="008E21DA" w:rsidRDefault="008E21DA" w:rsidP="7E7348D6">
      <w:pPr>
        <w:ind w:firstLine="720"/>
        <w:rPr>
          <w:rFonts w:eastAsia="Times New Roman" w:cs="Times New Roman"/>
        </w:rPr>
      </w:pPr>
      <w:r w:rsidRPr="61BEE364">
        <w:rPr>
          <w:rFonts w:eastAsia="Times New Roman" w:cs="Times New Roman"/>
        </w:rPr>
        <w:t>We hypothesize that:</w:t>
      </w:r>
    </w:p>
    <w:p w14:paraId="1D2F2FF0" w14:textId="77777777" w:rsidR="008E21DA" w:rsidRDefault="008E21DA" w:rsidP="008E21DA">
      <w:pPr>
        <w:pStyle w:val="ListParagraph"/>
        <w:numPr>
          <w:ilvl w:val="0"/>
          <w:numId w:val="5"/>
        </w:numPr>
        <w:rPr>
          <w:rFonts w:eastAsia="Times New Roman" w:cs="Times New Roman"/>
        </w:rPr>
      </w:pPr>
      <w:r w:rsidRPr="61BEE364">
        <w:rPr>
          <w:rFonts w:eastAsia="Times New Roman" w:cs="Times New Roman"/>
        </w:rPr>
        <w:t xml:space="preserve"> Childhood maltreatment will be negatively associated with family of origin differentiation.</w:t>
      </w:r>
    </w:p>
    <w:p w14:paraId="052798C4" w14:textId="77777777" w:rsidR="008E21DA" w:rsidRDefault="008E21DA" w:rsidP="008E21DA">
      <w:pPr>
        <w:pStyle w:val="ListParagraph"/>
        <w:numPr>
          <w:ilvl w:val="0"/>
          <w:numId w:val="5"/>
        </w:numPr>
        <w:rPr>
          <w:rFonts w:eastAsia="Times New Roman" w:cs="Times New Roman"/>
        </w:rPr>
      </w:pPr>
      <w:r w:rsidRPr="61BEE364">
        <w:rPr>
          <w:rFonts w:eastAsia="Times New Roman" w:cs="Times New Roman"/>
        </w:rPr>
        <w:t>Lower levels of healthy separateness and connectedness and their interaction will be associated with more demand withdraw patterns in the relationship.</w:t>
      </w:r>
    </w:p>
    <w:p w14:paraId="3ABE5C50" w14:textId="77777777" w:rsidR="008E21DA" w:rsidRDefault="008E21DA" w:rsidP="008E21DA">
      <w:pPr>
        <w:pStyle w:val="ListParagraph"/>
        <w:numPr>
          <w:ilvl w:val="0"/>
          <w:numId w:val="5"/>
        </w:numPr>
        <w:rPr>
          <w:rFonts w:eastAsia="Times New Roman" w:cs="Times New Roman"/>
        </w:rPr>
      </w:pPr>
      <w:r w:rsidRPr="61BEE364">
        <w:rPr>
          <w:rFonts w:eastAsia="Times New Roman" w:cs="Times New Roman"/>
        </w:rPr>
        <w:t>More demand withdraw patterns in the relationships will be associated with lower relationship satisfaction.</w:t>
      </w:r>
    </w:p>
    <w:p w14:paraId="21E887F1" w14:textId="19BFA385" w:rsidR="12639187" w:rsidRPr="00EB2471" w:rsidRDefault="008E21DA" w:rsidP="00EB2471">
      <w:pPr>
        <w:pStyle w:val="ListParagraph"/>
        <w:numPr>
          <w:ilvl w:val="0"/>
          <w:numId w:val="5"/>
        </w:numPr>
        <w:rPr>
          <w:rFonts w:eastAsia="Times New Roman" w:cs="Times New Roman"/>
        </w:rPr>
      </w:pPr>
      <w:r w:rsidRPr="61BEE364">
        <w:rPr>
          <w:rFonts w:eastAsia="Times New Roman" w:cs="Times New Roman"/>
        </w:rPr>
        <w:t xml:space="preserve">Family of origin differentiation, and demand withdraw patterns will mediate the association between childhood maltreatment and relationship satisfaction. </w:t>
      </w:r>
      <w:r w:rsidR="005933CE" w:rsidRPr="00EB2471">
        <w:rPr>
          <w:rFonts w:eastAsia="Times New Roman" w:cs="Times New Roman"/>
        </w:rPr>
        <w:t xml:space="preserve"> </w:t>
      </w:r>
    </w:p>
    <w:p w14:paraId="3C29AF5F" w14:textId="21D1F932" w:rsidR="74B9DB05" w:rsidRDefault="74B9DB05" w:rsidP="4F4E6EDC">
      <w:pPr>
        <w:pStyle w:val="Heading1"/>
      </w:pPr>
      <w:bookmarkStart w:id="13" w:name="_Toc190009189"/>
      <w:r>
        <w:lastRenderedPageBreak/>
        <w:t>Chapter 3. Method</w:t>
      </w:r>
      <w:r w:rsidR="209340B0">
        <w:t>s</w:t>
      </w:r>
      <w:bookmarkEnd w:id="13"/>
    </w:p>
    <w:p w14:paraId="1023D7F1" w14:textId="14E793E0" w:rsidR="00982948" w:rsidRDefault="00982948" w:rsidP="00575465">
      <w:pPr>
        <w:pStyle w:val="Heading2"/>
      </w:pPr>
      <w:bookmarkStart w:id="14" w:name="_Toc190009190"/>
      <w:r>
        <w:t>Study Design</w:t>
      </w:r>
      <w:bookmarkEnd w:id="14"/>
    </w:p>
    <w:p w14:paraId="6736FE53" w14:textId="57A10AA1" w:rsidR="00575465" w:rsidRDefault="00810F93" w:rsidP="00575465">
      <w:r>
        <w:tab/>
        <w:t xml:space="preserve">The present study employed a cross-sectional dyadic design to investigate how </w:t>
      </w:r>
      <w:r w:rsidR="008E1A96">
        <w:t xml:space="preserve">childhood neglect, as an Adverse Childhood Experience (ACE), influences adult romantic relationship functioning through differentiation of self (separateness and connectedness to family of origin) and demand-withdraw communication patterns. </w:t>
      </w:r>
      <w:r w:rsidR="00133958">
        <w:t xml:space="preserve">This design was chosen to simultaneously assess both individual (actor) and partner-level effects, making it </w:t>
      </w:r>
      <w:r w:rsidR="00996193">
        <w:t xml:space="preserve">suitable for examining romantic dyads using an Actor-Partner Interdependence Model with Moderation (APIMoM; Kenny et al., 2020). </w:t>
      </w:r>
      <w:r w:rsidR="00A16D72">
        <w:t xml:space="preserve">Participants were recruited from a community mental health setting, where couples were seeking treatment for relationship concerns. Both partners within each romantic </w:t>
      </w:r>
      <w:r w:rsidR="00422D0B">
        <w:t xml:space="preserve">couple </w:t>
      </w:r>
      <w:r w:rsidR="00A16D72">
        <w:t>completed parallel self-report surveys</w:t>
      </w:r>
      <w:r w:rsidR="005A1716">
        <w:t xml:space="preserve">, capturing psychosocial and relational data independently to avoid bias due to partner influence. Given the dyadic nature of the study, both distinguishable </w:t>
      </w:r>
      <w:r w:rsidR="00173566">
        <w:t xml:space="preserve">roles (Partner 1 and Partner 2) were retained in analyses based on gender representation, aligning with standard APIM </w:t>
      </w:r>
      <w:proofErr w:type="spellStart"/>
      <w:r w:rsidR="00173566">
        <w:t>distinguishablity</w:t>
      </w:r>
      <w:proofErr w:type="spellEnd"/>
      <w:r w:rsidR="00173566">
        <w:t xml:space="preserve"> assumptions (Cook &amp; Kenny, 2005). </w:t>
      </w:r>
    </w:p>
    <w:p w14:paraId="42801489" w14:textId="31E830B4" w:rsidR="00173566" w:rsidRPr="00575465" w:rsidRDefault="00173566" w:rsidP="00575465">
      <w:r>
        <w:lastRenderedPageBreak/>
        <w:tab/>
        <w:t xml:space="preserve">The focus on family of origin differentiation reflects a theoretical </w:t>
      </w:r>
      <w:r w:rsidR="0098386F">
        <w:t xml:space="preserve">application of Bowen’s Family Systems Theory (Bowen, 1978), which suggests that unresolved emotional entanglements (fusion) or emotional cutoff with </w:t>
      </w:r>
      <w:proofErr w:type="gramStart"/>
      <w:r w:rsidR="0098386F">
        <w:t>caregivers</w:t>
      </w:r>
      <w:proofErr w:type="gramEnd"/>
      <w:r w:rsidR="0098386F">
        <w:t xml:space="preserve"> impact adult intimacy and emotional regulation</w:t>
      </w:r>
      <w:r w:rsidR="00724615">
        <w:t xml:space="preserve"> within romantic relationships. Additionally, the study’s focus on demand-withdraw patterns, </w:t>
      </w:r>
      <w:r w:rsidR="0005447E">
        <w:t xml:space="preserve">one of the most robust predictors of relationship dissatisfaction (Christensen &amp; </w:t>
      </w:r>
      <w:proofErr w:type="spellStart"/>
      <w:r w:rsidR="0005447E">
        <w:t>Heavey</w:t>
      </w:r>
      <w:proofErr w:type="spellEnd"/>
      <w:r w:rsidR="0005447E">
        <w:t xml:space="preserve">, 1990; Eldridge et al., 2007), allowed for </w:t>
      </w:r>
      <w:r w:rsidR="00000477">
        <w:t xml:space="preserve">an </w:t>
      </w:r>
      <w:del w:id="15" w:author="Bartle-Haring, Suzanne" w:date="2025-03-25T13:23:00Z" w16du:dateUtc="2025-03-25T17:23:00Z">
        <w:r w:rsidR="00000477" w:rsidDel="004A1F6A">
          <w:delText xml:space="preserve">investigating </w:delText>
        </w:r>
      </w:del>
      <w:ins w:id="16" w:author="Bartle-Haring, Suzanne" w:date="2025-03-25T13:23:00Z" w16du:dateUtc="2025-03-25T17:23:00Z">
        <w:r w:rsidR="004A1F6A">
          <w:t>investigati</w:t>
        </w:r>
        <w:r w:rsidR="004A1F6A">
          <w:t xml:space="preserve">on </w:t>
        </w:r>
      </w:ins>
      <w:r w:rsidR="00000477">
        <w:t>of how early relational trauma may foster maladaptive communication behaviors in adulthood. The use of self-report data was supplemented by multivariate statistical modeling to account for the interdependence of dyadic data</w:t>
      </w:r>
      <w:r w:rsidR="00361341">
        <w:t xml:space="preserve">. Structural Equation Modeling (SEM) </w:t>
      </w:r>
      <w:del w:id="17" w:author="Bartle-Haring, Suzanne" w:date="2025-03-25T13:24:00Z" w16du:dateUtc="2025-03-25T17:24:00Z">
        <w:r w:rsidR="00361341" w:rsidDel="004A1F6A">
          <w:delText xml:space="preserve">with latent variable construction </w:delText>
        </w:r>
      </w:del>
      <w:r w:rsidR="00361341">
        <w:t xml:space="preserve">was utilized to test for mediation and moderation pathways (Cook &amp; Kenny, 2005; Kenny et al., 2020). The cross-sectional design enabled hypothesis testing regarding the interplay between neglect, differentiation, communication patterns, and relationship satisfaction in treatment-seeking couples. </w:t>
      </w:r>
    </w:p>
    <w:p w14:paraId="38BDD088" w14:textId="1B25F43F" w:rsidR="00982948" w:rsidRPr="00982948" w:rsidRDefault="00982948" w:rsidP="00982948">
      <w:pPr>
        <w:pStyle w:val="Heading2"/>
      </w:pPr>
      <w:bookmarkStart w:id="18" w:name="_Toc190009191"/>
      <w:r>
        <w:t>Participants</w:t>
      </w:r>
      <w:bookmarkEnd w:id="18"/>
    </w:p>
    <w:p w14:paraId="607C7646" w14:textId="7A1DDC49" w:rsidR="00BB3845" w:rsidRDefault="00736591" w:rsidP="002B27B3">
      <w:pPr>
        <w:pStyle w:val="Caption"/>
      </w:pPr>
      <w:r>
        <w:rPr>
          <w:b/>
          <w:bCs/>
        </w:rPr>
        <w:tab/>
      </w:r>
      <w:r w:rsidR="00045CF9">
        <w:t>Participants included 91 heterosexual romantic couples (</w:t>
      </w:r>
      <w:r w:rsidR="00045CF9">
        <w:rPr>
          <w:i/>
          <w:iCs/>
        </w:rPr>
        <w:t>N</w:t>
      </w:r>
      <w:r w:rsidR="00045CF9">
        <w:t xml:space="preserve"> = 182 individuals) recr</w:t>
      </w:r>
      <w:r w:rsidR="00EA06F8">
        <w:t>uited from a community mental health setting where they were seeking couples therapy. Couples were eligible if both partners were over the age of 18, fluent in English, and engaged in a committed romantic relationship</w:t>
      </w:r>
      <w:r w:rsidR="00132ED3">
        <w:t xml:space="preserve">. </w:t>
      </w:r>
      <w:r w:rsidR="00BB3845">
        <w:t xml:space="preserve">While participants identifying as non-heterosexual were present in the sample, </w:t>
      </w:r>
      <w:r w:rsidR="00BB3845">
        <w:lastRenderedPageBreak/>
        <w:t>only heterosexual couples were retained in the primary statistical analyses. This decision was made to meet the assumptions of distinguishable dyadic analysis using Actor-Partner Interdependence Models (APIM), which require the classification of dyadic members into distinct roles</w:t>
      </w:r>
      <w:r w:rsidR="00230963">
        <w:t xml:space="preserve">, with predominantly male (Partner 1) and predominantly female (Partner 2) partners (Cook &amp; Kenny, 2005; Kenny et al., 2020). Due to the small number of non-heterosexual couples in the sample and statistical power limitations, same-sex and nonbinary couples were excluded from model testing but remain an important consideration for future research. </w:t>
      </w:r>
    </w:p>
    <w:p w14:paraId="6969ACEB" w14:textId="682A951C" w:rsidR="003D4242" w:rsidRPr="003D4242" w:rsidRDefault="0025442E" w:rsidP="005B40FB">
      <w:pPr>
        <w:pStyle w:val="Caption"/>
        <w:ind w:firstLine="720"/>
      </w:pPr>
      <w:r>
        <w:t>Partner 1 participants (predominantly male) had</w:t>
      </w:r>
      <w:r w:rsidR="006B5A33">
        <w:t xml:space="preserve"> a mean age of 31.89 years (</w:t>
      </w:r>
      <w:r w:rsidR="006B5A33">
        <w:rPr>
          <w:i/>
          <w:iCs/>
        </w:rPr>
        <w:t>SD</w:t>
      </w:r>
      <w:r w:rsidR="006B5A33">
        <w:t xml:space="preserve"> = 9.75), and Partner 2 participants (</w:t>
      </w:r>
      <w:r w:rsidR="00F91616">
        <w:t>predominantly</w:t>
      </w:r>
      <w:r w:rsidR="006B5A33">
        <w:t xml:space="preserve"> female) had a mean age of 30</w:t>
      </w:r>
      <w:ins w:id="19" w:author="Bartle-Haring, Suzanne" w:date="2025-03-25T13:26:00Z" w16du:dateUtc="2025-03-25T17:26:00Z">
        <w:r w:rsidR="004A1F6A">
          <w:t>.</w:t>
        </w:r>
      </w:ins>
      <w:r w:rsidR="006B5A33">
        <w:t>67 years (</w:t>
      </w:r>
      <w:r w:rsidR="006B5A33">
        <w:rPr>
          <w:i/>
          <w:iCs/>
        </w:rPr>
        <w:t>SD</w:t>
      </w:r>
      <w:r w:rsidR="006B5A33">
        <w:t xml:space="preserve"> = 8.85). </w:t>
      </w:r>
      <w:proofErr w:type="gramStart"/>
      <w:r w:rsidR="00E31212">
        <w:t>The majority of</w:t>
      </w:r>
      <w:proofErr w:type="gramEnd"/>
      <w:r w:rsidR="00E31212">
        <w:t xml:space="preserve"> participants were between 20 and 30 years old (59.3% P1; 61.5% P2), followed by 31 to 43 years old (29.7%</w:t>
      </w:r>
      <w:r w:rsidR="00A47225">
        <w:t xml:space="preserve"> P1; 28.6% P2) and 44 to 74 years old (11.0% P1; 9.9% P2)</w:t>
      </w:r>
      <w:r w:rsidR="00F91616">
        <w:t>. The sample was predominantly White (72.5% P1; 74.7% P2), followed by Black or African American (14.3% P1; 13.2% P2), Asian or Asian American (3.3% P1; 7.7% P2), and Bi- or Multi-racial</w:t>
      </w:r>
      <w:r w:rsidR="00E04A54">
        <w:t xml:space="preserve"> participants (6.6% P1; 4.4%). The sample also reflected diversity in sexual orientation. While most identified as heterose</w:t>
      </w:r>
      <w:ins w:id="20" w:author="Bartle-Haring, Suzanne" w:date="2025-03-25T13:26:00Z" w16du:dateUtc="2025-03-25T17:26:00Z">
        <w:r w:rsidR="004A1F6A">
          <w:t>x</w:t>
        </w:r>
      </w:ins>
      <w:del w:id="21" w:author="Bartle-Haring, Suzanne" w:date="2025-03-25T13:26:00Z" w16du:dateUtc="2025-03-25T17:26:00Z">
        <w:r w:rsidR="00E04A54" w:rsidDel="004A1F6A">
          <w:delText>c</w:delText>
        </w:r>
      </w:del>
      <w:r w:rsidR="00E04A54">
        <w:t xml:space="preserve">ual (89.0% P1; 72.5% P2), </w:t>
      </w:r>
      <w:r w:rsidR="00710846">
        <w:t xml:space="preserve">Partner 2 included a higher proportion of participants identifying as pansexual/bisexual (22.0%) and queer (1.1%) compared to Partner 1 (5.5% and 2.2% respectively). Household income levels varied. Among Partner 1, 28.6% reported incomes less than $49,999, 38.4% reported earning between </w:t>
      </w:r>
      <w:r w:rsidR="00710846">
        <w:lastRenderedPageBreak/>
        <w:t>$50,000 and $99,999, 18.7% reported earning between $100,000 and $149,999, and 7.7% reported incomes above $150,000. Partner 2 showed a similar distribution, with 28.6% earning less than $49,999</w:t>
      </w:r>
      <w:r w:rsidR="00801ECB">
        <w:t xml:space="preserve">, 42,9% earning between $50,000 and $99,999, and 11.0% earning between $100,000 and $149,999. </w:t>
      </w:r>
      <w:r w:rsidR="00F529ED">
        <w:t>Educational attainment was relatively high</w:t>
      </w:r>
      <w:r w:rsidR="00C33BC8">
        <w:t>. For Partner 1, 40.7% held a bachelor’s degree and 22.0% held a master’s degree, while Partner 2 included 36.3% with a bachelor’s degree and 22.0%</w:t>
      </w:r>
      <w:r w:rsidR="003D3AD7">
        <w:t xml:space="preserve"> held a master’s degree. A small percentage of both partners held professional or doctoral degrees (7.7% P1; 4.4% P2). On average, couples had been in their relationship for 6.87 years (</w:t>
      </w:r>
      <w:r w:rsidR="003D3AD7">
        <w:rPr>
          <w:i/>
          <w:iCs/>
        </w:rPr>
        <w:t>SD</w:t>
      </w:r>
      <w:r w:rsidR="003D3AD7">
        <w:t xml:space="preserve"> = 7.52) and reported an average of 0.71 children (</w:t>
      </w:r>
      <w:r w:rsidR="003D3AD7">
        <w:rPr>
          <w:i/>
          <w:iCs/>
        </w:rPr>
        <w:t>SD</w:t>
      </w:r>
      <w:r w:rsidR="003D3AD7">
        <w:t xml:space="preserve"> = 1.29) per household. Regarding relationship status, 29.7% were cohabitating, 28.6% were married for the first time, 18.7% were partners but not living together, and 16.5% were dating. A small proportion (6.6%) were remarried or in other relationship configurations. </w:t>
      </w:r>
      <w:r w:rsidR="007405D8">
        <w:t xml:space="preserve"> </w:t>
      </w:r>
    </w:p>
    <w:p w14:paraId="4175331F" w14:textId="32AD198B" w:rsidR="00982948" w:rsidRDefault="00982948" w:rsidP="00982948">
      <w:pPr>
        <w:pStyle w:val="Caption"/>
        <w:rPr>
          <w:rFonts w:eastAsia="Times New Roman" w:cs="Times New Roman"/>
          <w:color w:val="000000" w:themeColor="text1"/>
        </w:rPr>
      </w:pPr>
      <w:r w:rsidRPr="1A2B4744">
        <w:rPr>
          <w:b/>
          <w:bCs/>
        </w:rPr>
        <w:t>Table -</w:t>
      </w:r>
      <w:r w:rsidRPr="1A2B4744">
        <w:t xml:space="preserve"> Demographics</w:t>
      </w:r>
    </w:p>
    <w:tbl>
      <w:tblPr>
        <w:tblW w:w="0" w:type="auto"/>
        <w:tblInd w:w="105" w:type="dxa"/>
        <w:tblBorders>
          <w:top w:val="single" w:sz="6" w:space="0" w:color="auto"/>
          <w:left w:val="none" w:sz="12" w:space="0" w:color="000000" w:themeColor="text1"/>
          <w:bottom w:val="single" w:sz="6" w:space="0" w:color="auto"/>
          <w:right w:val="single" w:sz="12" w:space="0" w:color="000000" w:themeColor="text1"/>
        </w:tblBorders>
        <w:tblLayout w:type="fixed"/>
        <w:tblLook w:val="01E0" w:firstRow="1" w:lastRow="1" w:firstColumn="1" w:lastColumn="1" w:noHBand="0" w:noVBand="0"/>
      </w:tblPr>
      <w:tblGrid>
        <w:gridCol w:w="2955"/>
        <w:gridCol w:w="2280"/>
        <w:gridCol w:w="2820"/>
      </w:tblGrid>
      <w:tr w:rsidR="00982948" w14:paraId="05F7D2A1" w14:textId="77777777" w:rsidTr="00575465">
        <w:trPr>
          <w:trHeight w:val="96"/>
        </w:trPr>
        <w:tc>
          <w:tcPr>
            <w:tcW w:w="2955" w:type="dxa"/>
            <w:tcBorders>
              <w:top w:val="single" w:sz="12" w:space="0" w:color="000000" w:themeColor="text1"/>
              <w:bottom w:val="single" w:sz="12" w:space="0" w:color="000000" w:themeColor="text1"/>
            </w:tcBorders>
          </w:tcPr>
          <w:p w14:paraId="4837093F" w14:textId="77777777" w:rsidR="00982948" w:rsidRPr="00376887" w:rsidRDefault="00982948" w:rsidP="00376887">
            <w:pPr>
              <w:pStyle w:val="TableParagraph"/>
              <w:spacing w:before="2" w:line="240" w:lineRule="auto"/>
              <w:ind w:left="92"/>
              <w:jc w:val="left"/>
              <w:rPr>
                <w:sz w:val="20"/>
                <w:szCs w:val="20"/>
              </w:rPr>
            </w:pPr>
            <w:r w:rsidRPr="00376887">
              <w:rPr>
                <w:b/>
                <w:sz w:val="20"/>
                <w:szCs w:val="20"/>
              </w:rPr>
              <w:t>Demographic Categories</w:t>
            </w:r>
          </w:p>
        </w:tc>
        <w:tc>
          <w:tcPr>
            <w:tcW w:w="2280" w:type="dxa"/>
            <w:tcBorders>
              <w:top w:val="single" w:sz="12" w:space="0" w:color="000000" w:themeColor="text1"/>
              <w:bottom w:val="single" w:sz="12" w:space="0" w:color="000000" w:themeColor="text1"/>
              <w:right w:val="none" w:sz="12" w:space="0" w:color="000000" w:themeColor="text1"/>
            </w:tcBorders>
          </w:tcPr>
          <w:p w14:paraId="026A9FB1" w14:textId="6B16507C" w:rsidR="00982948" w:rsidRPr="00376887" w:rsidRDefault="00982948" w:rsidP="00376887">
            <w:pPr>
              <w:pStyle w:val="TableParagraph"/>
              <w:spacing w:before="2" w:line="240" w:lineRule="auto"/>
              <w:ind w:right="266"/>
              <w:rPr>
                <w:sz w:val="20"/>
                <w:szCs w:val="20"/>
              </w:rPr>
            </w:pPr>
            <w:r w:rsidRPr="00376887">
              <w:rPr>
                <w:b/>
                <w:sz w:val="20"/>
                <w:szCs w:val="20"/>
              </w:rPr>
              <w:t>Partner 1</w:t>
            </w:r>
            <w:r w:rsidR="0062615D" w:rsidRPr="00376887">
              <w:rPr>
                <w:b/>
                <w:bCs/>
                <w:sz w:val="20"/>
                <w:szCs w:val="20"/>
              </w:rPr>
              <w:t xml:space="preserve"> (</w:t>
            </w:r>
            <w:r w:rsidR="0062615D" w:rsidRPr="00376887">
              <w:rPr>
                <w:b/>
                <w:bCs/>
                <w:i/>
                <w:iCs/>
                <w:sz w:val="20"/>
                <w:szCs w:val="20"/>
              </w:rPr>
              <w:t>N</w:t>
            </w:r>
            <w:r w:rsidR="0062615D" w:rsidRPr="00376887">
              <w:rPr>
                <w:b/>
                <w:bCs/>
                <w:sz w:val="20"/>
                <w:szCs w:val="20"/>
              </w:rPr>
              <w:t xml:space="preserve"> = 9</w:t>
            </w:r>
            <w:r w:rsidR="00B07427">
              <w:rPr>
                <w:b/>
                <w:bCs/>
                <w:sz w:val="20"/>
                <w:szCs w:val="20"/>
              </w:rPr>
              <w:t>1</w:t>
            </w:r>
            <w:r w:rsidR="0062615D" w:rsidRPr="00376887">
              <w:rPr>
                <w:b/>
                <w:bCs/>
                <w:sz w:val="20"/>
                <w:szCs w:val="20"/>
              </w:rPr>
              <w:t>)</w:t>
            </w:r>
          </w:p>
        </w:tc>
        <w:tc>
          <w:tcPr>
            <w:tcW w:w="2820" w:type="dxa"/>
            <w:tcBorders>
              <w:top w:val="single" w:sz="12" w:space="0" w:color="000000" w:themeColor="text1"/>
              <w:left w:val="none" w:sz="12" w:space="0" w:color="000000" w:themeColor="text1"/>
              <w:bottom w:val="single" w:sz="12" w:space="0" w:color="000000" w:themeColor="text1"/>
              <w:right w:val="none" w:sz="12" w:space="0" w:color="000000" w:themeColor="text1"/>
            </w:tcBorders>
          </w:tcPr>
          <w:p w14:paraId="4F7CE8B2" w14:textId="595E29B5" w:rsidR="00982948" w:rsidRPr="00376887" w:rsidRDefault="00982948" w:rsidP="00376887">
            <w:pPr>
              <w:pStyle w:val="TableParagraph"/>
              <w:spacing w:before="2" w:line="240" w:lineRule="auto"/>
              <w:ind w:right="98"/>
              <w:rPr>
                <w:b/>
                <w:sz w:val="20"/>
                <w:szCs w:val="20"/>
              </w:rPr>
            </w:pPr>
            <w:r w:rsidRPr="00376887">
              <w:rPr>
                <w:b/>
                <w:sz w:val="20"/>
                <w:szCs w:val="20"/>
              </w:rPr>
              <w:t>Partner 2</w:t>
            </w:r>
            <w:r w:rsidR="0062615D" w:rsidRPr="00376887">
              <w:rPr>
                <w:b/>
                <w:bCs/>
                <w:sz w:val="20"/>
                <w:szCs w:val="20"/>
              </w:rPr>
              <w:t xml:space="preserve"> (</w:t>
            </w:r>
            <w:r w:rsidR="0062615D" w:rsidRPr="00376887">
              <w:rPr>
                <w:b/>
                <w:bCs/>
                <w:i/>
                <w:iCs/>
                <w:sz w:val="20"/>
                <w:szCs w:val="20"/>
              </w:rPr>
              <w:t>N</w:t>
            </w:r>
            <w:r w:rsidR="0062615D" w:rsidRPr="00376887">
              <w:rPr>
                <w:b/>
                <w:bCs/>
                <w:sz w:val="20"/>
                <w:szCs w:val="20"/>
              </w:rPr>
              <w:t xml:space="preserve"> = </w:t>
            </w:r>
            <w:r w:rsidR="0004702C" w:rsidRPr="00376887">
              <w:rPr>
                <w:b/>
                <w:bCs/>
                <w:sz w:val="20"/>
                <w:szCs w:val="20"/>
              </w:rPr>
              <w:t>9</w:t>
            </w:r>
            <w:r w:rsidR="00B07427">
              <w:rPr>
                <w:b/>
                <w:bCs/>
                <w:sz w:val="20"/>
                <w:szCs w:val="20"/>
              </w:rPr>
              <w:t>1</w:t>
            </w:r>
            <w:r w:rsidR="0004702C" w:rsidRPr="00376887">
              <w:rPr>
                <w:b/>
                <w:bCs/>
                <w:sz w:val="20"/>
                <w:szCs w:val="20"/>
              </w:rPr>
              <w:t>)</w:t>
            </w:r>
          </w:p>
        </w:tc>
      </w:tr>
      <w:tr w:rsidR="00982948" w14:paraId="3D6C408F" w14:textId="77777777" w:rsidTr="0060108F">
        <w:trPr>
          <w:trHeight w:val="141"/>
        </w:trPr>
        <w:tc>
          <w:tcPr>
            <w:tcW w:w="2955" w:type="dxa"/>
            <w:tcBorders>
              <w:bottom w:val="dotted" w:sz="6" w:space="0" w:color="0078D3"/>
            </w:tcBorders>
          </w:tcPr>
          <w:p w14:paraId="0F582C6E" w14:textId="77777777" w:rsidR="00982948" w:rsidRPr="00376887" w:rsidRDefault="00982948" w:rsidP="00376887">
            <w:pPr>
              <w:spacing w:before="20" w:line="240" w:lineRule="auto"/>
              <w:rPr>
                <w:rFonts w:eastAsia="Times New Roman" w:cs="Times New Roman"/>
                <w:color w:val="000000" w:themeColor="text1"/>
                <w:sz w:val="20"/>
                <w:szCs w:val="20"/>
              </w:rPr>
            </w:pPr>
            <w:r w:rsidRPr="00376887">
              <w:rPr>
                <w:rFonts w:eastAsia="Times New Roman" w:cs="Times New Roman"/>
                <w:b/>
                <w:color w:val="000000" w:themeColor="text1"/>
                <w:sz w:val="20"/>
                <w:szCs w:val="20"/>
              </w:rPr>
              <w:t>Age</w:t>
            </w:r>
          </w:p>
        </w:tc>
        <w:tc>
          <w:tcPr>
            <w:tcW w:w="2280" w:type="dxa"/>
            <w:tcBorders>
              <w:bottom w:val="dotted" w:sz="6" w:space="0" w:color="0078D3"/>
              <w:right w:val="none" w:sz="12" w:space="0" w:color="000000" w:themeColor="text1"/>
            </w:tcBorders>
          </w:tcPr>
          <w:p w14:paraId="44AD2571" w14:textId="77777777" w:rsidR="00982948" w:rsidRPr="00376887" w:rsidRDefault="00982948" w:rsidP="00376887">
            <w:pPr>
              <w:spacing w:line="240" w:lineRule="auto"/>
              <w:jc w:val="center"/>
              <w:rPr>
                <w:rFonts w:eastAsia="Times New Roman" w:cs="Times New Roman"/>
                <w:sz w:val="20"/>
                <w:szCs w:val="20"/>
              </w:rPr>
            </w:pPr>
          </w:p>
        </w:tc>
        <w:tc>
          <w:tcPr>
            <w:tcW w:w="2820" w:type="dxa"/>
            <w:tcBorders>
              <w:top w:val="none" w:sz="12" w:space="0" w:color="000000" w:themeColor="text1"/>
              <w:left w:val="none" w:sz="12" w:space="0" w:color="000000" w:themeColor="text1"/>
              <w:bottom w:val="none" w:sz="6" w:space="0" w:color="0078D3"/>
              <w:right w:val="none" w:sz="12" w:space="0" w:color="000000" w:themeColor="text1"/>
            </w:tcBorders>
          </w:tcPr>
          <w:p w14:paraId="418243B5" w14:textId="77777777" w:rsidR="00982948" w:rsidRPr="00376887" w:rsidRDefault="00982948" w:rsidP="00376887">
            <w:pPr>
              <w:spacing w:line="240" w:lineRule="auto"/>
              <w:jc w:val="center"/>
              <w:rPr>
                <w:rFonts w:eastAsia="Times New Roman" w:cs="Times New Roman"/>
                <w:sz w:val="20"/>
                <w:szCs w:val="20"/>
              </w:rPr>
            </w:pPr>
          </w:p>
        </w:tc>
      </w:tr>
      <w:tr w:rsidR="00982948" w14:paraId="6EBE19C5" w14:textId="77777777" w:rsidTr="00376887">
        <w:trPr>
          <w:trHeight w:val="59"/>
        </w:trPr>
        <w:tc>
          <w:tcPr>
            <w:tcW w:w="2955" w:type="dxa"/>
            <w:tcBorders>
              <w:top w:val="dotted" w:sz="6" w:space="0" w:color="0078D3"/>
            </w:tcBorders>
          </w:tcPr>
          <w:p w14:paraId="7CF58490" w14:textId="7CBD765C" w:rsidR="00982948" w:rsidRPr="00376887" w:rsidRDefault="00172441" w:rsidP="00376887">
            <w:pPr>
              <w:pStyle w:val="TableParagraph"/>
              <w:spacing w:before="34" w:line="240" w:lineRule="auto"/>
              <w:ind w:left="161"/>
              <w:jc w:val="left"/>
              <w:rPr>
                <w:sz w:val="20"/>
                <w:szCs w:val="20"/>
              </w:rPr>
            </w:pPr>
            <w:r w:rsidRPr="00376887">
              <w:rPr>
                <w:sz w:val="20"/>
                <w:szCs w:val="20"/>
              </w:rPr>
              <w:t>20</w:t>
            </w:r>
            <w:r w:rsidR="00982948" w:rsidRPr="00376887">
              <w:rPr>
                <w:sz w:val="20"/>
                <w:szCs w:val="20"/>
              </w:rPr>
              <w:t>-30</w:t>
            </w:r>
          </w:p>
        </w:tc>
        <w:tc>
          <w:tcPr>
            <w:tcW w:w="2280" w:type="dxa"/>
            <w:tcBorders>
              <w:top w:val="dotted" w:sz="6" w:space="0" w:color="0078D3"/>
              <w:right w:val="none" w:sz="12" w:space="0" w:color="000000" w:themeColor="text1"/>
            </w:tcBorders>
          </w:tcPr>
          <w:p w14:paraId="71EB879D" w14:textId="55E9C93E" w:rsidR="00982948" w:rsidRPr="00376887" w:rsidRDefault="00782DD5" w:rsidP="00376887">
            <w:pPr>
              <w:pStyle w:val="TableParagraph"/>
              <w:spacing w:before="34" w:line="240" w:lineRule="auto"/>
              <w:ind w:left="3" w:right="266"/>
              <w:rPr>
                <w:sz w:val="20"/>
                <w:szCs w:val="20"/>
              </w:rPr>
            </w:pPr>
            <w:r>
              <w:rPr>
                <w:sz w:val="20"/>
                <w:szCs w:val="20"/>
              </w:rPr>
              <w:t>54</w:t>
            </w:r>
            <w:r w:rsidRPr="00376887">
              <w:rPr>
                <w:sz w:val="20"/>
                <w:szCs w:val="20"/>
              </w:rPr>
              <w:t xml:space="preserve"> </w:t>
            </w:r>
            <w:r w:rsidR="00FF2F5A" w:rsidRPr="00376887">
              <w:rPr>
                <w:sz w:val="20"/>
                <w:szCs w:val="20"/>
              </w:rPr>
              <w:t>(</w:t>
            </w:r>
            <w:r w:rsidR="009870CE">
              <w:rPr>
                <w:sz w:val="20"/>
                <w:szCs w:val="20"/>
              </w:rPr>
              <w:t>59</w:t>
            </w:r>
            <w:r w:rsidR="004E26D0">
              <w:rPr>
                <w:sz w:val="20"/>
                <w:szCs w:val="20"/>
              </w:rPr>
              <w:t>.</w:t>
            </w:r>
            <w:r w:rsidR="009870CE">
              <w:rPr>
                <w:sz w:val="20"/>
                <w:szCs w:val="20"/>
              </w:rPr>
              <w:t>3</w:t>
            </w:r>
            <w:r w:rsidR="005351C9" w:rsidRPr="00376887">
              <w:rPr>
                <w:sz w:val="20"/>
                <w:szCs w:val="20"/>
              </w:rPr>
              <w:t>%)</w:t>
            </w:r>
          </w:p>
        </w:tc>
        <w:tc>
          <w:tcPr>
            <w:tcW w:w="2820" w:type="dxa"/>
            <w:tcBorders>
              <w:top w:val="none" w:sz="6" w:space="0" w:color="0078D3"/>
              <w:left w:val="none" w:sz="12" w:space="0" w:color="000000" w:themeColor="text1"/>
              <w:bottom w:val="none" w:sz="12" w:space="0" w:color="000000" w:themeColor="text1"/>
              <w:right w:val="none" w:sz="12" w:space="0" w:color="000000" w:themeColor="text1"/>
            </w:tcBorders>
          </w:tcPr>
          <w:p w14:paraId="73BE8340" w14:textId="59EF9B0A" w:rsidR="00982948" w:rsidRPr="00376887" w:rsidRDefault="00394F27" w:rsidP="00376887">
            <w:pPr>
              <w:pStyle w:val="TableParagraph"/>
              <w:spacing w:before="34" w:line="240" w:lineRule="auto"/>
              <w:ind w:left="1" w:right="98"/>
              <w:rPr>
                <w:sz w:val="20"/>
                <w:szCs w:val="20"/>
              </w:rPr>
            </w:pPr>
            <w:r>
              <w:rPr>
                <w:sz w:val="20"/>
                <w:szCs w:val="20"/>
              </w:rPr>
              <w:t>56</w:t>
            </w:r>
            <w:r w:rsidR="00451FD4">
              <w:rPr>
                <w:sz w:val="20"/>
                <w:szCs w:val="20"/>
              </w:rPr>
              <w:t xml:space="preserve"> (6</w:t>
            </w:r>
            <w:r>
              <w:rPr>
                <w:sz w:val="20"/>
                <w:szCs w:val="20"/>
              </w:rPr>
              <w:t>1</w:t>
            </w:r>
            <w:r w:rsidR="00451FD4">
              <w:rPr>
                <w:sz w:val="20"/>
                <w:szCs w:val="20"/>
              </w:rPr>
              <w:t>.</w:t>
            </w:r>
            <w:r w:rsidR="005B2F68">
              <w:rPr>
                <w:sz w:val="20"/>
                <w:szCs w:val="20"/>
              </w:rPr>
              <w:t>5</w:t>
            </w:r>
            <w:r w:rsidR="00451FD4">
              <w:rPr>
                <w:sz w:val="20"/>
                <w:szCs w:val="20"/>
              </w:rPr>
              <w:t>%)</w:t>
            </w:r>
          </w:p>
        </w:tc>
      </w:tr>
      <w:tr w:rsidR="00982948" w14:paraId="42F36FA7" w14:textId="77777777" w:rsidTr="00376887">
        <w:trPr>
          <w:trHeight w:val="144"/>
        </w:trPr>
        <w:tc>
          <w:tcPr>
            <w:tcW w:w="2955" w:type="dxa"/>
          </w:tcPr>
          <w:p w14:paraId="0DEF8D96" w14:textId="00E2B7EB" w:rsidR="00982948" w:rsidRPr="00376887" w:rsidRDefault="00982948" w:rsidP="00376887">
            <w:pPr>
              <w:pStyle w:val="TableParagraph"/>
              <w:spacing w:before="17" w:line="240" w:lineRule="auto"/>
              <w:ind w:left="161"/>
              <w:jc w:val="left"/>
              <w:rPr>
                <w:sz w:val="20"/>
                <w:szCs w:val="20"/>
              </w:rPr>
            </w:pPr>
            <w:r w:rsidRPr="00376887">
              <w:rPr>
                <w:sz w:val="20"/>
                <w:szCs w:val="20"/>
              </w:rPr>
              <w:t>31-4</w:t>
            </w:r>
            <w:r w:rsidR="00A1141C" w:rsidRPr="00376887">
              <w:rPr>
                <w:sz w:val="20"/>
                <w:szCs w:val="20"/>
              </w:rPr>
              <w:t>3</w:t>
            </w:r>
          </w:p>
        </w:tc>
        <w:tc>
          <w:tcPr>
            <w:tcW w:w="2280" w:type="dxa"/>
            <w:tcBorders>
              <w:right w:val="none" w:sz="12" w:space="0" w:color="000000" w:themeColor="text1"/>
            </w:tcBorders>
          </w:tcPr>
          <w:p w14:paraId="3A176013" w14:textId="6F4A930F" w:rsidR="00982948" w:rsidRPr="00376887" w:rsidRDefault="005351C9" w:rsidP="00376887">
            <w:pPr>
              <w:pStyle w:val="TableParagraph"/>
              <w:spacing w:before="17" w:line="240" w:lineRule="auto"/>
              <w:ind w:left="3" w:right="266"/>
              <w:rPr>
                <w:sz w:val="20"/>
                <w:szCs w:val="20"/>
              </w:rPr>
            </w:pPr>
            <w:r w:rsidRPr="00376887">
              <w:rPr>
                <w:sz w:val="20"/>
                <w:szCs w:val="20"/>
              </w:rPr>
              <w:t>2</w:t>
            </w:r>
            <w:r w:rsidR="00394F27">
              <w:rPr>
                <w:sz w:val="20"/>
                <w:szCs w:val="20"/>
              </w:rPr>
              <w:t>7</w:t>
            </w:r>
            <w:r w:rsidRPr="00376887">
              <w:rPr>
                <w:sz w:val="20"/>
                <w:szCs w:val="20"/>
              </w:rPr>
              <w:t xml:space="preserve"> (29.</w:t>
            </w:r>
            <w:r w:rsidR="00394F27">
              <w:rPr>
                <w:sz w:val="20"/>
                <w:szCs w:val="20"/>
              </w:rPr>
              <w:t>7</w:t>
            </w:r>
            <w:r w:rsidRPr="00376887">
              <w:rPr>
                <w:sz w:val="20"/>
                <w:szCs w:val="20"/>
              </w:rPr>
              <w:t>%)</w:t>
            </w:r>
          </w:p>
        </w:tc>
        <w:tc>
          <w:tcPr>
            <w:tcW w:w="282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2DCD95AA" w14:textId="19423D49" w:rsidR="00982948" w:rsidRPr="00376887" w:rsidRDefault="004F5363" w:rsidP="00376887">
            <w:pPr>
              <w:pStyle w:val="TableParagraph"/>
              <w:spacing w:before="17" w:line="240" w:lineRule="auto"/>
              <w:ind w:right="98"/>
              <w:rPr>
                <w:sz w:val="20"/>
                <w:szCs w:val="20"/>
              </w:rPr>
            </w:pPr>
            <w:r>
              <w:rPr>
                <w:sz w:val="20"/>
                <w:szCs w:val="20"/>
              </w:rPr>
              <w:t>26 (2</w:t>
            </w:r>
            <w:r w:rsidR="00E61FD7">
              <w:rPr>
                <w:sz w:val="20"/>
                <w:szCs w:val="20"/>
              </w:rPr>
              <w:t>8</w:t>
            </w:r>
            <w:r>
              <w:rPr>
                <w:sz w:val="20"/>
                <w:szCs w:val="20"/>
              </w:rPr>
              <w:t>.</w:t>
            </w:r>
            <w:r w:rsidR="00E61FD7">
              <w:rPr>
                <w:sz w:val="20"/>
                <w:szCs w:val="20"/>
              </w:rPr>
              <w:t>6</w:t>
            </w:r>
            <w:r>
              <w:rPr>
                <w:sz w:val="20"/>
                <w:szCs w:val="20"/>
              </w:rPr>
              <w:t>%)</w:t>
            </w:r>
          </w:p>
        </w:tc>
      </w:tr>
      <w:tr w:rsidR="00982948" w14:paraId="3F288841" w14:textId="77777777" w:rsidTr="00376887">
        <w:trPr>
          <w:trHeight w:val="74"/>
        </w:trPr>
        <w:tc>
          <w:tcPr>
            <w:tcW w:w="2955" w:type="dxa"/>
          </w:tcPr>
          <w:p w14:paraId="100F2BCB" w14:textId="42ABB407" w:rsidR="00982948" w:rsidRPr="00376887" w:rsidRDefault="00982948" w:rsidP="00376887">
            <w:pPr>
              <w:pStyle w:val="TableParagraph"/>
              <w:spacing w:line="240" w:lineRule="auto"/>
              <w:ind w:left="161"/>
              <w:jc w:val="left"/>
              <w:rPr>
                <w:sz w:val="20"/>
                <w:szCs w:val="20"/>
              </w:rPr>
            </w:pPr>
            <w:r w:rsidRPr="00376887">
              <w:rPr>
                <w:sz w:val="20"/>
                <w:szCs w:val="20"/>
              </w:rPr>
              <w:t>4</w:t>
            </w:r>
            <w:r w:rsidR="00A1141C" w:rsidRPr="00376887">
              <w:rPr>
                <w:sz w:val="20"/>
                <w:szCs w:val="20"/>
              </w:rPr>
              <w:t>3</w:t>
            </w:r>
            <w:r w:rsidRPr="00376887">
              <w:rPr>
                <w:sz w:val="20"/>
                <w:szCs w:val="20"/>
              </w:rPr>
              <w:t>-</w:t>
            </w:r>
            <w:r w:rsidR="00A1141C" w:rsidRPr="00376887">
              <w:rPr>
                <w:sz w:val="20"/>
                <w:szCs w:val="20"/>
              </w:rPr>
              <w:t>7</w:t>
            </w:r>
            <w:r w:rsidRPr="00376887">
              <w:rPr>
                <w:sz w:val="20"/>
                <w:szCs w:val="20"/>
              </w:rPr>
              <w:t>4</w:t>
            </w:r>
          </w:p>
        </w:tc>
        <w:tc>
          <w:tcPr>
            <w:tcW w:w="2280" w:type="dxa"/>
            <w:tcBorders>
              <w:right w:val="none" w:sz="12" w:space="0" w:color="000000" w:themeColor="text1"/>
            </w:tcBorders>
          </w:tcPr>
          <w:p w14:paraId="310FC138" w14:textId="27DE8ED8" w:rsidR="00982948" w:rsidRPr="00376887" w:rsidRDefault="00394F27" w:rsidP="00376887">
            <w:pPr>
              <w:pStyle w:val="TableParagraph"/>
              <w:spacing w:line="240" w:lineRule="auto"/>
              <w:ind w:left="3" w:right="266"/>
              <w:rPr>
                <w:sz w:val="20"/>
                <w:szCs w:val="20"/>
              </w:rPr>
            </w:pPr>
            <w:r>
              <w:rPr>
                <w:sz w:val="20"/>
                <w:szCs w:val="20"/>
              </w:rPr>
              <w:t>10</w:t>
            </w:r>
            <w:r w:rsidR="00A1141C" w:rsidRPr="00376887">
              <w:rPr>
                <w:sz w:val="20"/>
                <w:szCs w:val="20"/>
              </w:rPr>
              <w:t xml:space="preserve"> (</w:t>
            </w:r>
            <w:r>
              <w:rPr>
                <w:sz w:val="20"/>
                <w:szCs w:val="20"/>
              </w:rPr>
              <w:t>11.0</w:t>
            </w:r>
            <w:r w:rsidR="00A1141C" w:rsidRPr="00376887">
              <w:rPr>
                <w:sz w:val="20"/>
                <w:szCs w:val="20"/>
              </w:rPr>
              <w:t>%)</w:t>
            </w:r>
          </w:p>
        </w:tc>
        <w:tc>
          <w:tcPr>
            <w:tcW w:w="282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4745D35" w14:textId="63FE2F0A" w:rsidR="00982948" w:rsidRPr="00376887" w:rsidRDefault="00E61FD7" w:rsidP="00376887">
            <w:pPr>
              <w:pStyle w:val="TableParagraph"/>
              <w:spacing w:line="240" w:lineRule="auto"/>
              <w:ind w:left="2" w:right="98"/>
              <w:rPr>
                <w:sz w:val="20"/>
                <w:szCs w:val="20"/>
              </w:rPr>
            </w:pPr>
            <w:r>
              <w:rPr>
                <w:sz w:val="20"/>
                <w:szCs w:val="20"/>
              </w:rPr>
              <w:t>9</w:t>
            </w:r>
            <w:r w:rsidR="004F5363">
              <w:rPr>
                <w:sz w:val="20"/>
                <w:szCs w:val="20"/>
              </w:rPr>
              <w:t xml:space="preserve"> (</w:t>
            </w:r>
            <w:r>
              <w:rPr>
                <w:sz w:val="20"/>
                <w:szCs w:val="20"/>
              </w:rPr>
              <w:t>9</w:t>
            </w:r>
            <w:r w:rsidR="004F5363">
              <w:rPr>
                <w:sz w:val="20"/>
                <w:szCs w:val="20"/>
              </w:rPr>
              <w:t>.</w:t>
            </w:r>
            <w:r>
              <w:rPr>
                <w:sz w:val="20"/>
                <w:szCs w:val="20"/>
              </w:rPr>
              <w:t>9</w:t>
            </w:r>
            <w:r w:rsidR="004F5363">
              <w:rPr>
                <w:sz w:val="20"/>
                <w:szCs w:val="20"/>
              </w:rPr>
              <w:t>%)</w:t>
            </w:r>
          </w:p>
        </w:tc>
      </w:tr>
      <w:tr w:rsidR="00982948" w14:paraId="3BC5F1FE" w14:textId="77777777" w:rsidTr="00376887">
        <w:trPr>
          <w:trHeight w:val="74"/>
        </w:trPr>
        <w:tc>
          <w:tcPr>
            <w:tcW w:w="2955" w:type="dxa"/>
          </w:tcPr>
          <w:p w14:paraId="110002D4" w14:textId="77777777" w:rsidR="00982948" w:rsidRPr="00376887" w:rsidRDefault="00982948" w:rsidP="00376887">
            <w:pPr>
              <w:pStyle w:val="TableParagraph"/>
              <w:spacing w:before="17" w:line="240" w:lineRule="auto"/>
              <w:jc w:val="left"/>
              <w:rPr>
                <w:sz w:val="20"/>
                <w:szCs w:val="20"/>
              </w:rPr>
            </w:pPr>
            <w:r w:rsidRPr="00376887">
              <w:rPr>
                <w:b/>
                <w:sz w:val="20"/>
                <w:szCs w:val="20"/>
              </w:rPr>
              <w:t>Race</w:t>
            </w:r>
          </w:p>
        </w:tc>
        <w:tc>
          <w:tcPr>
            <w:tcW w:w="2280" w:type="dxa"/>
            <w:tcBorders>
              <w:right w:val="none" w:sz="12" w:space="0" w:color="000000" w:themeColor="text1"/>
            </w:tcBorders>
          </w:tcPr>
          <w:p w14:paraId="487930FE" w14:textId="77777777" w:rsidR="00982948" w:rsidRPr="00376887" w:rsidRDefault="00982948" w:rsidP="00376887">
            <w:pPr>
              <w:spacing w:line="240" w:lineRule="auto"/>
              <w:jc w:val="center"/>
              <w:rPr>
                <w:rFonts w:eastAsia="Times New Roman" w:cs="Times New Roman"/>
                <w:sz w:val="20"/>
                <w:szCs w:val="20"/>
              </w:rPr>
            </w:pPr>
          </w:p>
        </w:tc>
        <w:tc>
          <w:tcPr>
            <w:tcW w:w="282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6C596008" w14:textId="77777777" w:rsidR="00982948" w:rsidRPr="00376887" w:rsidRDefault="00982948" w:rsidP="00376887">
            <w:pPr>
              <w:spacing w:line="240" w:lineRule="auto"/>
              <w:jc w:val="center"/>
              <w:rPr>
                <w:rFonts w:eastAsia="Times New Roman" w:cs="Times New Roman"/>
                <w:sz w:val="20"/>
                <w:szCs w:val="20"/>
              </w:rPr>
            </w:pPr>
          </w:p>
        </w:tc>
      </w:tr>
      <w:tr w:rsidR="00982948" w14:paraId="41D2A3AA" w14:textId="77777777" w:rsidTr="00376887">
        <w:trPr>
          <w:trHeight w:val="74"/>
        </w:trPr>
        <w:tc>
          <w:tcPr>
            <w:tcW w:w="2955" w:type="dxa"/>
          </w:tcPr>
          <w:p w14:paraId="33E16415" w14:textId="77777777" w:rsidR="00982948" w:rsidRPr="00376887" w:rsidRDefault="00982948" w:rsidP="00376887">
            <w:pPr>
              <w:pStyle w:val="TableParagraph"/>
              <w:spacing w:line="240" w:lineRule="auto"/>
              <w:ind w:left="161"/>
              <w:jc w:val="left"/>
              <w:rPr>
                <w:sz w:val="20"/>
                <w:szCs w:val="20"/>
              </w:rPr>
            </w:pPr>
            <w:r w:rsidRPr="00376887">
              <w:rPr>
                <w:sz w:val="20"/>
                <w:szCs w:val="20"/>
              </w:rPr>
              <w:t>Caucasian</w:t>
            </w:r>
          </w:p>
        </w:tc>
        <w:tc>
          <w:tcPr>
            <w:tcW w:w="2280" w:type="dxa"/>
            <w:tcBorders>
              <w:right w:val="none" w:sz="12" w:space="0" w:color="000000" w:themeColor="text1"/>
            </w:tcBorders>
          </w:tcPr>
          <w:p w14:paraId="68C9460E" w14:textId="46B2C1E4" w:rsidR="00982948" w:rsidRPr="00376887" w:rsidRDefault="00BF6D6F" w:rsidP="00376887">
            <w:pPr>
              <w:pStyle w:val="TableParagraph"/>
              <w:spacing w:line="240" w:lineRule="auto"/>
              <w:ind w:left="3" w:right="266"/>
              <w:rPr>
                <w:sz w:val="20"/>
                <w:szCs w:val="20"/>
              </w:rPr>
            </w:pPr>
            <w:r w:rsidRPr="00376887">
              <w:rPr>
                <w:sz w:val="20"/>
                <w:szCs w:val="20"/>
              </w:rPr>
              <w:t>6</w:t>
            </w:r>
            <w:r w:rsidR="0000325B">
              <w:rPr>
                <w:sz w:val="20"/>
                <w:szCs w:val="20"/>
              </w:rPr>
              <w:t>6</w:t>
            </w:r>
            <w:r w:rsidRPr="00376887">
              <w:rPr>
                <w:sz w:val="20"/>
                <w:szCs w:val="20"/>
              </w:rPr>
              <w:t xml:space="preserve"> (72.</w:t>
            </w:r>
            <w:r w:rsidR="0000325B">
              <w:rPr>
                <w:sz w:val="20"/>
                <w:szCs w:val="20"/>
              </w:rPr>
              <w:t>5</w:t>
            </w:r>
            <w:r w:rsidRPr="00376887">
              <w:rPr>
                <w:sz w:val="20"/>
                <w:szCs w:val="20"/>
              </w:rPr>
              <w:t>%)</w:t>
            </w:r>
          </w:p>
        </w:tc>
        <w:tc>
          <w:tcPr>
            <w:tcW w:w="282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0C916B6B" w14:textId="7D6BC94C" w:rsidR="00982948" w:rsidRPr="00376887" w:rsidRDefault="00C23162" w:rsidP="00376887">
            <w:pPr>
              <w:pStyle w:val="TableParagraph"/>
              <w:spacing w:line="240" w:lineRule="auto"/>
              <w:ind w:right="98"/>
              <w:rPr>
                <w:sz w:val="20"/>
                <w:szCs w:val="20"/>
              </w:rPr>
            </w:pPr>
            <w:r>
              <w:rPr>
                <w:sz w:val="20"/>
                <w:szCs w:val="20"/>
              </w:rPr>
              <w:t>68 (7</w:t>
            </w:r>
            <w:r w:rsidR="0000325B">
              <w:rPr>
                <w:sz w:val="20"/>
                <w:szCs w:val="20"/>
              </w:rPr>
              <w:t>4</w:t>
            </w:r>
            <w:r>
              <w:rPr>
                <w:sz w:val="20"/>
                <w:szCs w:val="20"/>
              </w:rPr>
              <w:t>.</w:t>
            </w:r>
            <w:r w:rsidR="0000325B">
              <w:rPr>
                <w:sz w:val="20"/>
                <w:szCs w:val="20"/>
              </w:rPr>
              <w:t>7</w:t>
            </w:r>
            <w:r>
              <w:rPr>
                <w:sz w:val="20"/>
                <w:szCs w:val="20"/>
              </w:rPr>
              <w:t>%)</w:t>
            </w:r>
          </w:p>
        </w:tc>
      </w:tr>
      <w:tr w:rsidR="00982948" w14:paraId="69235364" w14:textId="77777777" w:rsidTr="00376887">
        <w:trPr>
          <w:trHeight w:val="74"/>
        </w:trPr>
        <w:tc>
          <w:tcPr>
            <w:tcW w:w="2955" w:type="dxa"/>
          </w:tcPr>
          <w:p w14:paraId="48DD88A6" w14:textId="77777777" w:rsidR="00982948" w:rsidRPr="00376887" w:rsidRDefault="00982948" w:rsidP="00376887">
            <w:pPr>
              <w:pStyle w:val="TableParagraph"/>
              <w:spacing w:before="17" w:line="240" w:lineRule="auto"/>
              <w:ind w:left="161"/>
              <w:jc w:val="left"/>
              <w:rPr>
                <w:sz w:val="20"/>
                <w:szCs w:val="20"/>
              </w:rPr>
            </w:pPr>
            <w:r w:rsidRPr="00376887">
              <w:rPr>
                <w:sz w:val="20"/>
                <w:szCs w:val="20"/>
              </w:rPr>
              <w:lastRenderedPageBreak/>
              <w:t>Black or African American</w:t>
            </w:r>
          </w:p>
        </w:tc>
        <w:tc>
          <w:tcPr>
            <w:tcW w:w="2280" w:type="dxa"/>
            <w:tcBorders>
              <w:right w:val="none" w:sz="12" w:space="0" w:color="000000" w:themeColor="text1"/>
            </w:tcBorders>
          </w:tcPr>
          <w:p w14:paraId="75D0249D" w14:textId="6647F0E6" w:rsidR="00982948" w:rsidRPr="00376887" w:rsidRDefault="00BF6D6F" w:rsidP="00376887">
            <w:pPr>
              <w:pStyle w:val="TableParagraph"/>
              <w:spacing w:before="17" w:line="240" w:lineRule="auto"/>
              <w:ind w:left="3" w:right="266"/>
              <w:rPr>
                <w:sz w:val="20"/>
                <w:szCs w:val="20"/>
              </w:rPr>
            </w:pPr>
            <w:r w:rsidRPr="00376887">
              <w:rPr>
                <w:sz w:val="20"/>
                <w:szCs w:val="20"/>
              </w:rPr>
              <w:t>13 (1</w:t>
            </w:r>
            <w:r w:rsidR="00AA2193">
              <w:rPr>
                <w:sz w:val="20"/>
                <w:szCs w:val="20"/>
              </w:rPr>
              <w:t>4</w:t>
            </w:r>
            <w:r w:rsidRPr="00376887">
              <w:rPr>
                <w:sz w:val="20"/>
                <w:szCs w:val="20"/>
              </w:rPr>
              <w:t>.</w:t>
            </w:r>
            <w:r w:rsidR="00AA2193">
              <w:rPr>
                <w:sz w:val="20"/>
                <w:szCs w:val="20"/>
              </w:rPr>
              <w:t>4</w:t>
            </w:r>
            <w:r w:rsidR="0003228D" w:rsidRPr="00376887">
              <w:rPr>
                <w:sz w:val="20"/>
                <w:szCs w:val="20"/>
              </w:rPr>
              <w:t>%)</w:t>
            </w:r>
          </w:p>
        </w:tc>
        <w:tc>
          <w:tcPr>
            <w:tcW w:w="282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D1992D8" w14:textId="4A01CFDA" w:rsidR="00982948" w:rsidRPr="00376887" w:rsidRDefault="00C23162" w:rsidP="00376887">
            <w:pPr>
              <w:pStyle w:val="TableParagraph"/>
              <w:spacing w:before="17" w:line="240" w:lineRule="auto"/>
              <w:ind w:right="98"/>
              <w:rPr>
                <w:sz w:val="20"/>
                <w:szCs w:val="20"/>
              </w:rPr>
            </w:pPr>
            <w:r>
              <w:rPr>
                <w:sz w:val="20"/>
                <w:szCs w:val="20"/>
              </w:rPr>
              <w:t>12 (1</w:t>
            </w:r>
            <w:r w:rsidR="00AA2193">
              <w:rPr>
                <w:sz w:val="20"/>
                <w:szCs w:val="20"/>
              </w:rPr>
              <w:t>3</w:t>
            </w:r>
            <w:r>
              <w:rPr>
                <w:sz w:val="20"/>
                <w:szCs w:val="20"/>
              </w:rPr>
              <w:t>.</w:t>
            </w:r>
            <w:r w:rsidR="00AA2193">
              <w:rPr>
                <w:sz w:val="20"/>
                <w:szCs w:val="20"/>
              </w:rPr>
              <w:t>2</w:t>
            </w:r>
            <w:r>
              <w:rPr>
                <w:sz w:val="20"/>
                <w:szCs w:val="20"/>
              </w:rPr>
              <w:t>%)</w:t>
            </w:r>
          </w:p>
        </w:tc>
      </w:tr>
      <w:tr w:rsidR="00982948" w14:paraId="666B0A53" w14:textId="77777777" w:rsidTr="00C12AF5">
        <w:trPr>
          <w:trHeight w:val="74"/>
        </w:trPr>
        <w:tc>
          <w:tcPr>
            <w:tcW w:w="2955" w:type="dxa"/>
          </w:tcPr>
          <w:p w14:paraId="0B4304E3" w14:textId="77777777" w:rsidR="00982948" w:rsidRPr="00376887" w:rsidRDefault="00982948" w:rsidP="00376887">
            <w:pPr>
              <w:pStyle w:val="TableParagraph"/>
              <w:spacing w:line="240" w:lineRule="auto"/>
              <w:ind w:left="161"/>
              <w:jc w:val="left"/>
              <w:rPr>
                <w:sz w:val="20"/>
                <w:szCs w:val="20"/>
              </w:rPr>
            </w:pPr>
            <w:r w:rsidRPr="00376887">
              <w:rPr>
                <w:sz w:val="20"/>
                <w:szCs w:val="20"/>
              </w:rPr>
              <w:t>Asian or Asian American</w:t>
            </w:r>
          </w:p>
        </w:tc>
        <w:tc>
          <w:tcPr>
            <w:tcW w:w="2280" w:type="dxa"/>
            <w:tcBorders>
              <w:right w:val="none" w:sz="12" w:space="0" w:color="000000" w:themeColor="text1"/>
            </w:tcBorders>
          </w:tcPr>
          <w:p w14:paraId="251F3EF9" w14:textId="3A9A0199" w:rsidR="00982948" w:rsidRPr="00376887" w:rsidRDefault="0003228D" w:rsidP="00376887">
            <w:pPr>
              <w:pStyle w:val="TableParagraph"/>
              <w:spacing w:line="240" w:lineRule="auto"/>
              <w:ind w:left="3" w:right="266"/>
              <w:rPr>
                <w:sz w:val="20"/>
                <w:szCs w:val="20"/>
              </w:rPr>
            </w:pPr>
            <w:r w:rsidRPr="00376887">
              <w:rPr>
                <w:sz w:val="20"/>
                <w:szCs w:val="20"/>
              </w:rPr>
              <w:t>3 (3.</w:t>
            </w:r>
            <w:r w:rsidR="00AA2193">
              <w:rPr>
                <w:sz w:val="20"/>
                <w:szCs w:val="20"/>
              </w:rPr>
              <w:t>3</w:t>
            </w:r>
            <w:r w:rsidRPr="00376887">
              <w:rPr>
                <w:sz w:val="20"/>
                <w:szCs w:val="20"/>
              </w:rPr>
              <w:t>%)</w:t>
            </w:r>
          </w:p>
        </w:tc>
        <w:tc>
          <w:tcPr>
            <w:tcW w:w="2820" w:type="dxa"/>
            <w:tcBorders>
              <w:top w:val="none" w:sz="12" w:space="0" w:color="000000" w:themeColor="text1"/>
              <w:left w:val="none" w:sz="12" w:space="0" w:color="000000" w:themeColor="text1"/>
              <w:bottom w:val="nil"/>
              <w:right w:val="none" w:sz="12" w:space="0" w:color="000000" w:themeColor="text1"/>
            </w:tcBorders>
          </w:tcPr>
          <w:p w14:paraId="3ABFAD60" w14:textId="715364F8" w:rsidR="00982948" w:rsidRPr="00376887" w:rsidRDefault="00C23162" w:rsidP="00376887">
            <w:pPr>
              <w:pStyle w:val="TableParagraph"/>
              <w:spacing w:line="240" w:lineRule="auto"/>
              <w:ind w:left="2" w:right="98"/>
              <w:rPr>
                <w:sz w:val="20"/>
                <w:szCs w:val="20"/>
              </w:rPr>
            </w:pPr>
            <w:r>
              <w:rPr>
                <w:sz w:val="20"/>
                <w:szCs w:val="20"/>
              </w:rPr>
              <w:t>7 (7.</w:t>
            </w:r>
            <w:r w:rsidR="00AA2193">
              <w:rPr>
                <w:sz w:val="20"/>
                <w:szCs w:val="20"/>
              </w:rPr>
              <w:t>7</w:t>
            </w:r>
            <w:r>
              <w:rPr>
                <w:sz w:val="20"/>
                <w:szCs w:val="20"/>
              </w:rPr>
              <w:t>)</w:t>
            </w:r>
          </w:p>
        </w:tc>
      </w:tr>
      <w:tr w:rsidR="00982948" w14:paraId="702C633E" w14:textId="77777777" w:rsidTr="00C12AF5">
        <w:trPr>
          <w:trHeight w:val="74"/>
        </w:trPr>
        <w:tc>
          <w:tcPr>
            <w:tcW w:w="2955" w:type="dxa"/>
          </w:tcPr>
          <w:p w14:paraId="0F1BB9A6" w14:textId="77777777" w:rsidR="00982948" w:rsidRPr="00376887" w:rsidRDefault="00982948" w:rsidP="00376887">
            <w:pPr>
              <w:pStyle w:val="TableParagraph"/>
              <w:spacing w:line="240" w:lineRule="auto"/>
              <w:ind w:left="161"/>
              <w:jc w:val="left"/>
              <w:rPr>
                <w:sz w:val="20"/>
                <w:szCs w:val="20"/>
              </w:rPr>
            </w:pPr>
            <w:r w:rsidRPr="00376887">
              <w:rPr>
                <w:sz w:val="20"/>
                <w:szCs w:val="20"/>
              </w:rPr>
              <w:t>Bi- or Multi-racial</w:t>
            </w:r>
          </w:p>
        </w:tc>
        <w:tc>
          <w:tcPr>
            <w:tcW w:w="2280" w:type="dxa"/>
            <w:tcBorders>
              <w:right w:val="nil"/>
            </w:tcBorders>
          </w:tcPr>
          <w:p w14:paraId="35ADBFA4" w14:textId="219FB8E5" w:rsidR="00982948" w:rsidRPr="00376887" w:rsidRDefault="00914103" w:rsidP="00376887">
            <w:pPr>
              <w:pStyle w:val="TableParagraph"/>
              <w:spacing w:line="240" w:lineRule="auto"/>
              <w:ind w:left="3" w:right="266"/>
              <w:rPr>
                <w:sz w:val="20"/>
                <w:szCs w:val="20"/>
              </w:rPr>
            </w:pPr>
            <w:r>
              <w:rPr>
                <w:sz w:val="20"/>
                <w:szCs w:val="20"/>
              </w:rPr>
              <w:t>6</w:t>
            </w:r>
            <w:r w:rsidR="0007184C" w:rsidRPr="00376887">
              <w:rPr>
                <w:sz w:val="20"/>
                <w:szCs w:val="20"/>
              </w:rPr>
              <w:t xml:space="preserve"> (</w:t>
            </w:r>
            <w:r>
              <w:rPr>
                <w:sz w:val="20"/>
                <w:szCs w:val="20"/>
              </w:rPr>
              <w:t>6</w:t>
            </w:r>
            <w:r w:rsidR="0007184C" w:rsidRPr="00376887">
              <w:rPr>
                <w:sz w:val="20"/>
                <w:szCs w:val="20"/>
              </w:rPr>
              <w:t>.</w:t>
            </w:r>
            <w:r>
              <w:rPr>
                <w:sz w:val="20"/>
                <w:szCs w:val="20"/>
              </w:rPr>
              <w:t>6</w:t>
            </w:r>
            <w:r w:rsidR="0007184C" w:rsidRPr="00376887">
              <w:rPr>
                <w:sz w:val="20"/>
                <w:szCs w:val="20"/>
              </w:rPr>
              <w:t>%)</w:t>
            </w:r>
          </w:p>
        </w:tc>
        <w:tc>
          <w:tcPr>
            <w:tcW w:w="2820" w:type="dxa"/>
            <w:tcBorders>
              <w:top w:val="nil"/>
              <w:left w:val="nil"/>
              <w:bottom w:val="nil"/>
              <w:right w:val="nil"/>
            </w:tcBorders>
          </w:tcPr>
          <w:p w14:paraId="659DC21B" w14:textId="20A19164" w:rsidR="00982948" w:rsidRPr="00376887" w:rsidRDefault="00914103" w:rsidP="00376887">
            <w:pPr>
              <w:pStyle w:val="TableParagraph"/>
              <w:spacing w:line="240" w:lineRule="auto"/>
              <w:ind w:left="2" w:right="98"/>
              <w:rPr>
                <w:sz w:val="20"/>
                <w:szCs w:val="20"/>
              </w:rPr>
            </w:pPr>
            <w:r>
              <w:rPr>
                <w:sz w:val="20"/>
                <w:szCs w:val="20"/>
              </w:rPr>
              <w:t>4</w:t>
            </w:r>
            <w:r w:rsidR="00D026B5">
              <w:rPr>
                <w:sz w:val="20"/>
                <w:szCs w:val="20"/>
              </w:rPr>
              <w:t xml:space="preserve"> (</w:t>
            </w:r>
            <w:r>
              <w:rPr>
                <w:sz w:val="20"/>
                <w:szCs w:val="20"/>
              </w:rPr>
              <w:t>4</w:t>
            </w:r>
            <w:r w:rsidR="00D026B5">
              <w:rPr>
                <w:sz w:val="20"/>
                <w:szCs w:val="20"/>
              </w:rPr>
              <w:t>.</w:t>
            </w:r>
            <w:r>
              <w:rPr>
                <w:sz w:val="20"/>
                <w:szCs w:val="20"/>
              </w:rPr>
              <w:t>4</w:t>
            </w:r>
            <w:r w:rsidR="00D026B5">
              <w:rPr>
                <w:sz w:val="20"/>
                <w:szCs w:val="20"/>
              </w:rPr>
              <w:t>%)</w:t>
            </w:r>
          </w:p>
        </w:tc>
      </w:tr>
      <w:tr w:rsidR="00982948" w14:paraId="24F570E1" w14:textId="77777777" w:rsidTr="00C12AF5">
        <w:trPr>
          <w:trHeight w:val="99"/>
        </w:trPr>
        <w:tc>
          <w:tcPr>
            <w:tcW w:w="2955" w:type="dxa"/>
          </w:tcPr>
          <w:p w14:paraId="71E82EC4" w14:textId="77777777" w:rsidR="00982948" w:rsidRPr="00376887" w:rsidRDefault="00982948" w:rsidP="00376887">
            <w:pPr>
              <w:pStyle w:val="TableParagraph"/>
              <w:spacing w:before="17" w:line="240" w:lineRule="auto"/>
              <w:jc w:val="left"/>
              <w:rPr>
                <w:sz w:val="20"/>
                <w:szCs w:val="20"/>
              </w:rPr>
            </w:pPr>
            <w:r w:rsidRPr="00376887">
              <w:rPr>
                <w:b/>
                <w:sz w:val="20"/>
                <w:szCs w:val="20"/>
              </w:rPr>
              <w:t>Gender</w:t>
            </w:r>
          </w:p>
        </w:tc>
        <w:tc>
          <w:tcPr>
            <w:tcW w:w="2280" w:type="dxa"/>
            <w:tcBorders>
              <w:right w:val="nil"/>
            </w:tcBorders>
          </w:tcPr>
          <w:p w14:paraId="73570EF5" w14:textId="77777777" w:rsidR="00982948" w:rsidRPr="00376887" w:rsidRDefault="00982948" w:rsidP="00376887">
            <w:pPr>
              <w:spacing w:line="240" w:lineRule="auto"/>
              <w:jc w:val="center"/>
              <w:rPr>
                <w:rFonts w:eastAsia="Times New Roman" w:cs="Times New Roman"/>
                <w:sz w:val="20"/>
                <w:szCs w:val="20"/>
              </w:rPr>
            </w:pPr>
          </w:p>
        </w:tc>
        <w:tc>
          <w:tcPr>
            <w:tcW w:w="2820" w:type="dxa"/>
            <w:tcBorders>
              <w:top w:val="nil"/>
              <w:left w:val="nil"/>
              <w:bottom w:val="nil"/>
              <w:right w:val="nil"/>
            </w:tcBorders>
          </w:tcPr>
          <w:p w14:paraId="6DE5D3A6" w14:textId="77777777" w:rsidR="00982948" w:rsidRPr="00376887" w:rsidRDefault="00982948" w:rsidP="00376887">
            <w:pPr>
              <w:spacing w:line="240" w:lineRule="auto"/>
              <w:jc w:val="center"/>
              <w:rPr>
                <w:rFonts w:eastAsia="Times New Roman" w:cs="Times New Roman"/>
                <w:sz w:val="20"/>
                <w:szCs w:val="20"/>
              </w:rPr>
            </w:pPr>
          </w:p>
        </w:tc>
      </w:tr>
      <w:tr w:rsidR="00982948" w14:paraId="291B7C99" w14:textId="77777777" w:rsidTr="00627CFB">
        <w:trPr>
          <w:trHeight w:val="74"/>
        </w:trPr>
        <w:tc>
          <w:tcPr>
            <w:tcW w:w="2955" w:type="dxa"/>
          </w:tcPr>
          <w:p w14:paraId="76F83F07" w14:textId="77777777" w:rsidR="00982948" w:rsidRPr="00376887" w:rsidRDefault="00982948" w:rsidP="00376887">
            <w:pPr>
              <w:pStyle w:val="TableParagraph"/>
              <w:spacing w:line="240" w:lineRule="auto"/>
              <w:ind w:left="161"/>
              <w:jc w:val="left"/>
              <w:rPr>
                <w:sz w:val="20"/>
                <w:szCs w:val="20"/>
              </w:rPr>
            </w:pPr>
            <w:r w:rsidRPr="00376887">
              <w:rPr>
                <w:sz w:val="20"/>
                <w:szCs w:val="20"/>
              </w:rPr>
              <w:t>Man</w:t>
            </w:r>
          </w:p>
        </w:tc>
        <w:tc>
          <w:tcPr>
            <w:tcW w:w="2280" w:type="dxa"/>
            <w:tcBorders>
              <w:right w:val="none" w:sz="12" w:space="0" w:color="000000" w:themeColor="text1"/>
            </w:tcBorders>
          </w:tcPr>
          <w:p w14:paraId="2C96E0D6" w14:textId="7F1FCC0A" w:rsidR="00982948" w:rsidRPr="00376887" w:rsidRDefault="0007184C" w:rsidP="00376887">
            <w:pPr>
              <w:pStyle w:val="TableParagraph"/>
              <w:spacing w:line="240" w:lineRule="auto"/>
              <w:ind w:left="3" w:right="266"/>
              <w:rPr>
                <w:sz w:val="20"/>
                <w:szCs w:val="20"/>
              </w:rPr>
            </w:pPr>
            <w:r w:rsidRPr="00376887">
              <w:rPr>
                <w:sz w:val="20"/>
                <w:szCs w:val="20"/>
              </w:rPr>
              <w:t>8</w:t>
            </w:r>
            <w:r w:rsidR="00914103">
              <w:rPr>
                <w:sz w:val="20"/>
                <w:szCs w:val="20"/>
              </w:rPr>
              <w:t>6</w:t>
            </w:r>
            <w:r w:rsidRPr="00376887">
              <w:rPr>
                <w:sz w:val="20"/>
                <w:szCs w:val="20"/>
              </w:rPr>
              <w:t xml:space="preserve"> (9</w:t>
            </w:r>
            <w:r w:rsidR="00914103">
              <w:rPr>
                <w:sz w:val="20"/>
                <w:szCs w:val="20"/>
              </w:rPr>
              <w:t>4</w:t>
            </w:r>
            <w:r w:rsidRPr="00376887">
              <w:rPr>
                <w:sz w:val="20"/>
                <w:szCs w:val="20"/>
              </w:rPr>
              <w:t>.</w:t>
            </w:r>
            <w:r w:rsidR="00914103">
              <w:rPr>
                <w:sz w:val="20"/>
                <w:szCs w:val="20"/>
              </w:rPr>
              <w:t>5</w:t>
            </w:r>
            <w:r w:rsidRPr="00376887">
              <w:rPr>
                <w:sz w:val="20"/>
                <w:szCs w:val="20"/>
              </w:rPr>
              <w:t>%)</w:t>
            </w:r>
          </w:p>
        </w:tc>
        <w:tc>
          <w:tcPr>
            <w:tcW w:w="2820" w:type="dxa"/>
            <w:tcBorders>
              <w:top w:val="nil"/>
              <w:left w:val="none" w:sz="12" w:space="0" w:color="000000" w:themeColor="text1"/>
              <w:bottom w:val="none" w:sz="12" w:space="0" w:color="000000" w:themeColor="text1"/>
              <w:right w:val="none" w:sz="12" w:space="0" w:color="000000" w:themeColor="text1"/>
            </w:tcBorders>
          </w:tcPr>
          <w:p w14:paraId="333C3DCC" w14:textId="10102F43" w:rsidR="00982948" w:rsidRPr="00376887" w:rsidRDefault="00587347" w:rsidP="00376887">
            <w:pPr>
              <w:pStyle w:val="TableParagraph"/>
              <w:spacing w:line="240" w:lineRule="auto"/>
              <w:ind w:right="98"/>
              <w:rPr>
                <w:sz w:val="20"/>
                <w:szCs w:val="20"/>
              </w:rPr>
            </w:pPr>
            <w:r>
              <w:rPr>
                <w:sz w:val="20"/>
                <w:szCs w:val="20"/>
              </w:rPr>
              <w:t>4 (</w:t>
            </w:r>
            <w:r w:rsidR="00303FA5">
              <w:rPr>
                <w:sz w:val="20"/>
                <w:szCs w:val="20"/>
              </w:rPr>
              <w:t>4.</w:t>
            </w:r>
            <w:r w:rsidR="00914103">
              <w:rPr>
                <w:sz w:val="20"/>
                <w:szCs w:val="20"/>
              </w:rPr>
              <w:t>4</w:t>
            </w:r>
            <w:r w:rsidR="00303FA5">
              <w:rPr>
                <w:sz w:val="20"/>
                <w:szCs w:val="20"/>
              </w:rPr>
              <w:t>%)</w:t>
            </w:r>
          </w:p>
        </w:tc>
      </w:tr>
      <w:tr w:rsidR="00982948" w14:paraId="3E754329" w14:textId="77777777" w:rsidTr="00376887">
        <w:trPr>
          <w:trHeight w:val="162"/>
        </w:trPr>
        <w:tc>
          <w:tcPr>
            <w:tcW w:w="2955" w:type="dxa"/>
          </w:tcPr>
          <w:p w14:paraId="1E87C9FC" w14:textId="77777777" w:rsidR="00982948" w:rsidRPr="00376887" w:rsidRDefault="00982948" w:rsidP="00376887">
            <w:pPr>
              <w:pStyle w:val="TableParagraph"/>
              <w:spacing w:before="17" w:line="240" w:lineRule="auto"/>
              <w:ind w:left="161"/>
              <w:jc w:val="left"/>
              <w:rPr>
                <w:sz w:val="20"/>
                <w:szCs w:val="20"/>
              </w:rPr>
            </w:pPr>
            <w:r w:rsidRPr="00376887">
              <w:rPr>
                <w:sz w:val="20"/>
                <w:szCs w:val="20"/>
              </w:rPr>
              <w:t>Woman</w:t>
            </w:r>
          </w:p>
        </w:tc>
        <w:tc>
          <w:tcPr>
            <w:tcW w:w="2280" w:type="dxa"/>
            <w:tcBorders>
              <w:right w:val="none" w:sz="12" w:space="0" w:color="000000" w:themeColor="text1"/>
            </w:tcBorders>
          </w:tcPr>
          <w:p w14:paraId="5A5C7833" w14:textId="248A663E" w:rsidR="00982948" w:rsidRPr="00376887" w:rsidRDefault="00914103" w:rsidP="00376887">
            <w:pPr>
              <w:pStyle w:val="TableParagraph"/>
              <w:spacing w:before="17" w:line="240" w:lineRule="auto"/>
              <w:ind w:left="3" w:right="266"/>
              <w:rPr>
                <w:sz w:val="20"/>
                <w:szCs w:val="20"/>
              </w:rPr>
            </w:pPr>
            <w:r>
              <w:rPr>
                <w:sz w:val="20"/>
                <w:szCs w:val="20"/>
              </w:rPr>
              <w:t>3</w:t>
            </w:r>
            <w:r w:rsidR="0007184C" w:rsidRPr="00376887">
              <w:rPr>
                <w:sz w:val="20"/>
                <w:szCs w:val="20"/>
              </w:rPr>
              <w:t xml:space="preserve"> (</w:t>
            </w:r>
            <w:r>
              <w:rPr>
                <w:sz w:val="20"/>
                <w:szCs w:val="20"/>
              </w:rPr>
              <w:t>3</w:t>
            </w:r>
            <w:r w:rsidR="0007184C" w:rsidRPr="00376887">
              <w:rPr>
                <w:sz w:val="20"/>
                <w:szCs w:val="20"/>
              </w:rPr>
              <w:t>.3%)</w:t>
            </w:r>
          </w:p>
        </w:tc>
        <w:tc>
          <w:tcPr>
            <w:tcW w:w="282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287C2A73" w14:textId="3E8419F1" w:rsidR="00982948" w:rsidRPr="00376887" w:rsidRDefault="00303FA5" w:rsidP="00376887">
            <w:pPr>
              <w:pStyle w:val="TableParagraph"/>
              <w:spacing w:before="17" w:line="240" w:lineRule="auto"/>
              <w:ind w:right="98"/>
              <w:rPr>
                <w:sz w:val="20"/>
                <w:szCs w:val="20"/>
              </w:rPr>
            </w:pPr>
            <w:r>
              <w:rPr>
                <w:sz w:val="20"/>
                <w:szCs w:val="20"/>
              </w:rPr>
              <w:t>8</w:t>
            </w:r>
            <w:r w:rsidR="00914103">
              <w:rPr>
                <w:sz w:val="20"/>
                <w:szCs w:val="20"/>
              </w:rPr>
              <w:t>7</w:t>
            </w:r>
            <w:r>
              <w:rPr>
                <w:sz w:val="20"/>
                <w:szCs w:val="20"/>
              </w:rPr>
              <w:t xml:space="preserve"> (9</w:t>
            </w:r>
            <w:r w:rsidR="00914103">
              <w:rPr>
                <w:sz w:val="20"/>
                <w:szCs w:val="20"/>
              </w:rPr>
              <w:t>5</w:t>
            </w:r>
            <w:r>
              <w:rPr>
                <w:sz w:val="20"/>
                <w:szCs w:val="20"/>
              </w:rPr>
              <w:t>.</w:t>
            </w:r>
            <w:r w:rsidR="00914103">
              <w:rPr>
                <w:sz w:val="20"/>
                <w:szCs w:val="20"/>
              </w:rPr>
              <w:t>6</w:t>
            </w:r>
            <w:r>
              <w:rPr>
                <w:sz w:val="20"/>
                <w:szCs w:val="20"/>
              </w:rPr>
              <w:t>%)</w:t>
            </w:r>
          </w:p>
        </w:tc>
      </w:tr>
      <w:tr w:rsidR="00982948" w14:paraId="559BBCF4" w14:textId="77777777" w:rsidTr="00376887">
        <w:trPr>
          <w:trHeight w:val="135"/>
        </w:trPr>
        <w:tc>
          <w:tcPr>
            <w:tcW w:w="2955" w:type="dxa"/>
          </w:tcPr>
          <w:p w14:paraId="339E5D61" w14:textId="77777777" w:rsidR="00982948" w:rsidRPr="00376887" w:rsidRDefault="00982948" w:rsidP="00376887">
            <w:pPr>
              <w:pStyle w:val="TableParagraph"/>
              <w:spacing w:line="240" w:lineRule="auto"/>
              <w:ind w:left="161"/>
              <w:jc w:val="left"/>
              <w:rPr>
                <w:sz w:val="20"/>
                <w:szCs w:val="20"/>
              </w:rPr>
            </w:pPr>
            <w:r w:rsidRPr="00376887">
              <w:rPr>
                <w:sz w:val="20"/>
                <w:szCs w:val="20"/>
              </w:rPr>
              <w:t>Nonbinary</w:t>
            </w:r>
          </w:p>
        </w:tc>
        <w:tc>
          <w:tcPr>
            <w:tcW w:w="2280" w:type="dxa"/>
            <w:tcBorders>
              <w:right w:val="none" w:sz="12" w:space="0" w:color="000000" w:themeColor="text1"/>
            </w:tcBorders>
          </w:tcPr>
          <w:p w14:paraId="5D7111C7" w14:textId="31A8C34B" w:rsidR="00982948" w:rsidRPr="00376887" w:rsidRDefault="00AD71DF" w:rsidP="00376887">
            <w:pPr>
              <w:pStyle w:val="TableParagraph"/>
              <w:spacing w:line="240" w:lineRule="auto"/>
              <w:ind w:left="2" w:right="266"/>
              <w:rPr>
                <w:sz w:val="20"/>
                <w:szCs w:val="20"/>
              </w:rPr>
            </w:pPr>
            <w:r w:rsidRPr="00376887">
              <w:rPr>
                <w:sz w:val="20"/>
                <w:szCs w:val="20"/>
              </w:rPr>
              <w:t>1</w:t>
            </w:r>
            <w:r w:rsidR="00A46522" w:rsidRPr="00376887">
              <w:rPr>
                <w:sz w:val="20"/>
                <w:szCs w:val="20"/>
              </w:rPr>
              <w:t xml:space="preserve"> (</w:t>
            </w:r>
            <w:r w:rsidRPr="00376887">
              <w:rPr>
                <w:sz w:val="20"/>
                <w:szCs w:val="20"/>
              </w:rPr>
              <w:t>1</w:t>
            </w:r>
            <w:r w:rsidR="00A46522" w:rsidRPr="00376887">
              <w:rPr>
                <w:sz w:val="20"/>
                <w:szCs w:val="20"/>
              </w:rPr>
              <w:t>.</w:t>
            </w:r>
            <w:r w:rsidRPr="00376887">
              <w:rPr>
                <w:sz w:val="20"/>
                <w:szCs w:val="20"/>
              </w:rPr>
              <w:t>1</w:t>
            </w:r>
            <w:r w:rsidR="00A46522" w:rsidRPr="00376887">
              <w:rPr>
                <w:sz w:val="20"/>
                <w:szCs w:val="20"/>
              </w:rPr>
              <w:t>%)</w:t>
            </w:r>
          </w:p>
        </w:tc>
        <w:tc>
          <w:tcPr>
            <w:tcW w:w="282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55C3DA54" w14:textId="6719F888" w:rsidR="00982948" w:rsidRPr="00376887" w:rsidRDefault="00914103" w:rsidP="00376887">
            <w:pPr>
              <w:pStyle w:val="TableParagraph"/>
              <w:spacing w:line="240" w:lineRule="auto"/>
              <w:ind w:left="2" w:right="98"/>
              <w:rPr>
                <w:sz w:val="20"/>
                <w:szCs w:val="20"/>
              </w:rPr>
            </w:pPr>
            <w:r>
              <w:rPr>
                <w:sz w:val="20"/>
                <w:szCs w:val="20"/>
              </w:rPr>
              <w:t>0</w:t>
            </w:r>
            <w:r w:rsidR="00303FA5">
              <w:rPr>
                <w:sz w:val="20"/>
                <w:szCs w:val="20"/>
              </w:rPr>
              <w:t xml:space="preserve"> (</w:t>
            </w:r>
            <w:r>
              <w:rPr>
                <w:sz w:val="20"/>
                <w:szCs w:val="20"/>
              </w:rPr>
              <w:t>0</w:t>
            </w:r>
            <w:r w:rsidR="00303FA5">
              <w:rPr>
                <w:sz w:val="20"/>
                <w:szCs w:val="20"/>
              </w:rPr>
              <w:t>.</w:t>
            </w:r>
            <w:r>
              <w:rPr>
                <w:sz w:val="20"/>
                <w:szCs w:val="20"/>
              </w:rPr>
              <w:t>0</w:t>
            </w:r>
            <w:r w:rsidR="00303FA5">
              <w:rPr>
                <w:sz w:val="20"/>
                <w:szCs w:val="20"/>
              </w:rPr>
              <w:t>%)</w:t>
            </w:r>
          </w:p>
        </w:tc>
      </w:tr>
      <w:tr w:rsidR="00AD71DF" w14:paraId="5A17BDEB" w14:textId="77777777" w:rsidTr="00376887">
        <w:trPr>
          <w:trHeight w:val="180"/>
        </w:trPr>
        <w:tc>
          <w:tcPr>
            <w:tcW w:w="2955" w:type="dxa"/>
          </w:tcPr>
          <w:p w14:paraId="0512EA46" w14:textId="6BAA1304" w:rsidR="00AD71DF" w:rsidRPr="00376887" w:rsidRDefault="00AD71DF" w:rsidP="00376887">
            <w:pPr>
              <w:pStyle w:val="TableParagraph"/>
              <w:spacing w:line="240" w:lineRule="auto"/>
              <w:ind w:left="161"/>
              <w:jc w:val="left"/>
              <w:rPr>
                <w:sz w:val="20"/>
                <w:szCs w:val="20"/>
              </w:rPr>
            </w:pPr>
            <w:r w:rsidRPr="00376887">
              <w:rPr>
                <w:sz w:val="20"/>
                <w:szCs w:val="20"/>
              </w:rPr>
              <w:t>Trans</w:t>
            </w:r>
          </w:p>
        </w:tc>
        <w:tc>
          <w:tcPr>
            <w:tcW w:w="2280" w:type="dxa"/>
            <w:tcBorders>
              <w:right w:val="none" w:sz="12" w:space="0" w:color="000000" w:themeColor="text1"/>
            </w:tcBorders>
          </w:tcPr>
          <w:p w14:paraId="41B22E2F" w14:textId="41305568" w:rsidR="00AD71DF" w:rsidRPr="00376887" w:rsidRDefault="00AD71DF" w:rsidP="00376887">
            <w:pPr>
              <w:pStyle w:val="TableParagraph"/>
              <w:spacing w:line="240" w:lineRule="auto"/>
              <w:ind w:left="2" w:right="266"/>
              <w:rPr>
                <w:sz w:val="20"/>
                <w:szCs w:val="20"/>
              </w:rPr>
            </w:pPr>
            <w:r w:rsidRPr="00376887">
              <w:rPr>
                <w:sz w:val="20"/>
                <w:szCs w:val="20"/>
              </w:rPr>
              <w:t>1 (1.1%)</w:t>
            </w:r>
          </w:p>
        </w:tc>
        <w:tc>
          <w:tcPr>
            <w:tcW w:w="282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6BA2A819" w14:textId="3AEB84BB" w:rsidR="00AD71DF" w:rsidRPr="00376887" w:rsidRDefault="00303FA5" w:rsidP="00376887">
            <w:pPr>
              <w:pStyle w:val="TableParagraph"/>
              <w:spacing w:line="240" w:lineRule="auto"/>
              <w:ind w:left="2" w:right="98"/>
              <w:rPr>
                <w:sz w:val="20"/>
                <w:szCs w:val="20"/>
              </w:rPr>
            </w:pPr>
            <w:r>
              <w:rPr>
                <w:sz w:val="20"/>
                <w:szCs w:val="20"/>
              </w:rPr>
              <w:t xml:space="preserve">0 </w:t>
            </w:r>
            <w:r w:rsidR="00356BDF">
              <w:rPr>
                <w:sz w:val="20"/>
                <w:szCs w:val="20"/>
              </w:rPr>
              <w:t>(0.0%)</w:t>
            </w:r>
          </w:p>
        </w:tc>
      </w:tr>
      <w:tr w:rsidR="00982948" w14:paraId="54A11FFC" w14:textId="77777777" w:rsidTr="00376887">
        <w:trPr>
          <w:trHeight w:val="90"/>
        </w:trPr>
        <w:tc>
          <w:tcPr>
            <w:tcW w:w="2955" w:type="dxa"/>
          </w:tcPr>
          <w:p w14:paraId="52ACC0D2" w14:textId="77777777" w:rsidR="00982948" w:rsidRPr="00376887" w:rsidRDefault="00982948" w:rsidP="00376887">
            <w:pPr>
              <w:pStyle w:val="TableParagraph"/>
              <w:spacing w:before="17" w:line="240" w:lineRule="auto"/>
              <w:jc w:val="left"/>
              <w:rPr>
                <w:sz w:val="20"/>
                <w:szCs w:val="20"/>
              </w:rPr>
            </w:pPr>
            <w:r w:rsidRPr="00376887">
              <w:rPr>
                <w:b/>
                <w:sz w:val="20"/>
                <w:szCs w:val="20"/>
              </w:rPr>
              <w:t>Sexual Orientation</w:t>
            </w:r>
          </w:p>
        </w:tc>
        <w:tc>
          <w:tcPr>
            <w:tcW w:w="2280" w:type="dxa"/>
            <w:tcBorders>
              <w:right w:val="none" w:sz="12" w:space="0" w:color="000000" w:themeColor="text1"/>
            </w:tcBorders>
          </w:tcPr>
          <w:p w14:paraId="486E0C82" w14:textId="77777777" w:rsidR="00982948" w:rsidRPr="00376887" w:rsidRDefault="00982948" w:rsidP="00376887">
            <w:pPr>
              <w:spacing w:line="240" w:lineRule="auto"/>
              <w:jc w:val="center"/>
              <w:rPr>
                <w:rFonts w:eastAsia="Times New Roman" w:cs="Times New Roman"/>
                <w:sz w:val="20"/>
                <w:szCs w:val="20"/>
              </w:rPr>
            </w:pPr>
          </w:p>
        </w:tc>
        <w:tc>
          <w:tcPr>
            <w:tcW w:w="282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0E2B75C" w14:textId="77777777" w:rsidR="00982948" w:rsidRPr="00376887" w:rsidRDefault="00982948" w:rsidP="00376887">
            <w:pPr>
              <w:spacing w:line="240" w:lineRule="auto"/>
              <w:jc w:val="center"/>
              <w:rPr>
                <w:rFonts w:eastAsia="Times New Roman" w:cs="Times New Roman"/>
                <w:sz w:val="20"/>
                <w:szCs w:val="20"/>
              </w:rPr>
            </w:pPr>
          </w:p>
        </w:tc>
      </w:tr>
      <w:tr w:rsidR="00982948" w14:paraId="555E51E2" w14:textId="77777777" w:rsidTr="00376887">
        <w:trPr>
          <w:trHeight w:val="126"/>
        </w:trPr>
        <w:tc>
          <w:tcPr>
            <w:tcW w:w="2955" w:type="dxa"/>
          </w:tcPr>
          <w:p w14:paraId="4454DF0A" w14:textId="77777777" w:rsidR="00982948" w:rsidRPr="00376887" w:rsidRDefault="00982948" w:rsidP="00376887">
            <w:pPr>
              <w:pStyle w:val="TableParagraph"/>
              <w:spacing w:line="240" w:lineRule="auto"/>
              <w:ind w:left="161"/>
              <w:jc w:val="left"/>
              <w:rPr>
                <w:sz w:val="20"/>
                <w:szCs w:val="20"/>
              </w:rPr>
            </w:pPr>
            <w:r w:rsidRPr="00376887">
              <w:rPr>
                <w:sz w:val="20"/>
                <w:szCs w:val="20"/>
              </w:rPr>
              <w:t>Heterosexual</w:t>
            </w:r>
          </w:p>
        </w:tc>
        <w:tc>
          <w:tcPr>
            <w:tcW w:w="2280" w:type="dxa"/>
            <w:tcBorders>
              <w:right w:val="none" w:sz="12" w:space="0" w:color="000000" w:themeColor="text1"/>
            </w:tcBorders>
          </w:tcPr>
          <w:p w14:paraId="06FD49F8" w14:textId="3074FF0F" w:rsidR="00982948" w:rsidRPr="00376887" w:rsidRDefault="00AD71DF" w:rsidP="00376887">
            <w:pPr>
              <w:pStyle w:val="TableParagraph"/>
              <w:spacing w:line="240" w:lineRule="auto"/>
              <w:ind w:left="3" w:right="266"/>
              <w:rPr>
                <w:sz w:val="20"/>
                <w:szCs w:val="20"/>
              </w:rPr>
            </w:pPr>
            <w:r w:rsidRPr="00376887">
              <w:rPr>
                <w:sz w:val="20"/>
                <w:szCs w:val="20"/>
              </w:rPr>
              <w:t>81 (8</w:t>
            </w:r>
            <w:r w:rsidR="00E46858">
              <w:rPr>
                <w:sz w:val="20"/>
                <w:szCs w:val="20"/>
              </w:rPr>
              <w:t>9</w:t>
            </w:r>
            <w:r w:rsidRPr="00376887">
              <w:rPr>
                <w:sz w:val="20"/>
                <w:szCs w:val="20"/>
              </w:rPr>
              <w:t>.</w:t>
            </w:r>
            <w:r w:rsidR="00E46858">
              <w:rPr>
                <w:sz w:val="20"/>
                <w:szCs w:val="20"/>
              </w:rPr>
              <w:t>0</w:t>
            </w:r>
            <w:r w:rsidRPr="00376887">
              <w:rPr>
                <w:sz w:val="20"/>
                <w:szCs w:val="20"/>
              </w:rPr>
              <w:t>%)</w:t>
            </w:r>
          </w:p>
        </w:tc>
        <w:tc>
          <w:tcPr>
            <w:tcW w:w="282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3E0B5F93" w14:textId="7201CCD1" w:rsidR="00982948" w:rsidRPr="00376887" w:rsidRDefault="00356BDF" w:rsidP="00376887">
            <w:pPr>
              <w:pStyle w:val="TableParagraph"/>
              <w:spacing w:line="240" w:lineRule="auto"/>
              <w:ind w:right="98"/>
              <w:rPr>
                <w:sz w:val="20"/>
                <w:szCs w:val="20"/>
              </w:rPr>
            </w:pPr>
            <w:r>
              <w:rPr>
                <w:sz w:val="20"/>
                <w:szCs w:val="20"/>
              </w:rPr>
              <w:t>66 (</w:t>
            </w:r>
            <w:r w:rsidR="000E3100">
              <w:rPr>
                <w:sz w:val="20"/>
                <w:szCs w:val="20"/>
              </w:rPr>
              <w:t>72</w:t>
            </w:r>
            <w:r>
              <w:rPr>
                <w:sz w:val="20"/>
                <w:szCs w:val="20"/>
              </w:rPr>
              <w:t>.5%)</w:t>
            </w:r>
          </w:p>
        </w:tc>
      </w:tr>
      <w:tr w:rsidR="00982948" w14:paraId="6B8AF9E9" w14:textId="77777777" w:rsidTr="00376887">
        <w:trPr>
          <w:trHeight w:val="74"/>
        </w:trPr>
        <w:tc>
          <w:tcPr>
            <w:tcW w:w="2955" w:type="dxa"/>
            <w:tcBorders>
              <w:bottom w:val="dotted" w:sz="6" w:space="0" w:color="0078D3"/>
            </w:tcBorders>
          </w:tcPr>
          <w:p w14:paraId="1E782FE2" w14:textId="6B8E55B0" w:rsidR="00982948" w:rsidRPr="00376887" w:rsidRDefault="00982948" w:rsidP="00376887">
            <w:pPr>
              <w:spacing w:before="20" w:line="240" w:lineRule="auto"/>
              <w:ind w:left="92"/>
              <w:rPr>
                <w:rFonts w:eastAsia="Times New Roman" w:cs="Times New Roman"/>
                <w:color w:val="000000" w:themeColor="text1"/>
                <w:sz w:val="20"/>
                <w:szCs w:val="20"/>
              </w:rPr>
            </w:pPr>
            <w:r w:rsidRPr="00376887">
              <w:rPr>
                <w:rFonts w:eastAsia="Times New Roman" w:cs="Times New Roman"/>
                <w:color w:val="000000" w:themeColor="text1"/>
                <w:sz w:val="20"/>
                <w:szCs w:val="20"/>
              </w:rPr>
              <w:t xml:space="preserve"> Gay/Lesbian</w:t>
            </w:r>
          </w:p>
        </w:tc>
        <w:tc>
          <w:tcPr>
            <w:tcW w:w="2280" w:type="dxa"/>
            <w:tcBorders>
              <w:bottom w:val="dotted" w:sz="6" w:space="0" w:color="0078D3"/>
              <w:right w:val="none" w:sz="12" w:space="0" w:color="000000" w:themeColor="text1"/>
            </w:tcBorders>
          </w:tcPr>
          <w:p w14:paraId="03D1B058" w14:textId="083C3F6D" w:rsidR="00982948" w:rsidRPr="00376887" w:rsidRDefault="00124922" w:rsidP="00376887">
            <w:pPr>
              <w:pStyle w:val="TableParagraph"/>
              <w:spacing w:before="20" w:line="240" w:lineRule="auto"/>
              <w:ind w:left="2" w:right="266"/>
              <w:rPr>
                <w:color w:val="000000" w:themeColor="text1"/>
                <w:sz w:val="20"/>
                <w:szCs w:val="20"/>
              </w:rPr>
            </w:pPr>
            <w:r>
              <w:rPr>
                <w:color w:val="000000" w:themeColor="text1"/>
                <w:sz w:val="20"/>
                <w:szCs w:val="20"/>
              </w:rPr>
              <w:t>1</w:t>
            </w:r>
            <w:r w:rsidR="00E16D34" w:rsidRPr="00376887">
              <w:rPr>
                <w:color w:val="000000" w:themeColor="text1"/>
                <w:sz w:val="20"/>
                <w:szCs w:val="20"/>
              </w:rPr>
              <w:t xml:space="preserve"> (</w:t>
            </w:r>
            <w:r>
              <w:rPr>
                <w:color w:val="000000" w:themeColor="text1"/>
                <w:sz w:val="20"/>
                <w:szCs w:val="20"/>
              </w:rPr>
              <w:t>1</w:t>
            </w:r>
            <w:r w:rsidR="00E16D34" w:rsidRPr="00376887">
              <w:rPr>
                <w:color w:val="000000" w:themeColor="text1"/>
                <w:sz w:val="20"/>
                <w:szCs w:val="20"/>
              </w:rPr>
              <w:t>.</w:t>
            </w:r>
            <w:r>
              <w:rPr>
                <w:color w:val="000000" w:themeColor="text1"/>
                <w:sz w:val="20"/>
                <w:szCs w:val="20"/>
              </w:rPr>
              <w:t>1</w:t>
            </w:r>
            <w:r w:rsidR="00E16D34" w:rsidRPr="00376887">
              <w:rPr>
                <w:color w:val="000000" w:themeColor="text1"/>
                <w:sz w:val="20"/>
                <w:szCs w:val="20"/>
              </w:rPr>
              <w:t>%)</w:t>
            </w:r>
          </w:p>
        </w:tc>
        <w:tc>
          <w:tcPr>
            <w:tcW w:w="2820" w:type="dxa"/>
            <w:tcBorders>
              <w:top w:val="none" w:sz="12" w:space="0" w:color="000000" w:themeColor="text1"/>
              <w:left w:val="none" w:sz="12" w:space="0" w:color="000000" w:themeColor="text1"/>
              <w:bottom w:val="none" w:sz="6" w:space="0" w:color="0078D3"/>
              <w:right w:val="none" w:sz="12" w:space="0" w:color="000000" w:themeColor="text1"/>
            </w:tcBorders>
          </w:tcPr>
          <w:p w14:paraId="1E66DF23" w14:textId="4E695244" w:rsidR="00982948" w:rsidRPr="00376887" w:rsidRDefault="00EE5C7B" w:rsidP="00376887">
            <w:pPr>
              <w:pStyle w:val="TableParagraph"/>
              <w:spacing w:before="20" w:line="240" w:lineRule="auto"/>
              <w:ind w:left="2" w:right="98"/>
              <w:rPr>
                <w:color w:val="000000" w:themeColor="text1"/>
                <w:sz w:val="20"/>
                <w:szCs w:val="20"/>
              </w:rPr>
            </w:pPr>
            <w:r>
              <w:rPr>
                <w:color w:val="000000" w:themeColor="text1"/>
                <w:sz w:val="20"/>
                <w:szCs w:val="20"/>
              </w:rPr>
              <w:t>2 (2.1%)</w:t>
            </w:r>
          </w:p>
        </w:tc>
      </w:tr>
      <w:tr w:rsidR="00982948" w14:paraId="3BE89CD7" w14:textId="77777777" w:rsidTr="00235470">
        <w:trPr>
          <w:trHeight w:val="59"/>
        </w:trPr>
        <w:tc>
          <w:tcPr>
            <w:tcW w:w="2955" w:type="dxa"/>
            <w:tcBorders>
              <w:top w:val="dotted" w:sz="6" w:space="0" w:color="0078D3"/>
            </w:tcBorders>
          </w:tcPr>
          <w:p w14:paraId="4DA24253" w14:textId="77777777" w:rsidR="00982948" w:rsidRPr="00376887" w:rsidRDefault="00982948" w:rsidP="00376887">
            <w:pPr>
              <w:pStyle w:val="TableParagraph"/>
              <w:spacing w:before="34" w:line="240" w:lineRule="auto"/>
              <w:ind w:left="161"/>
              <w:jc w:val="left"/>
              <w:rPr>
                <w:sz w:val="20"/>
                <w:szCs w:val="20"/>
              </w:rPr>
            </w:pPr>
            <w:r w:rsidRPr="00376887">
              <w:rPr>
                <w:sz w:val="20"/>
                <w:szCs w:val="20"/>
              </w:rPr>
              <w:t>Pansexual/Bisexual</w:t>
            </w:r>
          </w:p>
        </w:tc>
        <w:tc>
          <w:tcPr>
            <w:tcW w:w="2280" w:type="dxa"/>
            <w:tcBorders>
              <w:top w:val="dotted" w:sz="6" w:space="0" w:color="0078D3"/>
              <w:right w:val="none" w:sz="12" w:space="0" w:color="000000" w:themeColor="text1"/>
            </w:tcBorders>
          </w:tcPr>
          <w:p w14:paraId="64D74C88" w14:textId="6A737AFA" w:rsidR="00982948" w:rsidRPr="00376887" w:rsidRDefault="00124922" w:rsidP="00376887">
            <w:pPr>
              <w:pStyle w:val="TableParagraph"/>
              <w:spacing w:before="34" w:line="240" w:lineRule="auto"/>
              <w:ind w:left="3" w:right="266"/>
              <w:rPr>
                <w:sz w:val="20"/>
                <w:szCs w:val="20"/>
              </w:rPr>
            </w:pPr>
            <w:r>
              <w:rPr>
                <w:sz w:val="20"/>
                <w:szCs w:val="20"/>
              </w:rPr>
              <w:t>5</w:t>
            </w:r>
            <w:r w:rsidR="00E16D34" w:rsidRPr="00376887">
              <w:rPr>
                <w:sz w:val="20"/>
                <w:szCs w:val="20"/>
              </w:rPr>
              <w:t xml:space="preserve"> (</w:t>
            </w:r>
            <w:r>
              <w:rPr>
                <w:sz w:val="20"/>
                <w:szCs w:val="20"/>
              </w:rPr>
              <w:t>5</w:t>
            </w:r>
            <w:r w:rsidR="00E16D34" w:rsidRPr="00376887">
              <w:rPr>
                <w:sz w:val="20"/>
                <w:szCs w:val="20"/>
              </w:rPr>
              <w:t>.</w:t>
            </w:r>
            <w:r>
              <w:rPr>
                <w:sz w:val="20"/>
                <w:szCs w:val="20"/>
              </w:rPr>
              <w:t>5</w:t>
            </w:r>
            <w:r w:rsidR="00E16D34" w:rsidRPr="00376887">
              <w:rPr>
                <w:sz w:val="20"/>
                <w:szCs w:val="20"/>
              </w:rPr>
              <w:t>%)</w:t>
            </w:r>
          </w:p>
        </w:tc>
        <w:tc>
          <w:tcPr>
            <w:tcW w:w="2820" w:type="dxa"/>
            <w:tcBorders>
              <w:top w:val="none" w:sz="6" w:space="0" w:color="0078D3"/>
              <w:left w:val="none" w:sz="12" w:space="0" w:color="000000" w:themeColor="text1"/>
              <w:bottom w:val="none" w:sz="12" w:space="0" w:color="000000" w:themeColor="text1"/>
              <w:right w:val="none" w:sz="12" w:space="0" w:color="000000" w:themeColor="text1"/>
            </w:tcBorders>
          </w:tcPr>
          <w:p w14:paraId="329FEA34" w14:textId="571826AA" w:rsidR="00982948" w:rsidRPr="00376887" w:rsidRDefault="00EE5C7B" w:rsidP="00376887">
            <w:pPr>
              <w:pStyle w:val="TableParagraph"/>
              <w:spacing w:before="34" w:line="240" w:lineRule="auto"/>
              <w:ind w:right="98"/>
              <w:rPr>
                <w:sz w:val="20"/>
                <w:szCs w:val="20"/>
              </w:rPr>
            </w:pPr>
            <w:r>
              <w:rPr>
                <w:sz w:val="20"/>
                <w:szCs w:val="20"/>
              </w:rPr>
              <w:t>2</w:t>
            </w:r>
            <w:r w:rsidR="00124922">
              <w:rPr>
                <w:sz w:val="20"/>
                <w:szCs w:val="20"/>
              </w:rPr>
              <w:t>0</w:t>
            </w:r>
            <w:r>
              <w:rPr>
                <w:sz w:val="20"/>
                <w:szCs w:val="20"/>
              </w:rPr>
              <w:t xml:space="preserve"> (2</w:t>
            </w:r>
            <w:r w:rsidR="00124922">
              <w:rPr>
                <w:sz w:val="20"/>
                <w:szCs w:val="20"/>
              </w:rPr>
              <w:t>2</w:t>
            </w:r>
            <w:r>
              <w:rPr>
                <w:sz w:val="20"/>
                <w:szCs w:val="20"/>
              </w:rPr>
              <w:t>.</w:t>
            </w:r>
            <w:r w:rsidR="00124922">
              <w:rPr>
                <w:sz w:val="20"/>
                <w:szCs w:val="20"/>
              </w:rPr>
              <w:t>0</w:t>
            </w:r>
            <w:r w:rsidR="00D9351D">
              <w:rPr>
                <w:sz w:val="20"/>
                <w:szCs w:val="20"/>
              </w:rPr>
              <w:t>%</w:t>
            </w:r>
            <w:r>
              <w:rPr>
                <w:sz w:val="20"/>
                <w:szCs w:val="20"/>
              </w:rPr>
              <w:t>)</w:t>
            </w:r>
          </w:p>
        </w:tc>
      </w:tr>
      <w:tr w:rsidR="00982948" w14:paraId="764A9DA8" w14:textId="77777777" w:rsidTr="00E16D34">
        <w:trPr>
          <w:trHeight w:val="126"/>
        </w:trPr>
        <w:tc>
          <w:tcPr>
            <w:tcW w:w="2955" w:type="dxa"/>
          </w:tcPr>
          <w:p w14:paraId="65D5B6AD" w14:textId="77777777" w:rsidR="00982948" w:rsidRPr="00376887" w:rsidRDefault="00982948" w:rsidP="00376887">
            <w:pPr>
              <w:pStyle w:val="TableParagraph"/>
              <w:spacing w:before="17" w:line="240" w:lineRule="auto"/>
              <w:ind w:left="161"/>
              <w:jc w:val="left"/>
              <w:rPr>
                <w:sz w:val="20"/>
                <w:szCs w:val="20"/>
              </w:rPr>
            </w:pPr>
            <w:r w:rsidRPr="00376887">
              <w:rPr>
                <w:sz w:val="20"/>
                <w:szCs w:val="20"/>
              </w:rPr>
              <w:t>Queer</w:t>
            </w:r>
          </w:p>
        </w:tc>
        <w:tc>
          <w:tcPr>
            <w:tcW w:w="2280" w:type="dxa"/>
            <w:tcBorders>
              <w:right w:val="none" w:sz="12" w:space="0" w:color="000000" w:themeColor="text1"/>
            </w:tcBorders>
          </w:tcPr>
          <w:p w14:paraId="52CDEB21" w14:textId="5490215F" w:rsidR="00982948" w:rsidRPr="00376887" w:rsidRDefault="00E16D34" w:rsidP="00376887">
            <w:pPr>
              <w:pStyle w:val="TableParagraph"/>
              <w:spacing w:before="17" w:line="240" w:lineRule="auto"/>
              <w:ind w:left="2" w:right="266"/>
              <w:rPr>
                <w:sz w:val="20"/>
                <w:szCs w:val="20"/>
              </w:rPr>
            </w:pPr>
            <w:r w:rsidRPr="00376887">
              <w:rPr>
                <w:sz w:val="20"/>
                <w:szCs w:val="20"/>
              </w:rPr>
              <w:t>2 (2.</w:t>
            </w:r>
            <w:r w:rsidR="00124922">
              <w:rPr>
                <w:sz w:val="20"/>
                <w:szCs w:val="20"/>
              </w:rPr>
              <w:t>2</w:t>
            </w:r>
            <w:r w:rsidRPr="00376887">
              <w:rPr>
                <w:sz w:val="20"/>
                <w:szCs w:val="20"/>
              </w:rPr>
              <w:t>%)</w:t>
            </w:r>
          </w:p>
        </w:tc>
        <w:tc>
          <w:tcPr>
            <w:tcW w:w="282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0C23A7D" w14:textId="46955C80" w:rsidR="00982948" w:rsidRPr="00376887" w:rsidRDefault="00124922" w:rsidP="00376887">
            <w:pPr>
              <w:pStyle w:val="TableParagraph"/>
              <w:spacing w:before="17" w:line="240" w:lineRule="auto"/>
              <w:ind w:left="2" w:right="98"/>
              <w:rPr>
                <w:sz w:val="20"/>
                <w:szCs w:val="20"/>
              </w:rPr>
            </w:pPr>
            <w:r>
              <w:rPr>
                <w:sz w:val="20"/>
                <w:szCs w:val="20"/>
              </w:rPr>
              <w:t>1</w:t>
            </w:r>
            <w:r w:rsidR="00EE5C7B">
              <w:rPr>
                <w:sz w:val="20"/>
                <w:szCs w:val="20"/>
              </w:rPr>
              <w:t xml:space="preserve"> (</w:t>
            </w:r>
            <w:r>
              <w:rPr>
                <w:sz w:val="20"/>
                <w:szCs w:val="20"/>
              </w:rPr>
              <w:t>1</w:t>
            </w:r>
            <w:r w:rsidR="00EE5C7B">
              <w:rPr>
                <w:sz w:val="20"/>
                <w:szCs w:val="20"/>
              </w:rPr>
              <w:t>.</w:t>
            </w:r>
            <w:r>
              <w:rPr>
                <w:sz w:val="20"/>
                <w:szCs w:val="20"/>
              </w:rPr>
              <w:t>1</w:t>
            </w:r>
            <w:r w:rsidR="00EE5C7B">
              <w:rPr>
                <w:sz w:val="20"/>
                <w:szCs w:val="20"/>
              </w:rPr>
              <w:t>%)</w:t>
            </w:r>
          </w:p>
        </w:tc>
      </w:tr>
      <w:tr w:rsidR="00E16D34" w14:paraId="4FBCA66B" w14:textId="77777777" w:rsidTr="0004702C">
        <w:trPr>
          <w:trHeight w:val="59"/>
        </w:trPr>
        <w:tc>
          <w:tcPr>
            <w:tcW w:w="2955" w:type="dxa"/>
          </w:tcPr>
          <w:p w14:paraId="6542FCDD" w14:textId="6F01612C" w:rsidR="00E16D34" w:rsidRPr="00376887" w:rsidRDefault="00575465" w:rsidP="00376887">
            <w:pPr>
              <w:pStyle w:val="TableParagraph"/>
              <w:spacing w:before="17" w:line="240" w:lineRule="auto"/>
              <w:ind w:left="161"/>
              <w:jc w:val="left"/>
              <w:rPr>
                <w:sz w:val="20"/>
                <w:szCs w:val="20"/>
              </w:rPr>
            </w:pPr>
            <w:r w:rsidRPr="00376887">
              <w:rPr>
                <w:sz w:val="20"/>
                <w:szCs w:val="20"/>
              </w:rPr>
              <w:t>Do not know</w:t>
            </w:r>
          </w:p>
        </w:tc>
        <w:tc>
          <w:tcPr>
            <w:tcW w:w="2280" w:type="dxa"/>
            <w:tcBorders>
              <w:right w:val="none" w:sz="12" w:space="0" w:color="000000" w:themeColor="text1"/>
            </w:tcBorders>
          </w:tcPr>
          <w:p w14:paraId="55EB9F3F" w14:textId="602C51DF" w:rsidR="00E16D34" w:rsidRPr="00376887" w:rsidRDefault="00575465" w:rsidP="00376887">
            <w:pPr>
              <w:pStyle w:val="TableParagraph"/>
              <w:spacing w:before="17" w:line="240" w:lineRule="auto"/>
              <w:ind w:left="2" w:right="266"/>
              <w:rPr>
                <w:sz w:val="20"/>
                <w:szCs w:val="20"/>
              </w:rPr>
            </w:pPr>
            <w:r w:rsidRPr="00376887">
              <w:rPr>
                <w:sz w:val="20"/>
                <w:szCs w:val="20"/>
              </w:rPr>
              <w:t>2 (2.</w:t>
            </w:r>
            <w:r w:rsidR="00124922">
              <w:rPr>
                <w:sz w:val="20"/>
                <w:szCs w:val="20"/>
              </w:rPr>
              <w:t>2</w:t>
            </w:r>
            <w:r w:rsidRPr="00376887">
              <w:rPr>
                <w:sz w:val="20"/>
                <w:szCs w:val="20"/>
              </w:rPr>
              <w:t>%)</w:t>
            </w:r>
          </w:p>
        </w:tc>
        <w:tc>
          <w:tcPr>
            <w:tcW w:w="282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B49227B" w14:textId="2A44FB14" w:rsidR="00E16D34" w:rsidRPr="00376887" w:rsidRDefault="00124922" w:rsidP="00376887">
            <w:pPr>
              <w:pStyle w:val="TableParagraph"/>
              <w:spacing w:before="17" w:line="240" w:lineRule="auto"/>
              <w:ind w:left="2" w:right="98"/>
              <w:rPr>
                <w:sz w:val="20"/>
                <w:szCs w:val="20"/>
              </w:rPr>
            </w:pPr>
            <w:r>
              <w:rPr>
                <w:sz w:val="20"/>
                <w:szCs w:val="20"/>
              </w:rPr>
              <w:t>2</w:t>
            </w:r>
            <w:r w:rsidR="00EE5C7B">
              <w:rPr>
                <w:sz w:val="20"/>
                <w:szCs w:val="20"/>
              </w:rPr>
              <w:t xml:space="preserve"> (</w:t>
            </w:r>
            <w:r>
              <w:rPr>
                <w:sz w:val="20"/>
                <w:szCs w:val="20"/>
              </w:rPr>
              <w:t>2</w:t>
            </w:r>
            <w:r w:rsidR="00EE5C7B">
              <w:rPr>
                <w:sz w:val="20"/>
                <w:szCs w:val="20"/>
              </w:rPr>
              <w:t>.</w:t>
            </w:r>
            <w:r>
              <w:rPr>
                <w:sz w:val="20"/>
                <w:szCs w:val="20"/>
              </w:rPr>
              <w:t>2</w:t>
            </w:r>
            <w:r w:rsidR="00EE5C7B">
              <w:rPr>
                <w:sz w:val="20"/>
                <w:szCs w:val="20"/>
              </w:rPr>
              <w:t>%)</w:t>
            </w:r>
          </w:p>
        </w:tc>
      </w:tr>
      <w:tr w:rsidR="0004702C" w14:paraId="79B16155" w14:textId="77777777" w:rsidTr="00376887">
        <w:trPr>
          <w:trHeight w:val="74"/>
        </w:trPr>
        <w:tc>
          <w:tcPr>
            <w:tcW w:w="2955" w:type="dxa"/>
          </w:tcPr>
          <w:p w14:paraId="3BE88108" w14:textId="44F994D6" w:rsidR="0004702C" w:rsidRPr="00376887" w:rsidRDefault="0004702C" w:rsidP="00376887">
            <w:pPr>
              <w:pStyle w:val="TableParagraph"/>
              <w:spacing w:before="17" w:line="240" w:lineRule="auto"/>
              <w:jc w:val="left"/>
              <w:rPr>
                <w:sz w:val="20"/>
                <w:szCs w:val="20"/>
              </w:rPr>
            </w:pPr>
            <w:r w:rsidRPr="00376887">
              <w:rPr>
                <w:b/>
                <w:bCs/>
                <w:sz w:val="20"/>
                <w:szCs w:val="20"/>
              </w:rPr>
              <w:t>Annual Income</w:t>
            </w:r>
          </w:p>
        </w:tc>
        <w:tc>
          <w:tcPr>
            <w:tcW w:w="2280" w:type="dxa"/>
            <w:tcBorders>
              <w:right w:val="none" w:sz="12" w:space="0" w:color="000000" w:themeColor="text1"/>
            </w:tcBorders>
          </w:tcPr>
          <w:p w14:paraId="61AAE28D" w14:textId="77777777" w:rsidR="0004702C" w:rsidRPr="00376887" w:rsidRDefault="0004702C" w:rsidP="00376887">
            <w:pPr>
              <w:pStyle w:val="TableParagraph"/>
              <w:spacing w:before="17" w:line="240" w:lineRule="auto"/>
              <w:ind w:left="2" w:right="266"/>
              <w:rPr>
                <w:sz w:val="20"/>
                <w:szCs w:val="20"/>
              </w:rPr>
            </w:pPr>
          </w:p>
        </w:tc>
        <w:tc>
          <w:tcPr>
            <w:tcW w:w="282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3C22279" w14:textId="77777777" w:rsidR="0004702C" w:rsidRPr="00376887" w:rsidRDefault="0004702C" w:rsidP="00376887">
            <w:pPr>
              <w:pStyle w:val="TableParagraph"/>
              <w:spacing w:before="17" w:line="240" w:lineRule="auto"/>
              <w:ind w:left="2" w:right="98"/>
              <w:rPr>
                <w:sz w:val="20"/>
                <w:szCs w:val="20"/>
              </w:rPr>
            </w:pPr>
          </w:p>
        </w:tc>
      </w:tr>
      <w:tr w:rsidR="002E0F08" w14:paraId="407F21AC" w14:textId="77777777" w:rsidTr="00936400">
        <w:trPr>
          <w:trHeight w:val="74"/>
        </w:trPr>
        <w:tc>
          <w:tcPr>
            <w:tcW w:w="2955" w:type="dxa"/>
          </w:tcPr>
          <w:p w14:paraId="171D3373" w14:textId="7778F86F" w:rsidR="002E0F08" w:rsidRPr="00376887" w:rsidRDefault="002E0F08" w:rsidP="00376887">
            <w:pPr>
              <w:pStyle w:val="TableParagraph"/>
              <w:spacing w:before="17" w:line="240" w:lineRule="auto"/>
              <w:jc w:val="left"/>
              <w:rPr>
                <w:sz w:val="20"/>
                <w:szCs w:val="20"/>
              </w:rPr>
            </w:pPr>
            <w:r w:rsidRPr="00376887">
              <w:rPr>
                <w:b/>
                <w:bCs/>
                <w:sz w:val="20"/>
                <w:szCs w:val="20"/>
              </w:rPr>
              <w:t xml:space="preserve">   </w:t>
            </w:r>
            <w:r w:rsidR="00586759">
              <w:rPr>
                <w:sz w:val="20"/>
                <w:szCs w:val="20"/>
              </w:rPr>
              <w:t xml:space="preserve">Less than </w:t>
            </w:r>
            <w:r w:rsidR="005A4D93" w:rsidRPr="00376887">
              <w:rPr>
                <w:sz w:val="20"/>
                <w:szCs w:val="20"/>
              </w:rPr>
              <w:t>49</w:t>
            </w:r>
            <w:r w:rsidR="00936400" w:rsidRPr="00376887">
              <w:rPr>
                <w:sz w:val="20"/>
                <w:szCs w:val="20"/>
              </w:rPr>
              <w:t>,999</w:t>
            </w:r>
          </w:p>
        </w:tc>
        <w:tc>
          <w:tcPr>
            <w:tcW w:w="2280" w:type="dxa"/>
            <w:tcBorders>
              <w:right w:val="none" w:sz="12" w:space="0" w:color="000000" w:themeColor="text1"/>
            </w:tcBorders>
          </w:tcPr>
          <w:p w14:paraId="564B8D08" w14:textId="5B2E05D1" w:rsidR="002E0F08" w:rsidRPr="00376887" w:rsidRDefault="00A91533" w:rsidP="00376887">
            <w:pPr>
              <w:pStyle w:val="TableParagraph"/>
              <w:spacing w:before="17" w:line="240" w:lineRule="auto"/>
              <w:ind w:left="2" w:right="266"/>
              <w:rPr>
                <w:sz w:val="20"/>
                <w:szCs w:val="20"/>
              </w:rPr>
            </w:pPr>
            <w:r>
              <w:rPr>
                <w:sz w:val="20"/>
                <w:szCs w:val="20"/>
              </w:rPr>
              <w:t>26</w:t>
            </w:r>
            <w:r w:rsidR="005E11E4">
              <w:rPr>
                <w:sz w:val="20"/>
                <w:szCs w:val="20"/>
              </w:rPr>
              <w:t xml:space="preserve"> (</w:t>
            </w:r>
            <w:r>
              <w:rPr>
                <w:sz w:val="20"/>
                <w:szCs w:val="20"/>
              </w:rPr>
              <w:t>28</w:t>
            </w:r>
            <w:r w:rsidR="005E11E4">
              <w:rPr>
                <w:sz w:val="20"/>
                <w:szCs w:val="20"/>
              </w:rPr>
              <w:t>.</w:t>
            </w:r>
            <w:r>
              <w:rPr>
                <w:sz w:val="20"/>
                <w:szCs w:val="20"/>
              </w:rPr>
              <w:t>6</w:t>
            </w:r>
            <w:r w:rsidR="005E11E4">
              <w:rPr>
                <w:sz w:val="20"/>
                <w:szCs w:val="20"/>
              </w:rPr>
              <w:t>%)</w:t>
            </w:r>
          </w:p>
        </w:tc>
        <w:tc>
          <w:tcPr>
            <w:tcW w:w="282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2B6E45F9" w14:textId="68915646" w:rsidR="002E0F08" w:rsidRPr="00376887" w:rsidRDefault="00A91533" w:rsidP="00376887">
            <w:pPr>
              <w:pStyle w:val="TableParagraph"/>
              <w:spacing w:before="17" w:line="240" w:lineRule="auto"/>
              <w:ind w:left="2" w:right="98"/>
              <w:rPr>
                <w:sz w:val="20"/>
                <w:szCs w:val="20"/>
              </w:rPr>
            </w:pPr>
            <w:r>
              <w:rPr>
                <w:sz w:val="20"/>
                <w:szCs w:val="20"/>
              </w:rPr>
              <w:t>26</w:t>
            </w:r>
            <w:r w:rsidR="003415CF">
              <w:rPr>
                <w:sz w:val="20"/>
                <w:szCs w:val="20"/>
              </w:rPr>
              <w:t xml:space="preserve"> (</w:t>
            </w:r>
            <w:r>
              <w:rPr>
                <w:sz w:val="20"/>
                <w:szCs w:val="20"/>
              </w:rPr>
              <w:t>28</w:t>
            </w:r>
            <w:r w:rsidR="003415CF">
              <w:rPr>
                <w:sz w:val="20"/>
                <w:szCs w:val="20"/>
              </w:rPr>
              <w:t>.</w:t>
            </w:r>
            <w:r>
              <w:rPr>
                <w:sz w:val="20"/>
                <w:szCs w:val="20"/>
              </w:rPr>
              <w:t>6</w:t>
            </w:r>
            <w:r w:rsidR="003415CF">
              <w:rPr>
                <w:sz w:val="20"/>
                <w:szCs w:val="20"/>
              </w:rPr>
              <w:t>%)</w:t>
            </w:r>
          </w:p>
        </w:tc>
      </w:tr>
      <w:tr w:rsidR="00936400" w14:paraId="49900DF9" w14:textId="77777777" w:rsidTr="00E93353">
        <w:trPr>
          <w:trHeight w:val="59"/>
        </w:trPr>
        <w:tc>
          <w:tcPr>
            <w:tcW w:w="2955" w:type="dxa"/>
          </w:tcPr>
          <w:p w14:paraId="48757655" w14:textId="082F08EE" w:rsidR="00936400" w:rsidRPr="00376887" w:rsidRDefault="00936400" w:rsidP="00376887">
            <w:pPr>
              <w:pStyle w:val="TableParagraph"/>
              <w:spacing w:before="17" w:line="240" w:lineRule="auto"/>
              <w:jc w:val="left"/>
              <w:rPr>
                <w:sz w:val="20"/>
                <w:szCs w:val="20"/>
              </w:rPr>
            </w:pPr>
            <w:r w:rsidRPr="00376887">
              <w:rPr>
                <w:b/>
                <w:bCs/>
                <w:sz w:val="20"/>
                <w:szCs w:val="20"/>
              </w:rPr>
              <w:t xml:space="preserve">   </w:t>
            </w:r>
            <w:r w:rsidRPr="00376887">
              <w:rPr>
                <w:sz w:val="20"/>
                <w:szCs w:val="20"/>
              </w:rPr>
              <w:t xml:space="preserve">50,000 </w:t>
            </w:r>
            <w:r w:rsidR="0065105F" w:rsidRPr="00376887">
              <w:rPr>
                <w:sz w:val="20"/>
                <w:szCs w:val="20"/>
              </w:rPr>
              <w:t>–</w:t>
            </w:r>
            <w:r w:rsidRPr="00376887">
              <w:rPr>
                <w:sz w:val="20"/>
                <w:szCs w:val="20"/>
              </w:rPr>
              <w:t xml:space="preserve"> </w:t>
            </w:r>
            <w:r w:rsidR="0065105F" w:rsidRPr="00376887">
              <w:rPr>
                <w:sz w:val="20"/>
                <w:szCs w:val="20"/>
              </w:rPr>
              <w:t>99,999</w:t>
            </w:r>
          </w:p>
        </w:tc>
        <w:tc>
          <w:tcPr>
            <w:tcW w:w="2280" w:type="dxa"/>
            <w:tcBorders>
              <w:right w:val="none" w:sz="12" w:space="0" w:color="000000" w:themeColor="text1"/>
            </w:tcBorders>
          </w:tcPr>
          <w:p w14:paraId="5D497C82" w14:textId="65002AEF" w:rsidR="00936400" w:rsidRPr="00376887" w:rsidRDefault="005E11E4" w:rsidP="00376887">
            <w:pPr>
              <w:pStyle w:val="TableParagraph"/>
              <w:spacing w:before="17" w:line="240" w:lineRule="auto"/>
              <w:ind w:left="2" w:right="266"/>
              <w:rPr>
                <w:sz w:val="20"/>
                <w:szCs w:val="20"/>
              </w:rPr>
            </w:pPr>
            <w:r>
              <w:rPr>
                <w:sz w:val="20"/>
                <w:szCs w:val="20"/>
              </w:rPr>
              <w:t>35 (3</w:t>
            </w:r>
            <w:r w:rsidR="00A91533">
              <w:rPr>
                <w:sz w:val="20"/>
                <w:szCs w:val="20"/>
              </w:rPr>
              <w:t>8</w:t>
            </w:r>
            <w:r>
              <w:rPr>
                <w:sz w:val="20"/>
                <w:szCs w:val="20"/>
              </w:rPr>
              <w:t>.</w:t>
            </w:r>
            <w:r w:rsidR="00A91533">
              <w:rPr>
                <w:sz w:val="20"/>
                <w:szCs w:val="20"/>
              </w:rPr>
              <w:t>4</w:t>
            </w:r>
            <w:r>
              <w:rPr>
                <w:sz w:val="20"/>
                <w:szCs w:val="20"/>
              </w:rPr>
              <w:t>%)</w:t>
            </w:r>
          </w:p>
        </w:tc>
        <w:tc>
          <w:tcPr>
            <w:tcW w:w="282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673A7B10" w14:textId="2D65ED35" w:rsidR="00936400" w:rsidRPr="00376887" w:rsidRDefault="002E0CE3" w:rsidP="00376887">
            <w:pPr>
              <w:pStyle w:val="TableParagraph"/>
              <w:spacing w:before="17" w:line="240" w:lineRule="auto"/>
              <w:ind w:left="2" w:right="98"/>
              <w:rPr>
                <w:sz w:val="20"/>
                <w:szCs w:val="20"/>
              </w:rPr>
            </w:pPr>
            <w:r>
              <w:rPr>
                <w:sz w:val="20"/>
                <w:szCs w:val="20"/>
              </w:rPr>
              <w:t>39 (</w:t>
            </w:r>
            <w:r w:rsidR="00A91533">
              <w:rPr>
                <w:sz w:val="20"/>
                <w:szCs w:val="20"/>
              </w:rPr>
              <w:t>42</w:t>
            </w:r>
            <w:r>
              <w:rPr>
                <w:sz w:val="20"/>
                <w:szCs w:val="20"/>
              </w:rPr>
              <w:t>.</w:t>
            </w:r>
            <w:r w:rsidR="00A91533">
              <w:rPr>
                <w:sz w:val="20"/>
                <w:szCs w:val="20"/>
              </w:rPr>
              <w:t>9</w:t>
            </w:r>
            <w:r>
              <w:rPr>
                <w:sz w:val="20"/>
                <w:szCs w:val="20"/>
              </w:rPr>
              <w:t>%)</w:t>
            </w:r>
          </w:p>
        </w:tc>
      </w:tr>
      <w:tr w:rsidR="00E93353" w14:paraId="75FC8702" w14:textId="77777777" w:rsidTr="008F6586">
        <w:trPr>
          <w:trHeight w:val="59"/>
        </w:trPr>
        <w:tc>
          <w:tcPr>
            <w:tcW w:w="2955" w:type="dxa"/>
          </w:tcPr>
          <w:p w14:paraId="63F15E25" w14:textId="11291B11" w:rsidR="00E93353" w:rsidRPr="00E93353" w:rsidRDefault="00E93353" w:rsidP="00376887">
            <w:pPr>
              <w:pStyle w:val="TableParagraph"/>
              <w:spacing w:before="17" w:line="240" w:lineRule="auto"/>
              <w:jc w:val="left"/>
              <w:rPr>
                <w:sz w:val="20"/>
                <w:szCs w:val="20"/>
              </w:rPr>
            </w:pPr>
            <w:r>
              <w:rPr>
                <w:b/>
                <w:bCs/>
                <w:sz w:val="20"/>
                <w:szCs w:val="20"/>
              </w:rPr>
              <w:t xml:space="preserve">   </w:t>
            </w:r>
            <w:r>
              <w:rPr>
                <w:sz w:val="20"/>
                <w:szCs w:val="20"/>
              </w:rPr>
              <w:t xml:space="preserve">100,000 </w:t>
            </w:r>
            <w:r w:rsidR="008F6586">
              <w:rPr>
                <w:sz w:val="20"/>
                <w:szCs w:val="20"/>
              </w:rPr>
              <w:t>–</w:t>
            </w:r>
            <w:r>
              <w:rPr>
                <w:sz w:val="20"/>
                <w:szCs w:val="20"/>
              </w:rPr>
              <w:t xml:space="preserve"> </w:t>
            </w:r>
            <w:r w:rsidR="008F6586">
              <w:rPr>
                <w:sz w:val="20"/>
                <w:szCs w:val="20"/>
              </w:rPr>
              <w:t>149,999</w:t>
            </w:r>
          </w:p>
        </w:tc>
        <w:tc>
          <w:tcPr>
            <w:tcW w:w="2280" w:type="dxa"/>
            <w:tcBorders>
              <w:right w:val="none" w:sz="12" w:space="0" w:color="000000" w:themeColor="text1"/>
            </w:tcBorders>
          </w:tcPr>
          <w:p w14:paraId="3DB5A4E8" w14:textId="53A7F8B5" w:rsidR="00E93353" w:rsidRPr="00376887" w:rsidRDefault="001252D1" w:rsidP="00376887">
            <w:pPr>
              <w:pStyle w:val="TableParagraph"/>
              <w:spacing w:before="17" w:line="240" w:lineRule="auto"/>
              <w:ind w:left="2" w:right="266"/>
              <w:rPr>
                <w:sz w:val="20"/>
                <w:szCs w:val="20"/>
              </w:rPr>
            </w:pPr>
            <w:r>
              <w:rPr>
                <w:sz w:val="20"/>
                <w:szCs w:val="20"/>
              </w:rPr>
              <w:t>17 (1</w:t>
            </w:r>
            <w:r w:rsidR="00A91533">
              <w:rPr>
                <w:sz w:val="20"/>
                <w:szCs w:val="20"/>
              </w:rPr>
              <w:t>8</w:t>
            </w:r>
            <w:r>
              <w:rPr>
                <w:sz w:val="20"/>
                <w:szCs w:val="20"/>
              </w:rPr>
              <w:t>.</w:t>
            </w:r>
            <w:r w:rsidR="00A91533">
              <w:rPr>
                <w:sz w:val="20"/>
                <w:szCs w:val="20"/>
              </w:rPr>
              <w:t>7</w:t>
            </w:r>
            <w:r>
              <w:rPr>
                <w:sz w:val="20"/>
                <w:szCs w:val="20"/>
              </w:rPr>
              <w:t>%)</w:t>
            </w:r>
          </w:p>
        </w:tc>
        <w:tc>
          <w:tcPr>
            <w:tcW w:w="282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C842E98" w14:textId="72B05BA6" w:rsidR="00E93353" w:rsidRPr="00376887" w:rsidRDefault="002E0CE3" w:rsidP="00376887">
            <w:pPr>
              <w:pStyle w:val="TableParagraph"/>
              <w:spacing w:before="17" w:line="240" w:lineRule="auto"/>
              <w:ind w:left="2" w:right="98"/>
              <w:rPr>
                <w:sz w:val="20"/>
                <w:szCs w:val="20"/>
              </w:rPr>
            </w:pPr>
            <w:r>
              <w:rPr>
                <w:sz w:val="20"/>
                <w:szCs w:val="20"/>
              </w:rPr>
              <w:t>10 (1</w:t>
            </w:r>
            <w:r w:rsidR="00A91533">
              <w:rPr>
                <w:sz w:val="20"/>
                <w:szCs w:val="20"/>
              </w:rPr>
              <w:t>1.0</w:t>
            </w:r>
            <w:r>
              <w:rPr>
                <w:sz w:val="20"/>
                <w:szCs w:val="20"/>
              </w:rPr>
              <w:t>%)</w:t>
            </w:r>
          </w:p>
        </w:tc>
      </w:tr>
      <w:tr w:rsidR="008F6586" w14:paraId="7B8CAE47" w14:textId="77777777" w:rsidTr="00627CFB">
        <w:trPr>
          <w:trHeight w:val="59"/>
        </w:trPr>
        <w:tc>
          <w:tcPr>
            <w:tcW w:w="2955" w:type="dxa"/>
          </w:tcPr>
          <w:p w14:paraId="232CA701" w14:textId="7A838DD9" w:rsidR="008F6586" w:rsidRPr="008F6586" w:rsidRDefault="008F6586" w:rsidP="00376887">
            <w:pPr>
              <w:pStyle w:val="TableParagraph"/>
              <w:spacing w:before="17" w:line="240" w:lineRule="auto"/>
              <w:jc w:val="left"/>
              <w:rPr>
                <w:sz w:val="20"/>
                <w:szCs w:val="20"/>
              </w:rPr>
            </w:pPr>
            <w:r>
              <w:rPr>
                <w:b/>
                <w:bCs/>
                <w:sz w:val="20"/>
                <w:szCs w:val="20"/>
              </w:rPr>
              <w:t xml:space="preserve">   </w:t>
            </w:r>
            <w:r>
              <w:rPr>
                <w:sz w:val="20"/>
                <w:szCs w:val="20"/>
              </w:rPr>
              <w:t>150,000 – 199,999</w:t>
            </w:r>
          </w:p>
        </w:tc>
        <w:tc>
          <w:tcPr>
            <w:tcW w:w="2280" w:type="dxa"/>
            <w:tcBorders>
              <w:bottom w:val="nil"/>
              <w:right w:val="nil"/>
            </w:tcBorders>
          </w:tcPr>
          <w:p w14:paraId="030F867E" w14:textId="38D35C75" w:rsidR="008F6586" w:rsidRPr="00376887" w:rsidRDefault="001252D1" w:rsidP="00376887">
            <w:pPr>
              <w:pStyle w:val="TableParagraph"/>
              <w:spacing w:before="17" w:line="240" w:lineRule="auto"/>
              <w:ind w:left="2" w:right="266"/>
              <w:rPr>
                <w:sz w:val="20"/>
                <w:szCs w:val="20"/>
              </w:rPr>
            </w:pPr>
            <w:r>
              <w:rPr>
                <w:sz w:val="20"/>
                <w:szCs w:val="20"/>
              </w:rPr>
              <w:t>4 (4.</w:t>
            </w:r>
            <w:r w:rsidR="00EA7A1A">
              <w:rPr>
                <w:sz w:val="20"/>
                <w:szCs w:val="20"/>
              </w:rPr>
              <w:t>4</w:t>
            </w:r>
            <w:r>
              <w:rPr>
                <w:sz w:val="20"/>
                <w:szCs w:val="20"/>
              </w:rPr>
              <w:t>%)</w:t>
            </w:r>
          </w:p>
        </w:tc>
        <w:tc>
          <w:tcPr>
            <w:tcW w:w="2820" w:type="dxa"/>
            <w:tcBorders>
              <w:top w:val="none" w:sz="12" w:space="0" w:color="000000" w:themeColor="text1"/>
              <w:left w:val="nil"/>
              <w:bottom w:val="nil"/>
              <w:right w:val="nil"/>
            </w:tcBorders>
          </w:tcPr>
          <w:p w14:paraId="05A73AF0" w14:textId="32C5D5AF" w:rsidR="008F6586" w:rsidRPr="00376887" w:rsidRDefault="003154E4" w:rsidP="00376887">
            <w:pPr>
              <w:pStyle w:val="TableParagraph"/>
              <w:spacing w:before="17" w:line="240" w:lineRule="auto"/>
              <w:ind w:left="2" w:right="98"/>
              <w:rPr>
                <w:sz w:val="20"/>
                <w:szCs w:val="20"/>
              </w:rPr>
            </w:pPr>
            <w:r>
              <w:rPr>
                <w:sz w:val="20"/>
                <w:szCs w:val="20"/>
              </w:rPr>
              <w:t>7 (7.</w:t>
            </w:r>
            <w:r w:rsidR="00EA7A1A">
              <w:rPr>
                <w:sz w:val="20"/>
                <w:szCs w:val="20"/>
              </w:rPr>
              <w:t>7</w:t>
            </w:r>
            <w:r>
              <w:rPr>
                <w:sz w:val="20"/>
                <w:szCs w:val="20"/>
              </w:rPr>
              <w:t>%)</w:t>
            </w:r>
          </w:p>
        </w:tc>
      </w:tr>
      <w:tr w:rsidR="008F6586" w14:paraId="0F0ADB5A" w14:textId="77777777" w:rsidTr="00627CFB">
        <w:trPr>
          <w:trHeight w:val="59"/>
        </w:trPr>
        <w:tc>
          <w:tcPr>
            <w:tcW w:w="2955" w:type="dxa"/>
          </w:tcPr>
          <w:p w14:paraId="24E68605" w14:textId="4BC9AD2B" w:rsidR="008F6586" w:rsidRPr="001624DF" w:rsidRDefault="001624DF" w:rsidP="00376887">
            <w:pPr>
              <w:pStyle w:val="TableParagraph"/>
              <w:spacing w:before="17" w:line="240" w:lineRule="auto"/>
              <w:jc w:val="left"/>
              <w:rPr>
                <w:sz w:val="20"/>
                <w:szCs w:val="20"/>
              </w:rPr>
            </w:pPr>
            <w:r>
              <w:rPr>
                <w:b/>
                <w:bCs/>
                <w:sz w:val="20"/>
                <w:szCs w:val="20"/>
              </w:rPr>
              <w:t xml:space="preserve">   </w:t>
            </w:r>
            <w:r>
              <w:rPr>
                <w:sz w:val="20"/>
                <w:szCs w:val="20"/>
              </w:rPr>
              <w:t>200,000 or more</w:t>
            </w:r>
          </w:p>
        </w:tc>
        <w:tc>
          <w:tcPr>
            <w:tcW w:w="2280" w:type="dxa"/>
            <w:tcBorders>
              <w:top w:val="nil"/>
              <w:right w:val="nil"/>
            </w:tcBorders>
          </w:tcPr>
          <w:p w14:paraId="3AB030A7" w14:textId="4A48F3A1" w:rsidR="008F6586" w:rsidRPr="00376887" w:rsidRDefault="00077242" w:rsidP="00376887">
            <w:pPr>
              <w:pStyle w:val="TableParagraph"/>
              <w:spacing w:before="17" w:line="240" w:lineRule="auto"/>
              <w:ind w:left="2" w:right="266"/>
              <w:rPr>
                <w:sz w:val="20"/>
                <w:szCs w:val="20"/>
              </w:rPr>
            </w:pPr>
            <w:r>
              <w:rPr>
                <w:sz w:val="20"/>
                <w:szCs w:val="20"/>
              </w:rPr>
              <w:t>3 (3.3%)</w:t>
            </w:r>
          </w:p>
        </w:tc>
        <w:tc>
          <w:tcPr>
            <w:tcW w:w="2820" w:type="dxa"/>
            <w:tcBorders>
              <w:top w:val="nil"/>
              <w:left w:val="nil"/>
              <w:bottom w:val="nil"/>
              <w:right w:val="nil"/>
            </w:tcBorders>
          </w:tcPr>
          <w:p w14:paraId="14475169" w14:textId="0824D694" w:rsidR="008F6586" w:rsidRPr="00376887" w:rsidRDefault="003154E4" w:rsidP="00376887">
            <w:pPr>
              <w:pStyle w:val="TableParagraph"/>
              <w:spacing w:before="17" w:line="240" w:lineRule="auto"/>
              <w:ind w:left="2" w:right="98"/>
              <w:rPr>
                <w:sz w:val="20"/>
                <w:szCs w:val="20"/>
              </w:rPr>
            </w:pPr>
            <w:r>
              <w:rPr>
                <w:sz w:val="20"/>
                <w:szCs w:val="20"/>
              </w:rPr>
              <w:t>3 (3.</w:t>
            </w:r>
            <w:r w:rsidR="00EA7A1A">
              <w:rPr>
                <w:sz w:val="20"/>
                <w:szCs w:val="20"/>
              </w:rPr>
              <w:t>3</w:t>
            </w:r>
            <w:r w:rsidR="00077242">
              <w:rPr>
                <w:sz w:val="20"/>
                <w:szCs w:val="20"/>
              </w:rPr>
              <w:t>%</w:t>
            </w:r>
            <w:r>
              <w:rPr>
                <w:sz w:val="20"/>
                <w:szCs w:val="20"/>
              </w:rPr>
              <w:t>)</w:t>
            </w:r>
          </w:p>
        </w:tc>
      </w:tr>
      <w:tr w:rsidR="0017361E" w14:paraId="2FB2089A" w14:textId="77777777" w:rsidTr="00C67A8A">
        <w:trPr>
          <w:trHeight w:val="59"/>
        </w:trPr>
        <w:tc>
          <w:tcPr>
            <w:tcW w:w="2955" w:type="dxa"/>
          </w:tcPr>
          <w:p w14:paraId="5C8CE523" w14:textId="5784DCFF" w:rsidR="0017361E" w:rsidRDefault="0017361E" w:rsidP="00376887">
            <w:pPr>
              <w:pStyle w:val="TableParagraph"/>
              <w:spacing w:before="17" w:line="240" w:lineRule="auto"/>
              <w:jc w:val="left"/>
              <w:rPr>
                <w:b/>
                <w:bCs/>
                <w:sz w:val="20"/>
                <w:szCs w:val="20"/>
              </w:rPr>
            </w:pPr>
            <w:r>
              <w:rPr>
                <w:b/>
                <w:bCs/>
                <w:sz w:val="20"/>
                <w:szCs w:val="20"/>
              </w:rPr>
              <w:t>Highest Degree Earned</w:t>
            </w:r>
          </w:p>
        </w:tc>
        <w:tc>
          <w:tcPr>
            <w:tcW w:w="2280" w:type="dxa"/>
            <w:tcBorders>
              <w:right w:val="nil"/>
            </w:tcBorders>
          </w:tcPr>
          <w:p w14:paraId="243F4A15" w14:textId="77777777" w:rsidR="0017361E" w:rsidRPr="00376887" w:rsidRDefault="0017361E" w:rsidP="00376887">
            <w:pPr>
              <w:pStyle w:val="TableParagraph"/>
              <w:spacing w:before="17" w:line="240" w:lineRule="auto"/>
              <w:ind w:left="2" w:right="266"/>
              <w:rPr>
                <w:sz w:val="20"/>
                <w:szCs w:val="20"/>
              </w:rPr>
            </w:pPr>
          </w:p>
        </w:tc>
        <w:tc>
          <w:tcPr>
            <w:tcW w:w="2820" w:type="dxa"/>
            <w:tcBorders>
              <w:top w:val="nil"/>
              <w:left w:val="nil"/>
              <w:bottom w:val="nil"/>
              <w:right w:val="nil"/>
            </w:tcBorders>
          </w:tcPr>
          <w:p w14:paraId="2B09BD5B" w14:textId="77777777" w:rsidR="0017361E" w:rsidRPr="00376887" w:rsidRDefault="0017361E" w:rsidP="00376887">
            <w:pPr>
              <w:pStyle w:val="TableParagraph"/>
              <w:spacing w:before="17" w:line="240" w:lineRule="auto"/>
              <w:ind w:left="2" w:right="98"/>
              <w:rPr>
                <w:sz w:val="20"/>
                <w:szCs w:val="20"/>
              </w:rPr>
            </w:pPr>
          </w:p>
        </w:tc>
      </w:tr>
      <w:tr w:rsidR="0017361E" w14:paraId="55C5A7CA" w14:textId="77777777" w:rsidTr="00C67A8A">
        <w:trPr>
          <w:trHeight w:val="59"/>
        </w:trPr>
        <w:tc>
          <w:tcPr>
            <w:tcW w:w="2955" w:type="dxa"/>
          </w:tcPr>
          <w:p w14:paraId="70316901" w14:textId="10B4F2CA" w:rsidR="0017361E" w:rsidRPr="00F01A17" w:rsidRDefault="00F01A17" w:rsidP="00376887">
            <w:pPr>
              <w:pStyle w:val="TableParagraph"/>
              <w:spacing w:before="17" w:line="240" w:lineRule="auto"/>
              <w:jc w:val="left"/>
              <w:rPr>
                <w:sz w:val="20"/>
                <w:szCs w:val="20"/>
              </w:rPr>
            </w:pPr>
            <w:r>
              <w:rPr>
                <w:b/>
                <w:bCs/>
                <w:sz w:val="20"/>
                <w:szCs w:val="20"/>
              </w:rPr>
              <w:t xml:space="preserve">   </w:t>
            </w:r>
            <w:r>
              <w:rPr>
                <w:sz w:val="20"/>
                <w:szCs w:val="20"/>
              </w:rPr>
              <w:t>High School Diploma</w:t>
            </w:r>
          </w:p>
        </w:tc>
        <w:tc>
          <w:tcPr>
            <w:tcW w:w="2280" w:type="dxa"/>
            <w:tcBorders>
              <w:right w:val="nil"/>
            </w:tcBorders>
          </w:tcPr>
          <w:p w14:paraId="32963BC2" w14:textId="4B29DE90" w:rsidR="0017361E" w:rsidRPr="00376887" w:rsidRDefault="00E74ABF" w:rsidP="00376887">
            <w:pPr>
              <w:pStyle w:val="TableParagraph"/>
              <w:spacing w:before="17" w:line="240" w:lineRule="auto"/>
              <w:ind w:left="2" w:right="266"/>
              <w:rPr>
                <w:sz w:val="20"/>
                <w:szCs w:val="20"/>
              </w:rPr>
            </w:pPr>
            <w:r>
              <w:rPr>
                <w:sz w:val="20"/>
                <w:szCs w:val="20"/>
              </w:rPr>
              <w:t>7</w:t>
            </w:r>
            <w:r w:rsidR="006C55B4">
              <w:rPr>
                <w:sz w:val="20"/>
                <w:szCs w:val="20"/>
              </w:rPr>
              <w:t xml:space="preserve"> </w:t>
            </w:r>
            <w:r>
              <w:rPr>
                <w:sz w:val="20"/>
                <w:szCs w:val="20"/>
              </w:rPr>
              <w:t>(7</w:t>
            </w:r>
            <w:r w:rsidR="006C55B4">
              <w:rPr>
                <w:sz w:val="20"/>
                <w:szCs w:val="20"/>
              </w:rPr>
              <w:t>.</w:t>
            </w:r>
            <w:r w:rsidR="00775D39">
              <w:rPr>
                <w:sz w:val="20"/>
                <w:szCs w:val="20"/>
              </w:rPr>
              <w:t>7</w:t>
            </w:r>
            <w:r w:rsidR="006C55B4">
              <w:rPr>
                <w:sz w:val="20"/>
                <w:szCs w:val="20"/>
              </w:rPr>
              <w:t>%)</w:t>
            </w:r>
          </w:p>
        </w:tc>
        <w:tc>
          <w:tcPr>
            <w:tcW w:w="2820" w:type="dxa"/>
            <w:tcBorders>
              <w:top w:val="nil"/>
              <w:left w:val="nil"/>
              <w:bottom w:val="nil"/>
              <w:right w:val="nil"/>
            </w:tcBorders>
          </w:tcPr>
          <w:p w14:paraId="487F46A3" w14:textId="04B3D031" w:rsidR="0017361E" w:rsidRPr="00376887" w:rsidRDefault="00AD12B3" w:rsidP="00376887">
            <w:pPr>
              <w:pStyle w:val="TableParagraph"/>
              <w:spacing w:before="17" w:line="240" w:lineRule="auto"/>
              <w:ind w:left="2" w:right="98"/>
              <w:rPr>
                <w:sz w:val="20"/>
                <w:szCs w:val="20"/>
              </w:rPr>
            </w:pPr>
            <w:r>
              <w:rPr>
                <w:sz w:val="20"/>
                <w:szCs w:val="20"/>
              </w:rPr>
              <w:t>7 (7.4%)</w:t>
            </w:r>
          </w:p>
        </w:tc>
      </w:tr>
      <w:tr w:rsidR="00F01A17" w14:paraId="349AF687" w14:textId="77777777" w:rsidTr="00C67A8A">
        <w:trPr>
          <w:trHeight w:val="59"/>
        </w:trPr>
        <w:tc>
          <w:tcPr>
            <w:tcW w:w="2955" w:type="dxa"/>
          </w:tcPr>
          <w:p w14:paraId="1FF952D2" w14:textId="12D77E18" w:rsidR="00F01A17" w:rsidRPr="00F01A17" w:rsidRDefault="00F01A17" w:rsidP="00376887">
            <w:pPr>
              <w:pStyle w:val="TableParagraph"/>
              <w:spacing w:before="17" w:line="240" w:lineRule="auto"/>
              <w:jc w:val="left"/>
              <w:rPr>
                <w:sz w:val="20"/>
                <w:szCs w:val="20"/>
              </w:rPr>
            </w:pPr>
            <w:r>
              <w:rPr>
                <w:b/>
                <w:bCs/>
                <w:sz w:val="20"/>
                <w:szCs w:val="20"/>
              </w:rPr>
              <w:t xml:space="preserve">   </w:t>
            </w:r>
            <w:r>
              <w:rPr>
                <w:sz w:val="20"/>
                <w:szCs w:val="20"/>
              </w:rPr>
              <w:t>Some College/Professional Cert</w:t>
            </w:r>
          </w:p>
        </w:tc>
        <w:tc>
          <w:tcPr>
            <w:tcW w:w="2280" w:type="dxa"/>
            <w:tcBorders>
              <w:right w:val="nil"/>
            </w:tcBorders>
          </w:tcPr>
          <w:p w14:paraId="3AEB0C8B" w14:textId="2A02653E" w:rsidR="00F01A17" w:rsidRPr="00376887" w:rsidRDefault="00775D39" w:rsidP="00376887">
            <w:pPr>
              <w:pStyle w:val="TableParagraph"/>
              <w:spacing w:before="17" w:line="240" w:lineRule="auto"/>
              <w:ind w:left="2" w:right="266"/>
              <w:rPr>
                <w:sz w:val="20"/>
                <w:szCs w:val="20"/>
              </w:rPr>
            </w:pPr>
            <w:r>
              <w:rPr>
                <w:sz w:val="20"/>
                <w:szCs w:val="20"/>
              </w:rPr>
              <w:t>1</w:t>
            </w:r>
            <w:r w:rsidR="004E7455">
              <w:rPr>
                <w:sz w:val="20"/>
                <w:szCs w:val="20"/>
              </w:rPr>
              <w:t>3</w:t>
            </w:r>
            <w:r>
              <w:rPr>
                <w:sz w:val="20"/>
                <w:szCs w:val="20"/>
              </w:rPr>
              <w:t xml:space="preserve"> (1</w:t>
            </w:r>
            <w:r w:rsidR="004E7455">
              <w:rPr>
                <w:sz w:val="20"/>
                <w:szCs w:val="20"/>
              </w:rPr>
              <w:t>3</w:t>
            </w:r>
            <w:r>
              <w:rPr>
                <w:sz w:val="20"/>
                <w:szCs w:val="20"/>
              </w:rPr>
              <w:t>.</w:t>
            </w:r>
            <w:r w:rsidR="004E7455">
              <w:rPr>
                <w:sz w:val="20"/>
                <w:szCs w:val="20"/>
              </w:rPr>
              <w:t>7</w:t>
            </w:r>
            <w:r>
              <w:rPr>
                <w:sz w:val="20"/>
                <w:szCs w:val="20"/>
              </w:rPr>
              <w:t>%)</w:t>
            </w:r>
          </w:p>
        </w:tc>
        <w:tc>
          <w:tcPr>
            <w:tcW w:w="2820" w:type="dxa"/>
            <w:tcBorders>
              <w:top w:val="nil"/>
              <w:left w:val="nil"/>
              <w:bottom w:val="nil"/>
              <w:right w:val="nil"/>
            </w:tcBorders>
          </w:tcPr>
          <w:p w14:paraId="664D0A8F" w14:textId="43A56925" w:rsidR="00F01A17" w:rsidRPr="00376887" w:rsidRDefault="00AD12B3" w:rsidP="00376887">
            <w:pPr>
              <w:pStyle w:val="TableParagraph"/>
              <w:spacing w:before="17" w:line="240" w:lineRule="auto"/>
              <w:ind w:left="2" w:right="98"/>
              <w:rPr>
                <w:sz w:val="20"/>
                <w:szCs w:val="20"/>
              </w:rPr>
            </w:pPr>
            <w:r>
              <w:rPr>
                <w:sz w:val="20"/>
                <w:szCs w:val="20"/>
              </w:rPr>
              <w:t>1</w:t>
            </w:r>
            <w:r w:rsidR="00F91D9C">
              <w:rPr>
                <w:sz w:val="20"/>
                <w:szCs w:val="20"/>
              </w:rPr>
              <w:t>5</w:t>
            </w:r>
            <w:r>
              <w:rPr>
                <w:sz w:val="20"/>
                <w:szCs w:val="20"/>
              </w:rPr>
              <w:t xml:space="preserve"> (1</w:t>
            </w:r>
            <w:r w:rsidR="00F91D9C">
              <w:rPr>
                <w:sz w:val="20"/>
                <w:szCs w:val="20"/>
              </w:rPr>
              <w:t>5</w:t>
            </w:r>
            <w:r>
              <w:rPr>
                <w:sz w:val="20"/>
                <w:szCs w:val="20"/>
              </w:rPr>
              <w:t>.</w:t>
            </w:r>
            <w:r w:rsidR="00F91D9C">
              <w:rPr>
                <w:sz w:val="20"/>
                <w:szCs w:val="20"/>
              </w:rPr>
              <w:t>8</w:t>
            </w:r>
            <w:r>
              <w:rPr>
                <w:sz w:val="20"/>
                <w:szCs w:val="20"/>
              </w:rPr>
              <w:t>%)</w:t>
            </w:r>
          </w:p>
        </w:tc>
      </w:tr>
      <w:tr w:rsidR="00F01A17" w14:paraId="43BF8D67" w14:textId="77777777" w:rsidTr="00C67A8A">
        <w:trPr>
          <w:trHeight w:val="59"/>
        </w:trPr>
        <w:tc>
          <w:tcPr>
            <w:tcW w:w="2955" w:type="dxa"/>
          </w:tcPr>
          <w:p w14:paraId="1A490E52" w14:textId="1B3A5ECE" w:rsidR="00F01A17" w:rsidRPr="00F01A17" w:rsidRDefault="00F01A17" w:rsidP="00376887">
            <w:pPr>
              <w:pStyle w:val="TableParagraph"/>
              <w:spacing w:before="17" w:line="240" w:lineRule="auto"/>
              <w:jc w:val="left"/>
              <w:rPr>
                <w:sz w:val="20"/>
                <w:szCs w:val="20"/>
              </w:rPr>
            </w:pPr>
            <w:r>
              <w:rPr>
                <w:b/>
                <w:bCs/>
                <w:sz w:val="20"/>
                <w:szCs w:val="20"/>
              </w:rPr>
              <w:t xml:space="preserve">   </w:t>
            </w:r>
            <w:proofErr w:type="gramStart"/>
            <w:r>
              <w:rPr>
                <w:sz w:val="20"/>
                <w:szCs w:val="20"/>
              </w:rPr>
              <w:t>Associates Degree</w:t>
            </w:r>
            <w:proofErr w:type="gramEnd"/>
          </w:p>
        </w:tc>
        <w:tc>
          <w:tcPr>
            <w:tcW w:w="2280" w:type="dxa"/>
            <w:tcBorders>
              <w:right w:val="nil"/>
            </w:tcBorders>
          </w:tcPr>
          <w:p w14:paraId="7FB72BD6" w14:textId="40B52FDE" w:rsidR="00F01A17" w:rsidRPr="00376887" w:rsidRDefault="004E7455" w:rsidP="00376887">
            <w:pPr>
              <w:pStyle w:val="TableParagraph"/>
              <w:spacing w:before="17" w:line="240" w:lineRule="auto"/>
              <w:ind w:left="2" w:right="266"/>
              <w:rPr>
                <w:sz w:val="20"/>
                <w:szCs w:val="20"/>
              </w:rPr>
            </w:pPr>
            <w:r>
              <w:rPr>
                <w:sz w:val="20"/>
                <w:szCs w:val="20"/>
              </w:rPr>
              <w:t>4 (4.2%)</w:t>
            </w:r>
          </w:p>
        </w:tc>
        <w:tc>
          <w:tcPr>
            <w:tcW w:w="2820" w:type="dxa"/>
            <w:tcBorders>
              <w:top w:val="nil"/>
              <w:left w:val="nil"/>
              <w:bottom w:val="nil"/>
              <w:right w:val="nil"/>
            </w:tcBorders>
          </w:tcPr>
          <w:p w14:paraId="3119BEF5" w14:textId="1A85060E" w:rsidR="00F01A17" w:rsidRPr="00376887" w:rsidRDefault="00F91D9C" w:rsidP="00376887">
            <w:pPr>
              <w:pStyle w:val="TableParagraph"/>
              <w:spacing w:before="17" w:line="240" w:lineRule="auto"/>
              <w:ind w:left="2" w:right="98"/>
              <w:rPr>
                <w:sz w:val="20"/>
                <w:szCs w:val="20"/>
              </w:rPr>
            </w:pPr>
            <w:r>
              <w:rPr>
                <w:sz w:val="20"/>
                <w:szCs w:val="20"/>
              </w:rPr>
              <w:t>4 (4.2%)</w:t>
            </w:r>
          </w:p>
        </w:tc>
      </w:tr>
      <w:tr w:rsidR="00F01A17" w14:paraId="14F7094C" w14:textId="77777777" w:rsidTr="00C67A8A">
        <w:trPr>
          <w:trHeight w:val="59"/>
        </w:trPr>
        <w:tc>
          <w:tcPr>
            <w:tcW w:w="2955" w:type="dxa"/>
          </w:tcPr>
          <w:p w14:paraId="5120D6C9" w14:textId="628DE007" w:rsidR="00F01A17" w:rsidRPr="00F01A17" w:rsidRDefault="00F01A17" w:rsidP="00376887">
            <w:pPr>
              <w:pStyle w:val="TableParagraph"/>
              <w:spacing w:before="17" w:line="240" w:lineRule="auto"/>
              <w:jc w:val="left"/>
              <w:rPr>
                <w:sz w:val="20"/>
                <w:szCs w:val="20"/>
              </w:rPr>
            </w:pPr>
            <w:r>
              <w:rPr>
                <w:b/>
                <w:bCs/>
                <w:sz w:val="20"/>
                <w:szCs w:val="20"/>
              </w:rPr>
              <w:t xml:space="preserve">   </w:t>
            </w:r>
            <w:proofErr w:type="spellStart"/>
            <w:proofErr w:type="gramStart"/>
            <w:r>
              <w:rPr>
                <w:sz w:val="20"/>
                <w:szCs w:val="20"/>
              </w:rPr>
              <w:t>Bachelors</w:t>
            </w:r>
            <w:proofErr w:type="spellEnd"/>
            <w:r>
              <w:rPr>
                <w:sz w:val="20"/>
                <w:szCs w:val="20"/>
              </w:rPr>
              <w:t xml:space="preserve"> Degree</w:t>
            </w:r>
            <w:proofErr w:type="gramEnd"/>
          </w:p>
        </w:tc>
        <w:tc>
          <w:tcPr>
            <w:tcW w:w="2280" w:type="dxa"/>
            <w:tcBorders>
              <w:right w:val="nil"/>
            </w:tcBorders>
          </w:tcPr>
          <w:p w14:paraId="73DCB2F6" w14:textId="6288F6BB" w:rsidR="00F01A17" w:rsidRPr="00376887" w:rsidRDefault="004E7455" w:rsidP="00376887">
            <w:pPr>
              <w:pStyle w:val="TableParagraph"/>
              <w:spacing w:before="17" w:line="240" w:lineRule="auto"/>
              <w:ind w:left="2" w:right="266"/>
              <w:rPr>
                <w:sz w:val="20"/>
                <w:szCs w:val="20"/>
              </w:rPr>
            </w:pPr>
            <w:r>
              <w:rPr>
                <w:sz w:val="20"/>
                <w:szCs w:val="20"/>
              </w:rPr>
              <w:t>37 (38.9%)</w:t>
            </w:r>
          </w:p>
        </w:tc>
        <w:tc>
          <w:tcPr>
            <w:tcW w:w="2820" w:type="dxa"/>
            <w:tcBorders>
              <w:top w:val="nil"/>
              <w:left w:val="nil"/>
              <w:bottom w:val="nil"/>
              <w:right w:val="nil"/>
            </w:tcBorders>
          </w:tcPr>
          <w:p w14:paraId="74CA6E51" w14:textId="491DD17A" w:rsidR="00F01A17" w:rsidRPr="00376887" w:rsidRDefault="000B486C" w:rsidP="00376887">
            <w:pPr>
              <w:pStyle w:val="TableParagraph"/>
              <w:spacing w:before="17" w:line="240" w:lineRule="auto"/>
              <w:ind w:left="2" w:right="98"/>
              <w:rPr>
                <w:sz w:val="20"/>
                <w:szCs w:val="20"/>
              </w:rPr>
            </w:pPr>
            <w:r>
              <w:rPr>
                <w:sz w:val="20"/>
                <w:szCs w:val="20"/>
              </w:rPr>
              <w:t>33</w:t>
            </w:r>
            <w:r w:rsidR="00F91D9C">
              <w:rPr>
                <w:sz w:val="20"/>
                <w:szCs w:val="20"/>
              </w:rPr>
              <w:t xml:space="preserve"> (3</w:t>
            </w:r>
            <w:r>
              <w:rPr>
                <w:sz w:val="20"/>
                <w:szCs w:val="20"/>
              </w:rPr>
              <w:t>4</w:t>
            </w:r>
            <w:r w:rsidR="00F91D9C">
              <w:rPr>
                <w:sz w:val="20"/>
                <w:szCs w:val="20"/>
              </w:rPr>
              <w:t>.</w:t>
            </w:r>
            <w:r>
              <w:rPr>
                <w:sz w:val="20"/>
                <w:szCs w:val="20"/>
              </w:rPr>
              <w:t>7</w:t>
            </w:r>
            <w:r w:rsidR="00F91D9C">
              <w:rPr>
                <w:sz w:val="20"/>
                <w:szCs w:val="20"/>
              </w:rPr>
              <w:t>%)</w:t>
            </w:r>
          </w:p>
        </w:tc>
      </w:tr>
      <w:tr w:rsidR="00F01A17" w14:paraId="3BC143CA" w14:textId="77777777" w:rsidTr="00C67A8A">
        <w:trPr>
          <w:trHeight w:val="59"/>
        </w:trPr>
        <w:tc>
          <w:tcPr>
            <w:tcW w:w="2955" w:type="dxa"/>
          </w:tcPr>
          <w:p w14:paraId="7AD3759D" w14:textId="0DBFC9C5" w:rsidR="00F01A17" w:rsidRPr="00F01A17" w:rsidRDefault="00F01A17" w:rsidP="00376887">
            <w:pPr>
              <w:pStyle w:val="TableParagraph"/>
              <w:spacing w:before="17" w:line="240" w:lineRule="auto"/>
              <w:jc w:val="left"/>
              <w:rPr>
                <w:sz w:val="20"/>
                <w:szCs w:val="20"/>
              </w:rPr>
            </w:pPr>
            <w:r>
              <w:rPr>
                <w:b/>
                <w:bCs/>
                <w:sz w:val="20"/>
                <w:szCs w:val="20"/>
              </w:rPr>
              <w:t xml:space="preserve">   </w:t>
            </w:r>
            <w:proofErr w:type="spellStart"/>
            <w:proofErr w:type="gramStart"/>
            <w:r>
              <w:rPr>
                <w:sz w:val="20"/>
                <w:szCs w:val="20"/>
              </w:rPr>
              <w:t>Masters</w:t>
            </w:r>
            <w:proofErr w:type="spellEnd"/>
            <w:r>
              <w:rPr>
                <w:sz w:val="20"/>
                <w:szCs w:val="20"/>
              </w:rPr>
              <w:t xml:space="preserve"> Degree</w:t>
            </w:r>
            <w:proofErr w:type="gramEnd"/>
          </w:p>
        </w:tc>
        <w:tc>
          <w:tcPr>
            <w:tcW w:w="2280" w:type="dxa"/>
            <w:tcBorders>
              <w:right w:val="nil"/>
            </w:tcBorders>
          </w:tcPr>
          <w:p w14:paraId="1D53FBCD" w14:textId="6BA76324" w:rsidR="00F01A17" w:rsidRPr="00376887" w:rsidRDefault="004E7455" w:rsidP="00376887">
            <w:pPr>
              <w:pStyle w:val="TableParagraph"/>
              <w:spacing w:before="17" w:line="240" w:lineRule="auto"/>
              <w:ind w:left="2" w:right="266"/>
              <w:rPr>
                <w:sz w:val="20"/>
                <w:szCs w:val="20"/>
              </w:rPr>
            </w:pPr>
            <w:r>
              <w:rPr>
                <w:sz w:val="20"/>
                <w:szCs w:val="20"/>
              </w:rPr>
              <w:t>21 (22.1%)</w:t>
            </w:r>
          </w:p>
        </w:tc>
        <w:tc>
          <w:tcPr>
            <w:tcW w:w="2820" w:type="dxa"/>
            <w:tcBorders>
              <w:top w:val="nil"/>
              <w:left w:val="nil"/>
              <w:bottom w:val="nil"/>
              <w:right w:val="nil"/>
            </w:tcBorders>
          </w:tcPr>
          <w:p w14:paraId="39EFB360" w14:textId="1D1D5614" w:rsidR="00F01A17" w:rsidRPr="00376887" w:rsidRDefault="000B486C" w:rsidP="00376887">
            <w:pPr>
              <w:pStyle w:val="TableParagraph"/>
              <w:spacing w:before="17" w:line="240" w:lineRule="auto"/>
              <w:ind w:left="2" w:right="98"/>
              <w:rPr>
                <w:sz w:val="20"/>
                <w:szCs w:val="20"/>
              </w:rPr>
            </w:pPr>
            <w:r>
              <w:rPr>
                <w:sz w:val="20"/>
                <w:szCs w:val="20"/>
              </w:rPr>
              <w:t>29</w:t>
            </w:r>
            <w:r w:rsidR="00F91D9C">
              <w:rPr>
                <w:sz w:val="20"/>
                <w:szCs w:val="20"/>
              </w:rPr>
              <w:t xml:space="preserve"> (</w:t>
            </w:r>
            <w:r>
              <w:rPr>
                <w:sz w:val="20"/>
                <w:szCs w:val="20"/>
              </w:rPr>
              <w:t>30.5</w:t>
            </w:r>
            <w:r w:rsidR="00F91D9C">
              <w:rPr>
                <w:sz w:val="20"/>
                <w:szCs w:val="20"/>
              </w:rPr>
              <w:t>%)</w:t>
            </w:r>
          </w:p>
        </w:tc>
      </w:tr>
      <w:tr w:rsidR="00F01A17" w14:paraId="0F0F71CC" w14:textId="77777777" w:rsidTr="00C67A8A">
        <w:trPr>
          <w:trHeight w:val="59"/>
        </w:trPr>
        <w:tc>
          <w:tcPr>
            <w:tcW w:w="2955" w:type="dxa"/>
          </w:tcPr>
          <w:p w14:paraId="710E3193" w14:textId="257AD346" w:rsidR="00F01A17" w:rsidRPr="00F01A17" w:rsidRDefault="00F01A17" w:rsidP="00376887">
            <w:pPr>
              <w:pStyle w:val="TableParagraph"/>
              <w:spacing w:before="17" w:line="240" w:lineRule="auto"/>
              <w:jc w:val="left"/>
              <w:rPr>
                <w:sz w:val="20"/>
                <w:szCs w:val="20"/>
              </w:rPr>
            </w:pPr>
            <w:r>
              <w:rPr>
                <w:b/>
                <w:bCs/>
                <w:sz w:val="20"/>
                <w:szCs w:val="20"/>
              </w:rPr>
              <w:t xml:space="preserve">   </w:t>
            </w:r>
            <w:r>
              <w:rPr>
                <w:sz w:val="20"/>
                <w:szCs w:val="20"/>
              </w:rPr>
              <w:t>Professional Degree</w:t>
            </w:r>
          </w:p>
        </w:tc>
        <w:tc>
          <w:tcPr>
            <w:tcW w:w="2280" w:type="dxa"/>
            <w:tcBorders>
              <w:right w:val="nil"/>
            </w:tcBorders>
          </w:tcPr>
          <w:p w14:paraId="4890BD27" w14:textId="5B7C67B6" w:rsidR="00F01A17" w:rsidRPr="00376887" w:rsidRDefault="00474AD7" w:rsidP="00376887">
            <w:pPr>
              <w:pStyle w:val="TableParagraph"/>
              <w:spacing w:before="17" w:line="240" w:lineRule="auto"/>
              <w:ind w:left="2" w:right="266"/>
              <w:rPr>
                <w:sz w:val="20"/>
                <w:szCs w:val="20"/>
              </w:rPr>
            </w:pPr>
            <w:r>
              <w:rPr>
                <w:sz w:val="20"/>
                <w:szCs w:val="20"/>
              </w:rPr>
              <w:t>0 (0.0%)</w:t>
            </w:r>
          </w:p>
        </w:tc>
        <w:tc>
          <w:tcPr>
            <w:tcW w:w="2820" w:type="dxa"/>
            <w:tcBorders>
              <w:top w:val="nil"/>
              <w:left w:val="nil"/>
              <w:bottom w:val="nil"/>
              <w:right w:val="nil"/>
            </w:tcBorders>
          </w:tcPr>
          <w:p w14:paraId="73B55875" w14:textId="286F2DD0" w:rsidR="00F01A17" w:rsidRPr="00376887" w:rsidRDefault="00C67A8A" w:rsidP="00376887">
            <w:pPr>
              <w:pStyle w:val="TableParagraph"/>
              <w:spacing w:before="17" w:line="240" w:lineRule="auto"/>
              <w:ind w:left="2" w:right="98"/>
              <w:rPr>
                <w:sz w:val="20"/>
                <w:szCs w:val="20"/>
              </w:rPr>
            </w:pPr>
            <w:r>
              <w:rPr>
                <w:sz w:val="20"/>
                <w:szCs w:val="20"/>
              </w:rPr>
              <w:t>3 (3.2%)</w:t>
            </w:r>
          </w:p>
        </w:tc>
      </w:tr>
      <w:tr w:rsidR="00F01A17" w14:paraId="5DBCA65F" w14:textId="77777777" w:rsidTr="00A10841">
        <w:trPr>
          <w:trHeight w:val="59"/>
        </w:trPr>
        <w:tc>
          <w:tcPr>
            <w:tcW w:w="2955" w:type="dxa"/>
          </w:tcPr>
          <w:p w14:paraId="4DBB4E44" w14:textId="70AF8494" w:rsidR="00F01A17" w:rsidRPr="00F01A17" w:rsidRDefault="00F01A17" w:rsidP="00376887">
            <w:pPr>
              <w:pStyle w:val="TableParagraph"/>
              <w:spacing w:before="17" w:line="240" w:lineRule="auto"/>
              <w:jc w:val="left"/>
              <w:rPr>
                <w:sz w:val="20"/>
                <w:szCs w:val="20"/>
              </w:rPr>
            </w:pPr>
            <w:r>
              <w:rPr>
                <w:b/>
                <w:bCs/>
                <w:sz w:val="20"/>
                <w:szCs w:val="20"/>
              </w:rPr>
              <w:t xml:space="preserve">   </w:t>
            </w:r>
            <w:r>
              <w:rPr>
                <w:sz w:val="20"/>
                <w:szCs w:val="20"/>
              </w:rPr>
              <w:t>Ph.D., Md, JD.</w:t>
            </w:r>
          </w:p>
        </w:tc>
        <w:tc>
          <w:tcPr>
            <w:tcW w:w="2280" w:type="dxa"/>
            <w:tcBorders>
              <w:right w:val="nil"/>
            </w:tcBorders>
          </w:tcPr>
          <w:p w14:paraId="25B66677" w14:textId="74FF8FB9" w:rsidR="00F01A17" w:rsidRPr="00376887" w:rsidRDefault="00474AD7" w:rsidP="00376887">
            <w:pPr>
              <w:pStyle w:val="TableParagraph"/>
              <w:spacing w:before="17" w:line="240" w:lineRule="auto"/>
              <w:ind w:left="2" w:right="266"/>
              <w:rPr>
                <w:sz w:val="20"/>
                <w:szCs w:val="20"/>
              </w:rPr>
            </w:pPr>
            <w:r>
              <w:rPr>
                <w:sz w:val="20"/>
                <w:szCs w:val="20"/>
              </w:rPr>
              <w:t>7 (7.4%)</w:t>
            </w:r>
          </w:p>
        </w:tc>
        <w:tc>
          <w:tcPr>
            <w:tcW w:w="2820" w:type="dxa"/>
            <w:tcBorders>
              <w:top w:val="nil"/>
              <w:left w:val="nil"/>
              <w:bottom w:val="nil"/>
              <w:right w:val="nil"/>
            </w:tcBorders>
          </w:tcPr>
          <w:p w14:paraId="61859BF3" w14:textId="3BCBC26F" w:rsidR="00F01A17" w:rsidRPr="00376887" w:rsidRDefault="00C67A8A" w:rsidP="00376887">
            <w:pPr>
              <w:pStyle w:val="TableParagraph"/>
              <w:spacing w:before="17" w:line="240" w:lineRule="auto"/>
              <w:ind w:left="2" w:right="98"/>
              <w:rPr>
                <w:sz w:val="20"/>
                <w:szCs w:val="20"/>
              </w:rPr>
            </w:pPr>
            <w:r>
              <w:rPr>
                <w:sz w:val="20"/>
                <w:szCs w:val="20"/>
              </w:rPr>
              <w:t>4 (4.2%)</w:t>
            </w:r>
          </w:p>
        </w:tc>
      </w:tr>
      <w:tr w:rsidR="00E74ABF" w14:paraId="4E77A9EF" w14:textId="77777777" w:rsidTr="00A10841">
        <w:trPr>
          <w:trHeight w:val="59"/>
        </w:trPr>
        <w:tc>
          <w:tcPr>
            <w:tcW w:w="2955" w:type="dxa"/>
          </w:tcPr>
          <w:p w14:paraId="0BE175F0" w14:textId="381E7F41" w:rsidR="00E74ABF" w:rsidRDefault="00A21DD0" w:rsidP="00376887">
            <w:pPr>
              <w:pStyle w:val="TableParagraph"/>
              <w:spacing w:before="17" w:line="240" w:lineRule="auto"/>
              <w:jc w:val="left"/>
              <w:rPr>
                <w:b/>
                <w:bCs/>
                <w:sz w:val="20"/>
                <w:szCs w:val="20"/>
              </w:rPr>
            </w:pPr>
            <w:r>
              <w:rPr>
                <w:b/>
                <w:bCs/>
                <w:sz w:val="20"/>
                <w:szCs w:val="20"/>
              </w:rPr>
              <w:t>Relationship Status</w:t>
            </w:r>
          </w:p>
        </w:tc>
        <w:tc>
          <w:tcPr>
            <w:tcW w:w="2280" w:type="dxa"/>
            <w:tcBorders>
              <w:right w:val="nil"/>
            </w:tcBorders>
          </w:tcPr>
          <w:p w14:paraId="6376363A" w14:textId="77777777" w:rsidR="00E74ABF" w:rsidRDefault="00E74ABF" w:rsidP="00376887">
            <w:pPr>
              <w:pStyle w:val="TableParagraph"/>
              <w:spacing w:before="17" w:line="240" w:lineRule="auto"/>
              <w:ind w:left="2" w:right="266"/>
              <w:rPr>
                <w:sz w:val="20"/>
                <w:szCs w:val="20"/>
              </w:rPr>
            </w:pPr>
          </w:p>
        </w:tc>
        <w:tc>
          <w:tcPr>
            <w:tcW w:w="2820" w:type="dxa"/>
            <w:tcBorders>
              <w:top w:val="nil"/>
              <w:left w:val="nil"/>
              <w:bottom w:val="nil"/>
              <w:right w:val="nil"/>
            </w:tcBorders>
          </w:tcPr>
          <w:p w14:paraId="490B3832" w14:textId="77777777" w:rsidR="00E74ABF" w:rsidRDefault="00E74ABF" w:rsidP="00376887">
            <w:pPr>
              <w:pStyle w:val="TableParagraph"/>
              <w:spacing w:before="17" w:line="240" w:lineRule="auto"/>
              <w:ind w:left="2" w:right="98"/>
              <w:rPr>
                <w:sz w:val="20"/>
                <w:szCs w:val="20"/>
              </w:rPr>
            </w:pPr>
          </w:p>
        </w:tc>
      </w:tr>
      <w:tr w:rsidR="00A21DD0" w14:paraId="730D7F9A" w14:textId="77777777" w:rsidTr="00A10841">
        <w:trPr>
          <w:trHeight w:val="59"/>
        </w:trPr>
        <w:tc>
          <w:tcPr>
            <w:tcW w:w="2955" w:type="dxa"/>
          </w:tcPr>
          <w:p w14:paraId="52763DC8" w14:textId="4F7872C6" w:rsidR="00A21DD0" w:rsidRPr="00A10841" w:rsidRDefault="00A21DD0" w:rsidP="00376887">
            <w:pPr>
              <w:pStyle w:val="TableParagraph"/>
              <w:spacing w:before="17" w:line="240" w:lineRule="auto"/>
              <w:jc w:val="left"/>
              <w:rPr>
                <w:sz w:val="20"/>
                <w:szCs w:val="20"/>
              </w:rPr>
            </w:pPr>
            <w:r>
              <w:rPr>
                <w:b/>
                <w:bCs/>
                <w:sz w:val="20"/>
                <w:szCs w:val="20"/>
              </w:rPr>
              <w:lastRenderedPageBreak/>
              <w:t xml:space="preserve">   </w:t>
            </w:r>
            <w:r>
              <w:rPr>
                <w:sz w:val="20"/>
                <w:szCs w:val="20"/>
              </w:rPr>
              <w:t>Dating</w:t>
            </w:r>
          </w:p>
        </w:tc>
        <w:tc>
          <w:tcPr>
            <w:tcW w:w="2280" w:type="dxa"/>
            <w:tcBorders>
              <w:right w:val="nil"/>
            </w:tcBorders>
          </w:tcPr>
          <w:p w14:paraId="1D2CFC2C" w14:textId="1418C29D" w:rsidR="00A21DD0" w:rsidRDefault="00A21DD0" w:rsidP="00376887">
            <w:pPr>
              <w:pStyle w:val="TableParagraph"/>
              <w:spacing w:before="17" w:line="240" w:lineRule="auto"/>
              <w:ind w:left="2" w:right="266"/>
              <w:rPr>
                <w:sz w:val="20"/>
                <w:szCs w:val="20"/>
              </w:rPr>
            </w:pPr>
            <w:r>
              <w:rPr>
                <w:sz w:val="20"/>
                <w:szCs w:val="20"/>
              </w:rPr>
              <w:t>15 (16.5%)</w:t>
            </w:r>
          </w:p>
        </w:tc>
        <w:tc>
          <w:tcPr>
            <w:tcW w:w="2820" w:type="dxa"/>
            <w:tcBorders>
              <w:top w:val="nil"/>
              <w:left w:val="nil"/>
              <w:bottom w:val="nil"/>
              <w:right w:val="nil"/>
            </w:tcBorders>
          </w:tcPr>
          <w:p w14:paraId="61D2E7A5" w14:textId="03D2D461" w:rsidR="00A21DD0" w:rsidRDefault="0057725A" w:rsidP="00376887">
            <w:pPr>
              <w:pStyle w:val="TableParagraph"/>
              <w:spacing w:before="17" w:line="240" w:lineRule="auto"/>
              <w:ind w:left="2" w:right="98"/>
              <w:rPr>
                <w:sz w:val="20"/>
                <w:szCs w:val="20"/>
              </w:rPr>
            </w:pPr>
            <w:r>
              <w:rPr>
                <w:sz w:val="20"/>
                <w:szCs w:val="20"/>
              </w:rPr>
              <w:t>15 (16.5%)</w:t>
            </w:r>
          </w:p>
        </w:tc>
      </w:tr>
      <w:tr w:rsidR="0057725A" w14:paraId="77D555CA" w14:textId="77777777" w:rsidTr="00A10841">
        <w:trPr>
          <w:trHeight w:val="59"/>
        </w:trPr>
        <w:tc>
          <w:tcPr>
            <w:tcW w:w="2955" w:type="dxa"/>
          </w:tcPr>
          <w:p w14:paraId="2155F306" w14:textId="5B7EBF7C" w:rsidR="0057725A" w:rsidRPr="00A10841" w:rsidRDefault="0057725A" w:rsidP="00376887">
            <w:pPr>
              <w:pStyle w:val="TableParagraph"/>
              <w:spacing w:before="17" w:line="240" w:lineRule="auto"/>
              <w:jc w:val="left"/>
              <w:rPr>
                <w:sz w:val="20"/>
                <w:szCs w:val="20"/>
              </w:rPr>
            </w:pPr>
            <w:r>
              <w:rPr>
                <w:b/>
                <w:bCs/>
                <w:sz w:val="20"/>
                <w:szCs w:val="20"/>
              </w:rPr>
              <w:t xml:space="preserve">   </w:t>
            </w:r>
            <w:r>
              <w:rPr>
                <w:sz w:val="20"/>
                <w:szCs w:val="20"/>
              </w:rPr>
              <w:t>Partnered</w:t>
            </w:r>
          </w:p>
        </w:tc>
        <w:tc>
          <w:tcPr>
            <w:tcW w:w="2280" w:type="dxa"/>
            <w:tcBorders>
              <w:right w:val="nil"/>
            </w:tcBorders>
          </w:tcPr>
          <w:p w14:paraId="7958F8A1" w14:textId="530E6B3D" w:rsidR="0057725A" w:rsidRDefault="0057725A" w:rsidP="00376887">
            <w:pPr>
              <w:pStyle w:val="TableParagraph"/>
              <w:spacing w:before="17" w:line="240" w:lineRule="auto"/>
              <w:ind w:left="2" w:right="266"/>
              <w:rPr>
                <w:sz w:val="20"/>
                <w:szCs w:val="20"/>
              </w:rPr>
            </w:pPr>
            <w:r>
              <w:rPr>
                <w:sz w:val="20"/>
                <w:szCs w:val="20"/>
              </w:rPr>
              <w:t>17 (18.7%)</w:t>
            </w:r>
          </w:p>
        </w:tc>
        <w:tc>
          <w:tcPr>
            <w:tcW w:w="2820" w:type="dxa"/>
            <w:tcBorders>
              <w:top w:val="nil"/>
              <w:left w:val="nil"/>
              <w:bottom w:val="nil"/>
              <w:right w:val="nil"/>
            </w:tcBorders>
          </w:tcPr>
          <w:p w14:paraId="65473551" w14:textId="3D6343B9" w:rsidR="0057725A" w:rsidRDefault="008043FA" w:rsidP="00376887">
            <w:pPr>
              <w:pStyle w:val="TableParagraph"/>
              <w:spacing w:before="17" w:line="240" w:lineRule="auto"/>
              <w:ind w:left="2" w:right="98"/>
              <w:rPr>
                <w:sz w:val="20"/>
                <w:szCs w:val="20"/>
              </w:rPr>
            </w:pPr>
            <w:r>
              <w:rPr>
                <w:sz w:val="20"/>
                <w:szCs w:val="20"/>
              </w:rPr>
              <w:t>17 (18.7%)</w:t>
            </w:r>
          </w:p>
        </w:tc>
      </w:tr>
      <w:tr w:rsidR="008043FA" w14:paraId="6834CE8C" w14:textId="77777777" w:rsidTr="00A10841">
        <w:trPr>
          <w:trHeight w:val="59"/>
        </w:trPr>
        <w:tc>
          <w:tcPr>
            <w:tcW w:w="2955" w:type="dxa"/>
          </w:tcPr>
          <w:p w14:paraId="65CE5194" w14:textId="35BC526D" w:rsidR="008043FA" w:rsidRPr="00A10841" w:rsidRDefault="008043FA" w:rsidP="00376887">
            <w:pPr>
              <w:pStyle w:val="TableParagraph"/>
              <w:spacing w:before="17" w:line="240" w:lineRule="auto"/>
              <w:jc w:val="left"/>
              <w:rPr>
                <w:sz w:val="20"/>
                <w:szCs w:val="20"/>
              </w:rPr>
            </w:pPr>
            <w:r>
              <w:rPr>
                <w:b/>
                <w:bCs/>
                <w:sz w:val="20"/>
                <w:szCs w:val="20"/>
              </w:rPr>
              <w:t xml:space="preserve">   </w:t>
            </w:r>
            <w:r>
              <w:rPr>
                <w:sz w:val="20"/>
                <w:szCs w:val="20"/>
              </w:rPr>
              <w:t>Cohabitating</w:t>
            </w:r>
          </w:p>
        </w:tc>
        <w:tc>
          <w:tcPr>
            <w:tcW w:w="2280" w:type="dxa"/>
            <w:tcBorders>
              <w:right w:val="nil"/>
            </w:tcBorders>
          </w:tcPr>
          <w:p w14:paraId="371C8D9D" w14:textId="7C53F893" w:rsidR="008043FA" w:rsidRDefault="008043FA" w:rsidP="00376887">
            <w:pPr>
              <w:pStyle w:val="TableParagraph"/>
              <w:spacing w:before="17" w:line="240" w:lineRule="auto"/>
              <w:ind w:left="2" w:right="266"/>
              <w:rPr>
                <w:sz w:val="20"/>
                <w:szCs w:val="20"/>
              </w:rPr>
            </w:pPr>
            <w:r>
              <w:rPr>
                <w:sz w:val="20"/>
                <w:szCs w:val="20"/>
              </w:rPr>
              <w:t>27 (</w:t>
            </w:r>
            <w:r w:rsidR="00163770">
              <w:rPr>
                <w:sz w:val="20"/>
                <w:szCs w:val="20"/>
              </w:rPr>
              <w:t>29.7%)</w:t>
            </w:r>
          </w:p>
        </w:tc>
        <w:tc>
          <w:tcPr>
            <w:tcW w:w="2820" w:type="dxa"/>
            <w:tcBorders>
              <w:top w:val="nil"/>
              <w:left w:val="nil"/>
              <w:bottom w:val="nil"/>
              <w:right w:val="nil"/>
            </w:tcBorders>
          </w:tcPr>
          <w:p w14:paraId="5D718CD6" w14:textId="293ED462" w:rsidR="008043FA" w:rsidRDefault="000D2574" w:rsidP="00376887">
            <w:pPr>
              <w:pStyle w:val="TableParagraph"/>
              <w:spacing w:before="17" w:line="240" w:lineRule="auto"/>
              <w:ind w:left="2" w:right="98"/>
              <w:rPr>
                <w:sz w:val="20"/>
                <w:szCs w:val="20"/>
              </w:rPr>
            </w:pPr>
            <w:r>
              <w:rPr>
                <w:sz w:val="20"/>
                <w:szCs w:val="20"/>
              </w:rPr>
              <w:t>27 (29.7%)</w:t>
            </w:r>
          </w:p>
        </w:tc>
      </w:tr>
      <w:tr w:rsidR="000D2574" w14:paraId="6F18DC2E" w14:textId="77777777" w:rsidTr="00A10841">
        <w:trPr>
          <w:trHeight w:val="59"/>
        </w:trPr>
        <w:tc>
          <w:tcPr>
            <w:tcW w:w="2955" w:type="dxa"/>
          </w:tcPr>
          <w:p w14:paraId="705AA15A" w14:textId="3054714A" w:rsidR="000D2574" w:rsidRPr="00A10841" w:rsidRDefault="000D2574" w:rsidP="00376887">
            <w:pPr>
              <w:pStyle w:val="TableParagraph"/>
              <w:spacing w:before="17" w:line="240" w:lineRule="auto"/>
              <w:jc w:val="left"/>
              <w:rPr>
                <w:sz w:val="20"/>
                <w:szCs w:val="20"/>
              </w:rPr>
            </w:pPr>
            <w:r>
              <w:rPr>
                <w:b/>
                <w:bCs/>
                <w:sz w:val="20"/>
                <w:szCs w:val="20"/>
              </w:rPr>
              <w:t xml:space="preserve">   </w:t>
            </w:r>
            <w:r>
              <w:rPr>
                <w:sz w:val="20"/>
                <w:szCs w:val="20"/>
              </w:rPr>
              <w:t>Married (First Time)</w:t>
            </w:r>
          </w:p>
        </w:tc>
        <w:tc>
          <w:tcPr>
            <w:tcW w:w="2280" w:type="dxa"/>
            <w:tcBorders>
              <w:right w:val="nil"/>
            </w:tcBorders>
          </w:tcPr>
          <w:p w14:paraId="5FECE00C" w14:textId="33D76FE0" w:rsidR="000D2574" w:rsidRDefault="000D2574" w:rsidP="00376887">
            <w:pPr>
              <w:pStyle w:val="TableParagraph"/>
              <w:spacing w:before="17" w:line="240" w:lineRule="auto"/>
              <w:ind w:left="2" w:right="266"/>
              <w:rPr>
                <w:sz w:val="20"/>
                <w:szCs w:val="20"/>
              </w:rPr>
            </w:pPr>
            <w:r>
              <w:rPr>
                <w:sz w:val="20"/>
                <w:szCs w:val="20"/>
              </w:rPr>
              <w:t>26 (28.6%)</w:t>
            </w:r>
          </w:p>
        </w:tc>
        <w:tc>
          <w:tcPr>
            <w:tcW w:w="2820" w:type="dxa"/>
            <w:tcBorders>
              <w:top w:val="nil"/>
              <w:left w:val="nil"/>
              <w:bottom w:val="nil"/>
              <w:right w:val="nil"/>
            </w:tcBorders>
          </w:tcPr>
          <w:p w14:paraId="1D5C0AD9" w14:textId="600D2205" w:rsidR="000D2574" w:rsidRDefault="000D2574" w:rsidP="00376887">
            <w:pPr>
              <w:pStyle w:val="TableParagraph"/>
              <w:spacing w:before="17" w:line="240" w:lineRule="auto"/>
              <w:ind w:left="2" w:right="98"/>
              <w:rPr>
                <w:sz w:val="20"/>
                <w:szCs w:val="20"/>
              </w:rPr>
            </w:pPr>
            <w:r>
              <w:rPr>
                <w:sz w:val="20"/>
                <w:szCs w:val="20"/>
              </w:rPr>
              <w:t>26 (28.6)</w:t>
            </w:r>
          </w:p>
        </w:tc>
      </w:tr>
      <w:tr w:rsidR="000D2574" w14:paraId="79838580" w14:textId="77777777" w:rsidTr="00A10841">
        <w:trPr>
          <w:trHeight w:val="59"/>
        </w:trPr>
        <w:tc>
          <w:tcPr>
            <w:tcW w:w="2955" w:type="dxa"/>
          </w:tcPr>
          <w:p w14:paraId="71443275" w14:textId="0A20FBEA" w:rsidR="000D2574" w:rsidRPr="00A10841" w:rsidRDefault="000D2574" w:rsidP="00376887">
            <w:pPr>
              <w:pStyle w:val="TableParagraph"/>
              <w:spacing w:before="17" w:line="240" w:lineRule="auto"/>
              <w:jc w:val="left"/>
              <w:rPr>
                <w:sz w:val="20"/>
                <w:szCs w:val="20"/>
              </w:rPr>
            </w:pPr>
            <w:r>
              <w:rPr>
                <w:b/>
                <w:bCs/>
                <w:sz w:val="20"/>
                <w:szCs w:val="20"/>
              </w:rPr>
              <w:t xml:space="preserve">   </w:t>
            </w:r>
            <w:r>
              <w:rPr>
                <w:sz w:val="20"/>
                <w:szCs w:val="20"/>
              </w:rPr>
              <w:t>Remarried/Other</w:t>
            </w:r>
          </w:p>
        </w:tc>
        <w:tc>
          <w:tcPr>
            <w:tcW w:w="2280" w:type="dxa"/>
            <w:tcBorders>
              <w:right w:val="nil"/>
            </w:tcBorders>
          </w:tcPr>
          <w:p w14:paraId="60509A47" w14:textId="2D355298" w:rsidR="000D2574" w:rsidRDefault="000D2574" w:rsidP="00376887">
            <w:pPr>
              <w:pStyle w:val="TableParagraph"/>
              <w:spacing w:before="17" w:line="240" w:lineRule="auto"/>
              <w:ind w:left="2" w:right="266"/>
              <w:rPr>
                <w:sz w:val="20"/>
                <w:szCs w:val="20"/>
              </w:rPr>
            </w:pPr>
            <w:r>
              <w:rPr>
                <w:sz w:val="20"/>
                <w:szCs w:val="20"/>
              </w:rPr>
              <w:t>6 (6.6%)</w:t>
            </w:r>
          </w:p>
        </w:tc>
        <w:tc>
          <w:tcPr>
            <w:tcW w:w="2820" w:type="dxa"/>
            <w:tcBorders>
              <w:top w:val="nil"/>
              <w:left w:val="nil"/>
              <w:bottom w:val="nil"/>
              <w:right w:val="nil"/>
            </w:tcBorders>
          </w:tcPr>
          <w:p w14:paraId="0F3B85AA" w14:textId="11B22504" w:rsidR="000D2574" w:rsidRDefault="000D2574" w:rsidP="00376887">
            <w:pPr>
              <w:pStyle w:val="TableParagraph"/>
              <w:spacing w:before="17" w:line="240" w:lineRule="auto"/>
              <w:ind w:left="2" w:right="98"/>
              <w:rPr>
                <w:sz w:val="20"/>
                <w:szCs w:val="20"/>
              </w:rPr>
            </w:pPr>
            <w:r>
              <w:rPr>
                <w:sz w:val="20"/>
                <w:szCs w:val="20"/>
              </w:rPr>
              <w:t>6 (6.6%)</w:t>
            </w:r>
          </w:p>
        </w:tc>
      </w:tr>
      <w:tr w:rsidR="000B555D" w14:paraId="186B4BAE" w14:textId="77777777" w:rsidTr="00A10841">
        <w:trPr>
          <w:trHeight w:val="59"/>
        </w:trPr>
        <w:tc>
          <w:tcPr>
            <w:tcW w:w="2955" w:type="dxa"/>
          </w:tcPr>
          <w:p w14:paraId="46D37745" w14:textId="485CAAA2" w:rsidR="000B555D" w:rsidRPr="000B555D" w:rsidRDefault="000B555D" w:rsidP="00376887">
            <w:pPr>
              <w:pStyle w:val="TableParagraph"/>
              <w:spacing w:before="17" w:line="240" w:lineRule="auto"/>
              <w:jc w:val="left"/>
              <w:rPr>
                <w:b/>
                <w:bCs/>
                <w:sz w:val="20"/>
                <w:szCs w:val="20"/>
              </w:rPr>
            </w:pPr>
            <w:r>
              <w:rPr>
                <w:b/>
                <w:bCs/>
                <w:sz w:val="20"/>
                <w:szCs w:val="20"/>
              </w:rPr>
              <w:t>Relationship Length (</w:t>
            </w:r>
            <w:r>
              <w:rPr>
                <w:b/>
                <w:bCs/>
                <w:i/>
                <w:iCs/>
                <w:sz w:val="20"/>
                <w:szCs w:val="20"/>
              </w:rPr>
              <w:t>M</w:t>
            </w:r>
            <w:r>
              <w:rPr>
                <w:b/>
                <w:bCs/>
                <w:sz w:val="20"/>
                <w:szCs w:val="20"/>
              </w:rPr>
              <w:t xml:space="preserve">, </w:t>
            </w:r>
            <w:r>
              <w:rPr>
                <w:b/>
                <w:bCs/>
                <w:i/>
                <w:iCs/>
                <w:sz w:val="20"/>
                <w:szCs w:val="20"/>
              </w:rPr>
              <w:t>SD</w:t>
            </w:r>
            <w:r>
              <w:rPr>
                <w:b/>
                <w:bCs/>
                <w:sz w:val="20"/>
                <w:szCs w:val="20"/>
              </w:rPr>
              <w:t>)</w:t>
            </w:r>
          </w:p>
        </w:tc>
        <w:tc>
          <w:tcPr>
            <w:tcW w:w="2280" w:type="dxa"/>
            <w:tcBorders>
              <w:right w:val="nil"/>
            </w:tcBorders>
          </w:tcPr>
          <w:p w14:paraId="3993745F" w14:textId="6B7C0FD9" w:rsidR="000B555D" w:rsidRDefault="00FD4DF5" w:rsidP="00376887">
            <w:pPr>
              <w:pStyle w:val="TableParagraph"/>
              <w:spacing w:before="17" w:line="240" w:lineRule="auto"/>
              <w:ind w:left="2" w:right="266"/>
              <w:rPr>
                <w:sz w:val="20"/>
                <w:szCs w:val="20"/>
              </w:rPr>
            </w:pPr>
            <w:r>
              <w:rPr>
                <w:sz w:val="20"/>
                <w:szCs w:val="20"/>
              </w:rPr>
              <w:t>6.87</w:t>
            </w:r>
            <w:r w:rsidR="000B555D">
              <w:rPr>
                <w:sz w:val="20"/>
                <w:szCs w:val="20"/>
              </w:rPr>
              <w:t xml:space="preserve"> (</w:t>
            </w:r>
            <w:r>
              <w:rPr>
                <w:sz w:val="20"/>
                <w:szCs w:val="20"/>
              </w:rPr>
              <w:t>7.52</w:t>
            </w:r>
            <w:r w:rsidR="000B555D">
              <w:rPr>
                <w:sz w:val="20"/>
                <w:szCs w:val="20"/>
              </w:rPr>
              <w:t>)</w:t>
            </w:r>
          </w:p>
        </w:tc>
        <w:tc>
          <w:tcPr>
            <w:tcW w:w="2820" w:type="dxa"/>
            <w:tcBorders>
              <w:top w:val="nil"/>
              <w:left w:val="nil"/>
              <w:bottom w:val="nil"/>
              <w:right w:val="nil"/>
            </w:tcBorders>
          </w:tcPr>
          <w:p w14:paraId="68E44656" w14:textId="3D2EA199" w:rsidR="000B555D" w:rsidRDefault="000B555D" w:rsidP="00376887">
            <w:pPr>
              <w:pStyle w:val="TableParagraph"/>
              <w:spacing w:before="17" w:line="240" w:lineRule="auto"/>
              <w:ind w:left="2" w:right="98"/>
              <w:rPr>
                <w:sz w:val="20"/>
                <w:szCs w:val="20"/>
              </w:rPr>
            </w:pPr>
            <w:r>
              <w:rPr>
                <w:sz w:val="20"/>
                <w:szCs w:val="20"/>
              </w:rPr>
              <w:t>6.87 (7.52</w:t>
            </w:r>
            <w:r w:rsidR="00FD4DF5">
              <w:rPr>
                <w:sz w:val="20"/>
                <w:szCs w:val="20"/>
              </w:rPr>
              <w:t>)</w:t>
            </w:r>
          </w:p>
        </w:tc>
      </w:tr>
      <w:tr w:rsidR="00FD4DF5" w14:paraId="305AE55B" w14:textId="77777777" w:rsidTr="00C67A8A">
        <w:trPr>
          <w:trHeight w:val="59"/>
        </w:trPr>
        <w:tc>
          <w:tcPr>
            <w:tcW w:w="2955" w:type="dxa"/>
          </w:tcPr>
          <w:p w14:paraId="767033D0" w14:textId="67BF2525" w:rsidR="00FD4DF5" w:rsidRPr="00FD4DF5" w:rsidRDefault="00FD4DF5" w:rsidP="00376887">
            <w:pPr>
              <w:pStyle w:val="TableParagraph"/>
              <w:spacing w:before="17" w:line="240" w:lineRule="auto"/>
              <w:jc w:val="left"/>
              <w:rPr>
                <w:b/>
                <w:bCs/>
                <w:sz w:val="20"/>
                <w:szCs w:val="20"/>
              </w:rPr>
            </w:pPr>
            <w:r>
              <w:rPr>
                <w:b/>
                <w:bCs/>
                <w:sz w:val="20"/>
                <w:szCs w:val="20"/>
              </w:rPr>
              <w:t>Number of Children (</w:t>
            </w:r>
            <w:r>
              <w:rPr>
                <w:b/>
                <w:bCs/>
                <w:i/>
                <w:iCs/>
                <w:sz w:val="20"/>
                <w:szCs w:val="20"/>
              </w:rPr>
              <w:t>M</w:t>
            </w:r>
            <w:r>
              <w:rPr>
                <w:b/>
                <w:bCs/>
                <w:sz w:val="20"/>
                <w:szCs w:val="20"/>
              </w:rPr>
              <w:t xml:space="preserve">, </w:t>
            </w:r>
            <w:r>
              <w:rPr>
                <w:b/>
                <w:bCs/>
                <w:i/>
                <w:iCs/>
                <w:sz w:val="20"/>
                <w:szCs w:val="20"/>
              </w:rPr>
              <w:t>SD</w:t>
            </w:r>
            <w:r>
              <w:rPr>
                <w:b/>
                <w:bCs/>
                <w:sz w:val="20"/>
                <w:szCs w:val="20"/>
              </w:rPr>
              <w:t>)</w:t>
            </w:r>
          </w:p>
        </w:tc>
        <w:tc>
          <w:tcPr>
            <w:tcW w:w="2280" w:type="dxa"/>
            <w:tcBorders>
              <w:right w:val="nil"/>
            </w:tcBorders>
          </w:tcPr>
          <w:p w14:paraId="4980B503" w14:textId="1D8B198F" w:rsidR="00FD4DF5" w:rsidRDefault="00FD4DF5" w:rsidP="00376887">
            <w:pPr>
              <w:pStyle w:val="TableParagraph"/>
              <w:spacing w:before="17" w:line="240" w:lineRule="auto"/>
              <w:ind w:left="2" w:right="266"/>
              <w:rPr>
                <w:sz w:val="20"/>
                <w:szCs w:val="20"/>
              </w:rPr>
            </w:pPr>
            <w:r>
              <w:rPr>
                <w:sz w:val="20"/>
                <w:szCs w:val="20"/>
              </w:rPr>
              <w:t>0.71 (1.29)</w:t>
            </w:r>
          </w:p>
        </w:tc>
        <w:tc>
          <w:tcPr>
            <w:tcW w:w="2820" w:type="dxa"/>
            <w:tcBorders>
              <w:top w:val="nil"/>
              <w:left w:val="nil"/>
              <w:bottom w:val="single" w:sz="4" w:space="0" w:color="auto"/>
              <w:right w:val="nil"/>
            </w:tcBorders>
          </w:tcPr>
          <w:p w14:paraId="69AD1711" w14:textId="257A63F2" w:rsidR="00FD4DF5" w:rsidRDefault="00FD4DF5" w:rsidP="00376887">
            <w:pPr>
              <w:pStyle w:val="TableParagraph"/>
              <w:spacing w:before="17" w:line="240" w:lineRule="auto"/>
              <w:ind w:left="2" w:right="98"/>
              <w:rPr>
                <w:sz w:val="20"/>
                <w:szCs w:val="20"/>
              </w:rPr>
            </w:pPr>
            <w:r>
              <w:rPr>
                <w:sz w:val="20"/>
                <w:szCs w:val="20"/>
              </w:rPr>
              <w:t>0.71 (1.29)</w:t>
            </w:r>
          </w:p>
        </w:tc>
      </w:tr>
    </w:tbl>
    <w:p w14:paraId="6CAA9C2E" w14:textId="77777777" w:rsidR="00982948" w:rsidRPr="00982948" w:rsidRDefault="00982948" w:rsidP="00982948"/>
    <w:p w14:paraId="50F57C40" w14:textId="59F90C3D" w:rsidR="2FF5EFB7" w:rsidRDefault="2FF5EFB7" w:rsidP="4F4E6EDC">
      <w:pPr>
        <w:pStyle w:val="Heading2"/>
      </w:pPr>
      <w:bookmarkStart w:id="22" w:name="_Toc190009192"/>
      <w:r>
        <w:t>Procedures</w:t>
      </w:r>
      <w:bookmarkEnd w:id="22"/>
    </w:p>
    <w:p w14:paraId="1B6721CD" w14:textId="35589CCF" w:rsidR="5149195F" w:rsidRDefault="5ADF1246" w:rsidP="00D6605F">
      <w:pPr>
        <w:ind w:firstLine="720"/>
      </w:pPr>
      <w:r>
        <w:t>Data was collected for this study through online questionnaire</w:t>
      </w:r>
      <w:r w:rsidR="44795819">
        <w:t>s</w:t>
      </w:r>
      <w:r>
        <w:t xml:space="preserve"> at the Ohio State University Couple and Family Therapy Clinic</w:t>
      </w:r>
      <w:r w:rsidR="00B44EBD">
        <w:t xml:space="preserve"> under two protocols</w:t>
      </w:r>
      <w:r w:rsidR="52D1DAC0">
        <w:t>.</w:t>
      </w:r>
      <w:r w:rsidR="33A25BFA">
        <w:t xml:space="preserve"> </w:t>
      </w:r>
      <w:r w:rsidR="2AC604ED">
        <w:t>D</w:t>
      </w:r>
      <w:r w:rsidR="33A25BFA">
        <w:t>uring</w:t>
      </w:r>
      <w:r w:rsidR="52D1DAC0">
        <w:t xml:space="preserve"> </w:t>
      </w:r>
      <w:r w:rsidR="2AC604ED">
        <w:t xml:space="preserve">the initial call, clients were informed of the opportunity to </w:t>
      </w:r>
      <w:r w:rsidR="5A04CE86">
        <w:t>participate in research at the clinic</w:t>
      </w:r>
      <w:r w:rsidR="2EB2E5C6">
        <w:t xml:space="preserve"> and were offered $20</w:t>
      </w:r>
      <w:r w:rsidR="00B44EBD">
        <w:t xml:space="preserve"> or $25</w:t>
      </w:r>
      <w:r w:rsidR="2EB2E5C6">
        <w:t xml:space="preserve"> reduction in the first-session fees if they agreed to participate</w:t>
      </w:r>
      <w:r w:rsidR="00B44EBD">
        <w:t xml:space="preserve"> or allowed us to use their deidentified data for research purposes</w:t>
      </w:r>
      <w:r w:rsidR="5A04CE86">
        <w:t xml:space="preserve">. </w:t>
      </w:r>
      <w:r w:rsidR="06A8D39F">
        <w:t>All c</w:t>
      </w:r>
      <w:r w:rsidR="52D1DAC0">
        <w:t xml:space="preserve">lients were asked to complete the typical intake questionnaire </w:t>
      </w:r>
      <w:r w:rsidR="12BEBFF0">
        <w:t>which includ</w:t>
      </w:r>
      <w:r w:rsidR="52D1DAC0">
        <w:t xml:space="preserve">ed questions about their experiences of trauma, psychological symptoms, physical health, relationship satisfaction and commitment, </w:t>
      </w:r>
      <w:r w:rsidR="4B1BA8DC">
        <w:t xml:space="preserve">stress, and basic demographics. </w:t>
      </w:r>
      <w:r w:rsidR="005B2492">
        <w:t>In the first protocol, clients</w:t>
      </w:r>
      <w:r w:rsidR="1189028C">
        <w:t xml:space="preserve"> </w:t>
      </w:r>
      <w:r w:rsidR="005B2492">
        <w:t xml:space="preserve">consented </w:t>
      </w:r>
      <w:r w:rsidR="1189028C">
        <w:t xml:space="preserve">to the research and </w:t>
      </w:r>
      <w:r w:rsidR="005B2492">
        <w:t xml:space="preserve">were </w:t>
      </w:r>
      <w:r w:rsidR="1189028C">
        <w:t xml:space="preserve">informed the </w:t>
      </w:r>
      <w:r w:rsidR="30A23861">
        <w:t xml:space="preserve">data </w:t>
      </w:r>
      <w:r w:rsidR="1189028C">
        <w:t>pro</w:t>
      </w:r>
      <w:r w:rsidR="1EE8D20B">
        <w:t>vided</w:t>
      </w:r>
      <w:r w:rsidR="1189028C">
        <w:t xml:space="preserve"> at intake </w:t>
      </w:r>
      <w:r w:rsidR="005B2492">
        <w:t>would be</w:t>
      </w:r>
      <w:r w:rsidR="00D1AB3B">
        <w:t xml:space="preserve"> included, </w:t>
      </w:r>
      <w:r w:rsidR="005B2492">
        <w:t>they were then</w:t>
      </w:r>
      <w:r w:rsidR="00D1AB3B">
        <w:t xml:space="preserve"> asked to complete further questionnaires regarding </w:t>
      </w:r>
      <w:r w:rsidR="2FA328F3">
        <w:t>distance regulation</w:t>
      </w:r>
      <w:r w:rsidR="00D1AB3B">
        <w:t xml:space="preserve"> and communication patterns.</w:t>
      </w:r>
      <w:r w:rsidR="4012D00E">
        <w:t xml:space="preserve"> After-session questionnaires were given after ses</w:t>
      </w:r>
      <w:r w:rsidR="2B4812E2">
        <w:t xml:space="preserve">sions 1 through 7, and then the same intake questionnaire at 8- and 12-weeks post-initial </w:t>
      </w:r>
      <w:r w:rsidR="2B4812E2">
        <w:lastRenderedPageBreak/>
        <w:t>session</w:t>
      </w:r>
      <w:r w:rsidR="2A41168E">
        <w:t xml:space="preserve">. </w:t>
      </w:r>
      <w:r w:rsidR="005B2492">
        <w:t xml:space="preserve">In the second protocol, all questionnaires were given to all clients, and clients were asked to give permission to use their deidentified data for research </w:t>
      </w:r>
      <w:r w:rsidR="00EA4817">
        <w:t>purposes</w:t>
      </w:r>
      <w:r w:rsidR="005B2492">
        <w:t xml:space="preserve">. </w:t>
      </w:r>
      <w:r w:rsidR="5149195F">
        <w:t>Survey data was stored in RedCap, a secure web-based application used by researchers at the Center for Clinical and Translat</w:t>
      </w:r>
      <w:r w:rsidR="09F72D59">
        <w:t xml:space="preserve">ional Research at the OSU Wexner Medical Center. </w:t>
      </w:r>
    </w:p>
    <w:p w14:paraId="30957ECA" w14:textId="2A8E99BC" w:rsidR="4464A6A4" w:rsidRDefault="4464A6A4" w:rsidP="4F4E6EDC">
      <w:pPr>
        <w:pStyle w:val="Heading2"/>
      </w:pPr>
      <w:bookmarkStart w:id="23" w:name="_Toc190009193"/>
      <w:r>
        <w:t>Measurements</w:t>
      </w:r>
      <w:bookmarkEnd w:id="23"/>
    </w:p>
    <w:p w14:paraId="5FEB89E8" w14:textId="2A0C84E5" w:rsidR="01BB072F" w:rsidRDefault="01BB072F" w:rsidP="1A2B4744">
      <w:pPr>
        <w:pStyle w:val="Heading3"/>
        <w:ind w:left="0"/>
        <w:rPr>
          <w:rStyle w:val="Heading3Char"/>
          <w:rFonts w:ascii="Times New Roman" w:eastAsia="Times New Roman" w:hAnsi="Times New Roman" w:cs="Times New Roman"/>
        </w:rPr>
      </w:pPr>
      <w:bookmarkStart w:id="24" w:name="_Toc190009194"/>
      <w:r w:rsidRPr="1A2B4744">
        <w:rPr>
          <w:rStyle w:val="Heading3Char"/>
          <w:rFonts w:ascii="Times New Roman" w:eastAsia="Times New Roman" w:hAnsi="Times New Roman" w:cs="Times New Roman"/>
          <w:b/>
          <w:bCs/>
          <w:i/>
          <w:iCs/>
        </w:rPr>
        <w:t>Trauma</w:t>
      </w:r>
      <w:bookmarkEnd w:id="24"/>
    </w:p>
    <w:p w14:paraId="2228936F" w14:textId="11E916CB" w:rsidR="002572D7" w:rsidRDefault="002572D7" w:rsidP="4F4E6EDC">
      <w:pPr>
        <w:ind w:firstLine="720"/>
      </w:pPr>
      <w:r>
        <w:t>Childhood neglect was assessed using a modified subscale</w:t>
      </w:r>
      <w:r w:rsidR="00AC0C2B">
        <w:t xml:space="preserve"> from the Adverse Childhood Experiences (ACEs) Questionnaire (Felitti et al., 1998), focusing on participants’ reports of neglect-related experiences during their family of origin upbringing. </w:t>
      </w:r>
      <w:r w:rsidR="009C6A50">
        <w:t>Given the study’s focus on differentiation of self within the family of origin context, only the neglect subscale from the broader ACEs</w:t>
      </w:r>
      <w:r w:rsidR="00E72651">
        <w:t xml:space="preserve"> measure was utilized as a predictor variable. Neglect, which includes both emotional and physical neglect, was selected due to its direct theoretical relevance to the development of differentiation processes, as outlined by Bowen’s Family Systems Theory (Bowen, 1978; Kerr &amp; Bowen, 1988). Bowen’s model emphasizes that unresolved emotional attachments and impaired boundaries within early caregiving relationships contribute to emotional fusion or cutoff in adulthood. Because neglect reflects a chronic absence of adequate emotional and physical responsiveness</w:t>
      </w:r>
      <w:r w:rsidR="009B6798">
        <w:t xml:space="preserve"> from caregivers, it was hypothesized to be more directly linked to </w:t>
      </w:r>
      <w:r w:rsidR="009B6798">
        <w:lastRenderedPageBreak/>
        <w:t xml:space="preserve">differentiation deficits than other ACEs such as abuse or household dysfunction, which may operate through different relational pathways. </w:t>
      </w:r>
      <w:r w:rsidR="00D75308">
        <w:t>Additionally, preliminary exploratory factor analysis (EFA) on ACEs revealed significant multicollinearity among the broader ACEs subscales (e.g., household dysfunction, emotional abuse). To improve model parsimony</w:t>
      </w:r>
      <w:r w:rsidR="005A0459">
        <w:t xml:space="preserve"> and statistical stability within the Actor-Partner Interdependence Model with Moderation (APIMoM), neglect was retained as the sole ACE predictor due to its conceptual and empirical alignment with differentiation and adult relationship dynamics (Narayan et al., 2021; Guo et al., 2022). </w:t>
      </w:r>
    </w:p>
    <w:p w14:paraId="5F6E41D7" w14:textId="2EBDE325" w:rsidR="01BB072F" w:rsidRDefault="00327D4A" w:rsidP="4F4E6EDC">
      <w:pPr>
        <w:ind w:firstLine="720"/>
        <w:rPr>
          <w:rStyle w:val="Heading3Char"/>
          <w:b w:val="0"/>
          <w:bCs w:val="0"/>
          <w:i w:val="0"/>
          <w:iCs w:val="0"/>
        </w:rPr>
      </w:pPr>
      <w:r>
        <w:t xml:space="preserve">The neglect subscale included items addressing emotional and physical neglect (e.g., “I felt that my caregivers did not meet my basic emotional needs”) and was rated on a 5-point Likert scale (1 = ‘Never’ to 5 = ‘Very Often’), with higher scores reflecting greater exposure to neglect. The neglect subscale demonstrated acceptable reliability </w:t>
      </w:r>
      <w:r w:rsidR="00215F66">
        <w:t xml:space="preserve">in the current sample, with Cronbach’s alpha coefficients of 0.75 for Partner 1 and 0.78 for Partner 2. </w:t>
      </w:r>
    </w:p>
    <w:p w14:paraId="2ECC0C33" w14:textId="11200F05" w:rsidR="4464A6A4" w:rsidRDefault="4464A6A4" w:rsidP="1A2B4744">
      <w:pPr>
        <w:pStyle w:val="Heading3"/>
        <w:ind w:left="0"/>
        <w:rPr>
          <w:rFonts w:eastAsia="Times New Roman" w:cs="Times New Roman"/>
          <w:b w:val="0"/>
          <w:bCs w:val="0"/>
          <w:i w:val="0"/>
          <w:iCs w:val="0"/>
        </w:rPr>
      </w:pPr>
      <w:bookmarkStart w:id="25" w:name="_Toc190009195"/>
      <w:r w:rsidRPr="1A2B4744">
        <w:rPr>
          <w:rStyle w:val="Heading3Char"/>
          <w:rFonts w:ascii="Times New Roman" w:eastAsia="Times New Roman" w:hAnsi="Times New Roman" w:cs="Times New Roman"/>
          <w:b/>
          <w:bCs/>
          <w:i/>
          <w:iCs/>
        </w:rPr>
        <w:t xml:space="preserve">Family of Origin and </w:t>
      </w:r>
      <w:bookmarkEnd w:id="25"/>
      <w:r w:rsidR="00734E10">
        <w:rPr>
          <w:rStyle w:val="Heading3Char"/>
          <w:rFonts w:ascii="Times New Roman" w:eastAsia="Times New Roman" w:hAnsi="Times New Roman" w:cs="Times New Roman"/>
          <w:b/>
          <w:bCs/>
          <w:i/>
          <w:iCs/>
        </w:rPr>
        <w:t>Differentiation of Self</w:t>
      </w:r>
      <w:r w:rsidR="00FE2C85">
        <w:rPr>
          <w:rStyle w:val="Heading3Char"/>
          <w:rFonts w:ascii="Times New Roman" w:eastAsia="Times New Roman" w:hAnsi="Times New Roman" w:cs="Times New Roman"/>
          <w:b/>
          <w:bCs/>
          <w:i/>
          <w:iCs/>
        </w:rPr>
        <w:t xml:space="preserve"> (DoS)</w:t>
      </w:r>
    </w:p>
    <w:p w14:paraId="5AD7AB19" w14:textId="66CAAF5E" w:rsidR="00736A1E" w:rsidRDefault="00FE2C85" w:rsidP="00CD09DE">
      <w:pPr>
        <w:ind w:firstLine="720"/>
      </w:pPr>
      <w:r>
        <w:t xml:space="preserve">Differentiation of self was </w:t>
      </w:r>
      <w:r w:rsidR="00A94895">
        <w:t xml:space="preserve">evaluated as participants’ perception of their emotional boundaries and autonomy in relation to their family of origin, following Bowen’s Family Systems Theory (Bowen, 1978). The construct was </w:t>
      </w:r>
      <w:r w:rsidR="4464A6A4">
        <w:t>assessed u</w:t>
      </w:r>
      <w:r w:rsidR="66A82FDC">
        <w:t xml:space="preserve">tilizing two scales </w:t>
      </w:r>
      <w:r w:rsidR="66A82FDC">
        <w:lastRenderedPageBreak/>
        <w:t>with</w:t>
      </w:r>
      <w:r w:rsidR="4464A6A4">
        <w:t xml:space="preserve"> select items from the Social Connectedness Scale-Revised (SCS</w:t>
      </w:r>
      <w:r w:rsidR="7DF5CCD4">
        <w:t xml:space="preserve">-R) (Lee et al., 2001) and the healthy separation </w:t>
      </w:r>
      <w:r w:rsidR="5AE987F5">
        <w:t>subsc</w:t>
      </w:r>
      <w:r w:rsidR="2573B96C">
        <w:t>ale of the Separation-Individuation Test of Adolescence (SITA) (Levine et al., 1986)</w:t>
      </w:r>
      <w:r w:rsidR="59F4617E">
        <w:t>. Both the SCS-R and SITA scales were reworded to reflect the dynamic relationship between an individual and their parental figure(s).</w:t>
      </w:r>
      <w:r w:rsidR="1FEAA465">
        <w:t xml:space="preserve"> Sample items for </w:t>
      </w:r>
      <w:r w:rsidR="11F0F212">
        <w:t>the SCS-R included</w:t>
      </w:r>
      <w:r w:rsidR="59F4617E">
        <w:t xml:space="preserve"> </w:t>
      </w:r>
      <w:r w:rsidR="77E3B34B">
        <w:t>“</w:t>
      </w:r>
      <w:del w:id="26" w:author="Bartle-Haring, Suzanne" w:date="2025-03-25T13:31:00Z" w16du:dateUtc="2025-03-25T17:31:00Z">
        <w:r w:rsidR="77E3B34B" w:rsidDel="00BD737A">
          <w:delText>My mother/father is</w:delText>
        </w:r>
      </w:del>
      <w:ins w:id="27" w:author="Bartle-Haring, Suzanne" w:date="2025-03-25T13:31:00Z" w16du:dateUtc="2025-03-25T17:31:00Z">
        <w:r w:rsidR="00BD737A">
          <w:t>I am</w:t>
        </w:r>
      </w:ins>
      <w:r w:rsidR="77E3B34B">
        <w:t xml:space="preserve"> able to relate to m</w:t>
      </w:r>
      <w:ins w:id="28" w:author="Bartle-Haring, Suzanne" w:date="2025-03-25T13:31:00Z" w16du:dateUtc="2025-03-25T17:31:00Z">
        <w:r w:rsidR="00BD737A">
          <w:t>y</w:t>
        </w:r>
      </w:ins>
      <w:del w:id="29" w:author="Bartle-Haring, Suzanne" w:date="2025-03-25T13:31:00Z" w16du:dateUtc="2025-03-25T17:31:00Z">
        <w:r w:rsidR="77E3B34B" w:rsidDel="00BD737A">
          <w:delText>e</w:delText>
        </w:r>
      </w:del>
      <w:ins w:id="30" w:author="Bartle-Haring, Suzanne" w:date="2025-03-25T13:31:00Z" w16du:dateUtc="2025-03-25T17:31:00Z">
        <w:r w:rsidR="00BD737A">
          <w:t xml:space="preserve"> mother/father</w:t>
        </w:r>
      </w:ins>
      <w:r w:rsidR="77E3B34B">
        <w:t xml:space="preserve">,” and “I feel distant from my mother/father.” </w:t>
      </w:r>
      <w:r w:rsidR="59F4617E">
        <w:t xml:space="preserve">Sample items from the SITA healthy separation subscale </w:t>
      </w:r>
      <w:r w:rsidR="618A9AA0">
        <w:t>include</w:t>
      </w:r>
      <w:r w:rsidR="720AC9F8">
        <w:t>s</w:t>
      </w:r>
      <w:r w:rsidR="618A9AA0">
        <w:t xml:space="preserve">: “If </w:t>
      </w:r>
      <w:del w:id="31" w:author="Bartle-Haring, Suzanne" w:date="2025-03-25T13:31:00Z" w16du:dateUtc="2025-03-25T17:31:00Z">
        <w:r w:rsidR="618A9AA0" w:rsidDel="00BD737A">
          <w:delText>my mother/father</w:delText>
        </w:r>
      </w:del>
      <w:ins w:id="32" w:author="Bartle-Haring, Suzanne" w:date="2025-03-25T13:31:00Z" w16du:dateUtc="2025-03-25T17:31:00Z">
        <w:r w:rsidR="00BD737A">
          <w:t>I</w:t>
        </w:r>
      </w:ins>
      <w:r w:rsidR="618A9AA0">
        <w:t xml:space="preserve"> disagree</w:t>
      </w:r>
      <w:del w:id="33" w:author="Bartle-Haring, Suzanne" w:date="2025-03-25T13:31:00Z" w16du:dateUtc="2025-03-25T17:31:00Z">
        <w:r w:rsidR="618A9AA0" w:rsidDel="00BD737A">
          <w:delText>s</w:delText>
        </w:r>
      </w:del>
      <w:r w:rsidR="618A9AA0">
        <w:t xml:space="preserve"> with something </w:t>
      </w:r>
      <w:del w:id="34" w:author="Bartle-Haring, Suzanne" w:date="2025-03-25T13:32:00Z" w16du:dateUtc="2025-03-25T17:32:00Z">
        <w:r w:rsidR="618A9AA0" w:rsidDel="00BD737A">
          <w:delText>I am</w:delText>
        </w:r>
      </w:del>
      <w:ins w:id="35" w:author="Bartle-Haring, Suzanne" w:date="2025-03-25T13:32:00Z" w16du:dateUtc="2025-03-25T17:32:00Z">
        <w:r w:rsidR="00BD737A">
          <w:t>my mother/father is</w:t>
        </w:r>
      </w:ins>
      <w:r w:rsidR="618A9AA0">
        <w:t xml:space="preserve"> doing, </w:t>
      </w:r>
      <w:del w:id="36" w:author="Bartle-Haring, Suzanne" w:date="2025-03-25T13:32:00Z" w16du:dateUtc="2025-03-25T17:32:00Z">
        <w:r w:rsidR="618A9AA0" w:rsidDel="00BD737A">
          <w:delText>he/she</w:delText>
        </w:r>
      </w:del>
      <w:ins w:id="37" w:author="Bartle-Haring, Suzanne" w:date="2025-03-25T13:32:00Z" w16du:dateUtc="2025-03-25T17:32:00Z">
        <w:r w:rsidR="00BD737A">
          <w:t>I</w:t>
        </w:r>
      </w:ins>
      <w:r w:rsidR="618A9AA0">
        <w:t xml:space="preserve"> usually feels free to say so,” and “I feel I can be myself with my mother/father.”</w:t>
      </w:r>
      <w:r w:rsidR="1A13CC35">
        <w:t xml:space="preserve"> The revision of the SCR-S included 9 items, and the revision of the SITA healthy separation subscale included 5 items. The </w:t>
      </w:r>
      <w:r w:rsidR="22D71297">
        <w:t xml:space="preserve">clients answered </w:t>
      </w:r>
      <w:r w:rsidR="005B2492">
        <w:t xml:space="preserve">14 </w:t>
      </w:r>
      <w:r w:rsidR="22D71297">
        <w:t xml:space="preserve">items with respect to their partner, mother figure, and father figure. </w:t>
      </w:r>
      <w:proofErr w:type="gramStart"/>
      <w:r w:rsidR="624A922A">
        <w:t>For</w:t>
      </w:r>
      <w:r w:rsidR="22D71297">
        <w:t xml:space="preserve"> </w:t>
      </w:r>
      <w:r w:rsidR="502B85FF">
        <w:t>the purpose of</w:t>
      </w:r>
      <w:proofErr w:type="gramEnd"/>
      <w:r w:rsidR="502B85FF">
        <w:t xml:space="preserve"> </w:t>
      </w:r>
      <w:r w:rsidR="22D71297">
        <w:t xml:space="preserve">this study, we </w:t>
      </w:r>
      <w:r w:rsidR="238B337A">
        <w:t>only used</w:t>
      </w:r>
      <w:r w:rsidR="22D71297">
        <w:t xml:space="preserve"> the mother/father items. </w:t>
      </w:r>
    </w:p>
    <w:p w14:paraId="0E7F9226" w14:textId="3E6CEB33" w:rsidR="00D4305D" w:rsidRDefault="00D4305D" w:rsidP="00CD09DE">
      <w:pPr>
        <w:ind w:firstLine="720"/>
      </w:pPr>
      <w:r>
        <w:t xml:space="preserve">In this study, we exclusively utilized person-to-other items, which assessed how participants experience their emotional reactivity toward their family of </w:t>
      </w:r>
      <w:r w:rsidR="00A10841">
        <w:t>origin</w:t>
      </w:r>
      <w:r>
        <w:t>, rather than including other-to-person items (e.g., how participants perceived their parents’ actions toward them). This approach aligns with Bowenian theory, which posits that differentiation reflects an individual’s internal ability to manage their emotion</w:t>
      </w:r>
      <w:r w:rsidR="006650EA">
        <w:t xml:space="preserve">al responses to family relationships and regulate fusion or cutoff tendencies (Kerr &amp; Bowen, 1988). </w:t>
      </w:r>
      <w:r w:rsidR="006650EA">
        <w:lastRenderedPageBreak/>
        <w:t xml:space="preserve">By focusing on person-to-other items, we were able to more precisely assess how participants actively navigate emotional closeness and autonomy with their </w:t>
      </w:r>
      <w:del w:id="38" w:author="Bartle-Haring, Suzanne" w:date="2025-03-25T13:33:00Z" w16du:dateUtc="2025-03-25T17:33:00Z">
        <w:r w:rsidR="006650EA" w:rsidDel="00BD737A">
          <w:delText>caregivers</w:delText>
        </w:r>
      </w:del>
      <w:ins w:id="39" w:author="Bartle-Haring, Suzanne" w:date="2025-03-25T13:33:00Z" w16du:dateUtc="2025-03-25T17:33:00Z">
        <w:r w:rsidR="00BD737A">
          <w:t>childhood caregivers</w:t>
        </w:r>
      </w:ins>
      <w:r w:rsidR="006650EA">
        <w:t xml:space="preserve">. </w:t>
      </w:r>
    </w:p>
    <w:p w14:paraId="3BE480BF" w14:textId="7F9FD741" w:rsidR="4464A6A4" w:rsidRDefault="00BD737A" w:rsidP="00F360BC">
      <w:pPr>
        <w:ind w:firstLine="720"/>
      </w:pPr>
      <w:ins w:id="40" w:author="Bartle-Haring, Suzanne" w:date="2025-03-25T13:33:00Z" w16du:dateUtc="2025-03-25T17:33:00Z">
        <w:r>
          <w:t>The FDR was designed</w:t>
        </w:r>
      </w:ins>
      <w:ins w:id="41" w:author="Bartle-Haring, Suzanne" w:date="2025-03-25T13:34:00Z" w16du:dateUtc="2025-03-25T17:34:00Z">
        <w:r>
          <w:t xml:space="preserve"> to capture healthy separateness and healthy connectedness on separate continuums.  </w:t>
        </w:r>
      </w:ins>
      <w:del w:id="42" w:author="Bartle-Haring, Suzanne" w:date="2025-03-25T13:34:00Z" w16du:dateUtc="2025-03-25T17:34:00Z">
        <w:r w:rsidR="008D1468" w:rsidDel="00BD737A">
          <w:delText xml:space="preserve">The connectedness subscale captured emotional fusion with family of origin (e.g., “I often feel responsible for managing my parents’ emotions”). </w:delText>
        </w:r>
      </w:del>
      <w:r w:rsidR="008D1468">
        <w:t xml:space="preserve">Higher scores </w:t>
      </w:r>
      <w:ins w:id="43" w:author="Bartle-Haring, Suzanne" w:date="2025-03-25T13:34:00Z" w16du:dateUtc="2025-03-25T17:34:00Z">
        <w:r>
          <w:t xml:space="preserve">on the connectedness subscale </w:t>
        </w:r>
      </w:ins>
      <w:r w:rsidR="008D1468">
        <w:t xml:space="preserve">reflect greater </w:t>
      </w:r>
      <w:ins w:id="44" w:author="Bartle-Haring, Suzanne" w:date="2025-03-25T13:35:00Z" w16du:dateUtc="2025-03-25T17:35:00Z">
        <w:r>
          <w:t xml:space="preserve">sense of emotional security with </w:t>
        </w:r>
      </w:ins>
      <w:del w:id="45" w:author="Bartle-Haring, Suzanne" w:date="2025-03-25T13:35:00Z" w16du:dateUtc="2025-03-25T17:35:00Z">
        <w:r w:rsidR="008D1468" w:rsidDel="00BD737A">
          <w:delText>emotional entanglement and fusion with</w:delText>
        </w:r>
      </w:del>
      <w:ins w:id="46" w:author="Bartle-Haring, Suzanne" w:date="2025-03-25T13:35:00Z" w16du:dateUtc="2025-03-25T17:35:00Z">
        <w:r>
          <w:t xml:space="preserve"> </w:t>
        </w:r>
        <w:proofErr w:type="spellStart"/>
        <w:r>
          <w:t>chioldhood</w:t>
        </w:r>
      </w:ins>
      <w:proofErr w:type="spellEnd"/>
      <w:r w:rsidR="008D1468">
        <w:t xml:space="preserve"> caregivers. The subscale demonstrated strong reliability in the current sample (</w:t>
      </w:r>
      <w:r w:rsidR="00DF0ADE">
        <w:t xml:space="preserve">P1: α = 0.84; P2: α = 0.86). The </w:t>
      </w:r>
      <w:ins w:id="47" w:author="Bartle-Haring, Suzanne" w:date="2025-03-25T13:35:00Z" w16du:dateUtc="2025-03-25T17:35:00Z">
        <w:r>
          <w:t xml:space="preserve">healthy </w:t>
        </w:r>
      </w:ins>
      <w:r w:rsidR="00DF0ADE">
        <w:t>separateness scale</w:t>
      </w:r>
      <w:r w:rsidR="00E80D05">
        <w:t xml:space="preserve"> measured </w:t>
      </w:r>
      <w:ins w:id="48" w:author="Bartle-Haring, Suzanne" w:date="2025-03-25T13:35:00Z" w16du:dateUtc="2025-03-25T17:35:00Z">
        <w:r>
          <w:t>partic</w:t>
        </w:r>
      </w:ins>
      <w:ins w:id="49" w:author="Bartle-Haring, Suzanne" w:date="2025-03-25T13:36:00Z" w16du:dateUtc="2025-03-25T17:36:00Z">
        <w:r>
          <w:t xml:space="preserve">ipant’s ability to maintain a sense of self in when in relationship </w:t>
        </w:r>
      </w:ins>
      <w:ins w:id="50" w:author="Bartle-Haring, Suzanne" w:date="2025-03-25T13:37:00Z" w16du:dateUtc="2025-03-25T17:37:00Z">
        <w:r>
          <w:t xml:space="preserve">to childhood caregivers. </w:t>
        </w:r>
      </w:ins>
      <w:ins w:id="51" w:author="Bartle-Haring, Suzanne" w:date="2025-03-25T13:36:00Z" w16du:dateUtc="2025-03-25T17:36:00Z">
        <w:r>
          <w:t xml:space="preserve"> </w:t>
        </w:r>
        <w:proofErr w:type="spellStart"/>
        <w:r>
          <w:t>thi</w:t>
        </w:r>
      </w:ins>
      <w:del w:id="52" w:author="Bartle-Haring, Suzanne" w:date="2025-03-25T13:35:00Z" w16du:dateUtc="2025-03-25T17:35:00Z">
        <w:r w:rsidR="00E80D05" w:rsidDel="00BD737A">
          <w:delText xml:space="preserve">participants’ emotional </w:delText>
        </w:r>
        <w:r w:rsidR="00A10841" w:rsidDel="00BD737A">
          <w:delText>independence</w:delText>
        </w:r>
        <w:r w:rsidR="00F41E0C" w:rsidDel="00BD737A">
          <w:delText xml:space="preserve"> from family of </w:delText>
        </w:r>
      </w:del>
      <w:r w:rsidR="00F41E0C">
        <w:t>origin</w:t>
      </w:r>
      <w:proofErr w:type="spellEnd"/>
      <w:r w:rsidR="00F41E0C">
        <w:t xml:space="preserve"> </w:t>
      </w:r>
      <w:del w:id="53" w:author="Bartle-Haring, Suzanne" w:date="2025-03-25T13:35:00Z" w16du:dateUtc="2025-03-25T17:35:00Z">
        <w:r w:rsidR="00F41E0C" w:rsidDel="00BD737A">
          <w:delText xml:space="preserve">(e.g., “I can make important life decisions without feeling guilty from my family”). </w:delText>
        </w:r>
      </w:del>
      <w:r w:rsidR="00F41E0C">
        <w:t xml:space="preserve">Higher scores reflect </w:t>
      </w:r>
      <w:ins w:id="54" w:author="Bartle-Haring, Suzanne" w:date="2025-03-25T13:37:00Z" w16du:dateUtc="2025-03-25T17:37:00Z">
        <w:r>
          <w:t xml:space="preserve">a </w:t>
        </w:r>
      </w:ins>
      <w:r w:rsidR="00F41E0C">
        <w:t xml:space="preserve">greater </w:t>
      </w:r>
      <w:del w:id="55" w:author="Bartle-Haring, Suzanne" w:date="2025-03-25T13:37:00Z" w16du:dateUtc="2025-03-25T17:37:00Z">
        <w:r w:rsidR="00F41E0C" w:rsidDel="00BD737A">
          <w:delText>emotional autonomy</w:delText>
        </w:r>
      </w:del>
      <w:ins w:id="56" w:author="Bartle-Haring, Suzanne" w:date="2025-03-25T13:37:00Z" w16du:dateUtc="2025-03-25T17:37:00Z">
        <w:r>
          <w:t>sense of healthy separateness</w:t>
        </w:r>
      </w:ins>
      <w:r w:rsidR="00F41E0C">
        <w:t xml:space="preserve">. The </w:t>
      </w:r>
      <w:r w:rsidR="00A10841">
        <w:t>subscale</w:t>
      </w:r>
      <w:r w:rsidR="00F41E0C">
        <w:t xml:space="preserve"> demonstrated acceptable internal consistency (P1: α = 0.71; P2: α = 0.73</w:t>
      </w:r>
      <w:r w:rsidR="0011501A">
        <w:t xml:space="preserve">), </w:t>
      </w:r>
      <w:r w:rsidR="003C2824">
        <w:t>This person-to-other measurement strategy allowed us to capture participants’ active self-regulation in their family systems, which is theorized to directly influence adult rom</w:t>
      </w:r>
      <w:r w:rsidR="00F360BC">
        <w:t xml:space="preserve">antic relationships through differentiation-linked processes such as emotional reactivity and boundary-setting (Bowen, 1978; Skowron &amp; Friedlander, 1998). </w:t>
      </w:r>
    </w:p>
    <w:p w14:paraId="174C1FA6" w14:textId="37094E4B" w:rsidR="644EC36A" w:rsidRDefault="644EC36A" w:rsidP="1A2B4744">
      <w:pPr>
        <w:pStyle w:val="Heading3"/>
        <w:ind w:left="0"/>
        <w:rPr>
          <w:b w:val="0"/>
          <w:bCs w:val="0"/>
          <w:i w:val="0"/>
          <w:iCs w:val="0"/>
        </w:rPr>
      </w:pPr>
      <w:bookmarkStart w:id="57" w:name="_Toc190009196"/>
      <w:r>
        <w:lastRenderedPageBreak/>
        <w:t>Patterns of Communication</w:t>
      </w:r>
      <w:bookmarkEnd w:id="57"/>
    </w:p>
    <w:p w14:paraId="266BAB15" w14:textId="716ABAED" w:rsidR="001626D9" w:rsidRDefault="1A3B7891" w:rsidP="00CA7F8A">
      <w:pPr>
        <w:ind w:firstLine="720"/>
      </w:pPr>
      <w:r>
        <w:t>Couple clients were asked to complete the</w:t>
      </w:r>
      <w:r w:rsidR="00A10841">
        <w:t xml:space="preserve"> </w:t>
      </w:r>
      <w:r w:rsidR="00B16631">
        <w:t>Demand-withdraw communication patterns were measured using the</w:t>
      </w:r>
      <w:r>
        <w:t xml:space="preserve"> Communication Patterns Questionnaire (Christensen &amp; </w:t>
      </w:r>
      <w:proofErr w:type="spellStart"/>
      <w:r>
        <w:t>Sullaway</w:t>
      </w:r>
      <w:proofErr w:type="spellEnd"/>
      <w:r>
        <w:t xml:space="preserve">, </w:t>
      </w:r>
      <w:r w:rsidR="1745DDBA">
        <w:t>1984)</w:t>
      </w:r>
      <w:r w:rsidR="002367AA">
        <w:t xml:space="preserve">, which is grounded in the interpersonal process model of demand-withdraw </w:t>
      </w:r>
      <w:r w:rsidR="006A0D84">
        <w:t xml:space="preserve">cycles (Christensen &amp; </w:t>
      </w:r>
      <w:proofErr w:type="spellStart"/>
      <w:r w:rsidR="006A0D84">
        <w:t>Heavey</w:t>
      </w:r>
      <w:proofErr w:type="spellEnd"/>
      <w:r w:rsidR="006A0D84">
        <w:t xml:space="preserve">, 1990). The demand-withdraw pattern is a dyadic conflict behavior in which one </w:t>
      </w:r>
      <w:r w:rsidR="000B5CD7">
        <w:t xml:space="preserve">partner pressures for discussion (demand), while the other partner avoids or disengages from the conflict (withdraw). This cycle is one of the most empirically robust predictors of relationship dissatisfaction and distress (Baucom et al., 2011; Gottman &amp; Gottman, 2015). </w:t>
      </w:r>
      <w:r w:rsidR="1745DDBA">
        <w:t>The demand withdraw pattern has been found to increase the risk of dissolution of relationships (Gottman &amp; Gottman, 2015)</w:t>
      </w:r>
      <w:r w:rsidR="5825713C">
        <w:t>, predict</w:t>
      </w:r>
      <w:r w:rsidR="711E6FEC">
        <w:t xml:space="preserve"> level of</w:t>
      </w:r>
      <w:r w:rsidR="5825713C">
        <w:t xml:space="preserve"> relationship satisfaction (Caughlin, 200</w:t>
      </w:r>
      <w:r w:rsidR="3A7984B1">
        <w:t xml:space="preserve">2; Caughlin &amp; Huston, 2002), </w:t>
      </w:r>
      <w:r w:rsidR="1745DDBA">
        <w:t xml:space="preserve">and </w:t>
      </w:r>
      <w:r w:rsidR="578F2B45">
        <w:t xml:space="preserve">increase </w:t>
      </w:r>
      <w:r w:rsidR="228F8371">
        <w:t>levels of emotional arousal (Baucom et al., 2011; Baucom et al., 2015</w:t>
      </w:r>
      <w:r w:rsidR="431A2026">
        <w:t>).</w:t>
      </w:r>
      <w:r w:rsidR="001626D9">
        <w:t xml:space="preserve"> </w:t>
      </w:r>
    </w:p>
    <w:p w14:paraId="7A8DBFAB" w14:textId="6862F944" w:rsidR="1A3B7891" w:rsidRDefault="00CA7F8A" w:rsidP="00E32317">
      <w:pPr>
        <w:ind w:firstLine="720"/>
      </w:pPr>
      <w:r>
        <w:t>The scale includes items that capture both self-report</w:t>
      </w:r>
      <w:r w:rsidR="00863AE1">
        <w:t xml:space="preserve">ed withdrawal tendencies (e.g., “When my partner brings up a problem, I tend to withdraw from </w:t>
      </w:r>
      <w:r w:rsidR="00C953B0">
        <w:t>the discussion”) and the perception of the partner’s demand behaviors (e.g., “My partner pressures me to talk about problems I would rather avoid”). Participants responded on a 5-point Likert scale (1 = ‘Never’ to 5 = ‘Always’), with hig</w:t>
      </w:r>
      <w:ins w:id="58" w:author="Bartle-Haring, Suzanne" w:date="2025-03-25T13:38:00Z" w16du:dateUtc="2025-03-25T17:38:00Z">
        <w:r w:rsidR="00BD737A">
          <w:t>h</w:t>
        </w:r>
      </w:ins>
      <w:r w:rsidR="00C953B0">
        <w:t xml:space="preserve">er scores indicating greater engagement in demand-withdraw communication patterns. </w:t>
      </w:r>
      <w:r w:rsidR="00DD082F">
        <w:t>In this study, demand-</w:t>
      </w:r>
      <w:r w:rsidR="00DD082F">
        <w:lastRenderedPageBreak/>
        <w:t>withdraw scores were calculated separately for Partner 1 and Partner 2 to allow for actor and partner effects within the dyadic model. The adapted version of the scale demonstrated strong internal consistency, with Cronbach’s alpha of 0.88 for Partner 1 and 0.90</w:t>
      </w:r>
      <w:r w:rsidR="004946DE">
        <w:t xml:space="preserve"> for Partner 2. These values are consistent with prior research showing that the demand-withdraw dynamic is both reliable</w:t>
      </w:r>
      <w:r w:rsidR="009E50C6">
        <w:t xml:space="preserve"> and sensitive to individual differences in emotional regulation and </w:t>
      </w:r>
      <w:r w:rsidR="00C33218">
        <w:t xml:space="preserve">differentiation (Eldridge et al., 2007; Christensen et al., 2006). The scale is widely used in research </w:t>
      </w:r>
      <w:r w:rsidR="004F7152">
        <w:t>on conflict behaviors and relational distress, and its psychometric strength is a critical asset when examining communication patterns</w:t>
      </w:r>
      <w:r w:rsidR="00E32317">
        <w:t xml:space="preserve"> in clinical populations. </w:t>
      </w:r>
    </w:p>
    <w:p w14:paraId="7F99822F" w14:textId="01DAB6D7" w:rsidR="0AD2849E" w:rsidRDefault="0AD2849E" w:rsidP="670430C7">
      <w:pPr>
        <w:pStyle w:val="Heading3"/>
        <w:ind w:left="0"/>
      </w:pPr>
      <w:bookmarkStart w:id="59" w:name="_Toc190009197"/>
      <w:r>
        <w:t>Relationship Satisfaction</w:t>
      </w:r>
      <w:bookmarkEnd w:id="59"/>
    </w:p>
    <w:p w14:paraId="26E30271" w14:textId="3C1B864D" w:rsidR="00E32317" w:rsidRDefault="005B0E44" w:rsidP="670430C7">
      <w:r>
        <w:tab/>
        <w:t xml:space="preserve">Relationship satisfaction was measured using the 4-item version of the Couples Satisfaction Index (CSI-4; Funk &amp; Rogge, 2007). </w:t>
      </w:r>
      <w:r w:rsidR="001C2B4B">
        <w:t>The CSI-4 is a brief yet psychometrically robust measure designed to assess global satisfaction and emotional closeness</w:t>
      </w:r>
      <w:r w:rsidR="003F6A5D">
        <w:t xml:space="preserve"> in romantic partnerships. </w:t>
      </w:r>
      <w:r w:rsidR="00C73C7F">
        <w:t>The items ask about general happiness, satisfaction, warmth,</w:t>
      </w:r>
      <w:del w:id="60" w:author="Bartle-Haring, Suzanne" w:date="2025-03-25T13:39:00Z" w16du:dateUtc="2025-03-25T17:39:00Z">
        <w:r w:rsidR="00C73C7F" w:rsidDel="00BD737A">
          <w:delText xml:space="preserve"> </w:delText>
        </w:r>
      </w:del>
      <w:r w:rsidR="004F7A78">
        <w:t xml:space="preserve"> and how rewarding the relationship is. </w:t>
      </w:r>
      <w:r w:rsidR="003F6A5D">
        <w:t xml:space="preserve">Sample items include, “I have a warm and comfortable relationship with my partner,” “How rewarding is your relationship with your partner?” and “In general, how satisfied </w:t>
      </w:r>
      <w:proofErr w:type="gramStart"/>
      <w:r w:rsidR="003F6A5D">
        <w:t>are you with your relationship</w:t>
      </w:r>
      <w:proofErr w:type="gramEnd"/>
      <w:r w:rsidR="003F6A5D">
        <w:t>?” The scale captures both affective and evaluative components of relationship quality. Participants rated items on a 7-point Likert</w:t>
      </w:r>
      <w:r w:rsidR="007B1CEA">
        <w:t xml:space="preserve"> scale (e.g., 0 = “Not at all” to 6 = “Completely” or 0 </w:t>
      </w:r>
      <w:r w:rsidR="007B1CEA">
        <w:lastRenderedPageBreak/>
        <w:t xml:space="preserve">= “Extremely dissatisfied” to 6 = “Extremely satisfied,” depending on the item). Scores were summed to create a composite satisfaction score, with higher scores reflecting greater perceived satisfaction and emotional closeness. </w:t>
      </w:r>
    </w:p>
    <w:p w14:paraId="7C750A33" w14:textId="323549DE" w:rsidR="0AD2849E" w:rsidRDefault="00FB0EFC" w:rsidP="670430C7">
      <w:r>
        <w:tab/>
        <w:t>The CSI-4 demonstrated excellent internal consistency in this sample, with Cronbach’s alpha</w:t>
      </w:r>
      <w:r w:rsidR="007C1E6A">
        <w:t xml:space="preserve"> values of 0.93 for Partner 1 and 0.91 for Partner 2. These reliability coefficients are consistent with Funk and Rogge’s (2007) validation studies, which reported </w:t>
      </w:r>
      <w:r w:rsidR="00A27D80">
        <w:t>α values above 0.90 across diverse sa</w:t>
      </w:r>
      <w:r w:rsidR="00E4411F">
        <w:t xml:space="preserve">mples. </w:t>
      </w:r>
      <w:r w:rsidR="00C73C7F">
        <w:t xml:space="preserve">The CSI-4 is highly sensitive to detecting relational distress, making it ideal to use with treatment-seeking couples. </w:t>
      </w:r>
    </w:p>
    <w:p w14:paraId="2EFA2A8E" w14:textId="196E775A" w:rsidR="57BDADFA" w:rsidRDefault="57BDADFA" w:rsidP="4F4E6EDC">
      <w:pPr>
        <w:pStyle w:val="Heading2"/>
      </w:pPr>
      <w:bookmarkStart w:id="61" w:name="_Toc190009198"/>
      <w:r>
        <w:t>Data Analysis</w:t>
      </w:r>
      <w:bookmarkEnd w:id="61"/>
    </w:p>
    <w:p w14:paraId="558F3A8C" w14:textId="3CBE9A32" w:rsidR="57BDADFA" w:rsidRDefault="57BDADFA" w:rsidP="4F4E6EDC">
      <w:pPr>
        <w:pStyle w:val="Heading3"/>
        <w:ind w:left="0"/>
      </w:pPr>
      <w:bookmarkStart w:id="62" w:name="_Toc190009199"/>
      <w:r>
        <w:t xml:space="preserve">Actor Partner </w:t>
      </w:r>
      <w:r w:rsidR="005B2492">
        <w:t xml:space="preserve">Interdependence Model with </w:t>
      </w:r>
      <w:r w:rsidR="00A2625E">
        <w:t>M</w:t>
      </w:r>
      <w:r w:rsidR="005B2492">
        <w:t>oderation (APIMoM).</w:t>
      </w:r>
      <w:bookmarkEnd w:id="62"/>
    </w:p>
    <w:p w14:paraId="3B9DCD34" w14:textId="746D52E0" w:rsidR="00A02C57" w:rsidRDefault="00133C2E" w:rsidP="00A2625E">
      <w:pPr>
        <w:ind w:firstLine="720"/>
      </w:pPr>
      <w:r>
        <w:t xml:space="preserve">The primary unit of analysis for this study was the romantic couple, in line with dyadic data analysis conventions (Cook &amp; Kenny, 2005). Given the interdependent nature of data collected from both partners in each couple, the Actor-Partner Interdependence Model with </w:t>
      </w:r>
      <w:del w:id="63" w:author="Bartle-Haring, Suzanne" w:date="2025-03-25T13:40:00Z" w16du:dateUtc="2025-03-25T17:40:00Z">
        <w:r w:rsidDel="00BD737A">
          <w:delText xml:space="preserve">Moderation </w:delText>
        </w:r>
      </w:del>
      <w:ins w:id="64" w:author="Bartle-Haring, Suzanne" w:date="2025-03-25T13:40:00Z" w16du:dateUtc="2025-03-25T17:40:00Z">
        <w:r w:rsidR="00BD737A">
          <w:t>M</w:t>
        </w:r>
        <w:r w:rsidR="00BD737A">
          <w:t>ediation</w:t>
        </w:r>
        <w:r w:rsidR="00BD737A">
          <w:t xml:space="preserve"> </w:t>
        </w:r>
      </w:ins>
      <w:r>
        <w:t>(</w:t>
      </w:r>
      <w:proofErr w:type="spellStart"/>
      <w:r>
        <w:t>APIM</w:t>
      </w:r>
      <w:del w:id="65" w:author="Bartle-Haring, Suzanne" w:date="2025-03-25T13:41:00Z" w16du:dateUtc="2025-03-25T17:41:00Z">
        <w:r w:rsidDel="00BD737A">
          <w:delText>o</w:delText>
        </w:r>
      </w:del>
      <w:ins w:id="66" w:author="Bartle-Haring, Suzanne" w:date="2025-03-25T13:41:00Z" w16du:dateUtc="2025-03-25T17:41:00Z">
        <w:r w:rsidR="00BD737A">
          <w:t>e</w:t>
        </w:r>
      </w:ins>
      <w:r>
        <w:t>M</w:t>
      </w:r>
      <w:proofErr w:type="spellEnd"/>
      <w:r>
        <w:t>; Kenny, Kashy, &amp; Cook</w:t>
      </w:r>
      <w:r w:rsidR="00E3436F">
        <w:t>, 2020) was selected as the analytic framework to simultaneously model both intrapersonal (actor) and interpersonal (partner) effects. This approach is widely used</w:t>
      </w:r>
      <w:r w:rsidR="00A87605">
        <w:t xml:space="preserve"> in </w:t>
      </w:r>
      <w:r w:rsidR="00A87605">
        <w:lastRenderedPageBreak/>
        <w:t xml:space="preserve">dyadic research to account for the non-independence of couple data, particularly when examining how one partner’s variables influence not only their own outcomes (actor effects) but also their partner’s outcomes (partner effects). </w:t>
      </w:r>
    </w:p>
    <w:p w14:paraId="6D87F365" w14:textId="156C7F13" w:rsidR="00960FDD" w:rsidRDefault="004D6485" w:rsidP="00331C1B">
      <w:pPr>
        <w:ind w:firstLine="720"/>
      </w:pPr>
      <w:r>
        <w:t xml:space="preserve">Prior to testing the </w:t>
      </w:r>
      <w:del w:id="67" w:author="Bartle-Haring, Suzanne" w:date="2025-03-25T13:41:00Z" w16du:dateUtc="2025-03-25T17:41:00Z">
        <w:r w:rsidDel="00BE2266">
          <w:delText>APIMoM</w:delText>
        </w:r>
      </w:del>
      <w:proofErr w:type="spellStart"/>
      <w:ins w:id="68" w:author="Bartle-Haring, Suzanne" w:date="2025-03-25T13:41:00Z" w16du:dateUtc="2025-03-25T17:41:00Z">
        <w:r w:rsidR="00BE2266">
          <w:t>APIM</w:t>
        </w:r>
        <w:r w:rsidR="00BE2266">
          <w:t>e</w:t>
        </w:r>
        <w:r w:rsidR="00BE2266">
          <w:t>M</w:t>
        </w:r>
      </w:ins>
      <w:proofErr w:type="spellEnd"/>
      <w:r>
        <w:t xml:space="preserve">, we </w:t>
      </w:r>
      <w:r w:rsidR="00960FDD">
        <w:t xml:space="preserve">will </w:t>
      </w:r>
      <w:r>
        <w:t xml:space="preserve">assess empirical distinguishability of partners using the ISAT procedure outlined by Kenny, Kashy, &amp; Cook (2020). </w:t>
      </w:r>
      <w:r w:rsidR="00817DD1">
        <w:t>This statistical procedure determines whether</w:t>
      </w:r>
      <w:r w:rsidR="0098102F">
        <w:t xml:space="preserve"> partners belong to distinct populations (e.g., male and female partners in different-sex couples) or can be treated as coming from the same population.</w:t>
      </w:r>
      <w:r w:rsidR="00331C1B">
        <w:t xml:space="preserve"> </w:t>
      </w:r>
      <w:r w:rsidR="00960FDD">
        <w:t>Distinguishability testing will be conducted</w:t>
      </w:r>
      <w:r w:rsidR="002B301F">
        <w:t xml:space="preserve"> by com</w:t>
      </w:r>
      <w:ins w:id="69" w:author="Bartle-Haring, Suzanne" w:date="2025-03-25T13:41:00Z" w16du:dateUtc="2025-03-25T17:41:00Z">
        <w:r w:rsidR="00BE2266">
          <w:t>par</w:t>
        </w:r>
      </w:ins>
      <w:r w:rsidR="002B301F">
        <w:t xml:space="preserve">ing a fully constrained model, where all actor and partner paths are equal across partners, with an unconstrained model where paths are </w:t>
      </w:r>
      <w:r w:rsidR="004F538B">
        <w:t xml:space="preserve">freely estimated. A significant chi-square difference test would indicate if the partners </w:t>
      </w:r>
      <w:proofErr w:type="gramStart"/>
      <w:r w:rsidR="004F538B">
        <w:t>are</w:t>
      </w:r>
      <w:proofErr w:type="gramEnd"/>
      <w:r w:rsidR="004F538B">
        <w:t xml:space="preserve"> empirically distinguishable, </w:t>
      </w:r>
      <w:r w:rsidR="00F63F84">
        <w:t>suggesting separate actor and partner paths for each partner (Kenny et al., 2020). If distinguishability is not supported, multilevel modeling (MLM) will be used instead of SEM</w:t>
      </w:r>
      <w:r w:rsidR="007D0E88">
        <w:t xml:space="preserve">. </w:t>
      </w:r>
    </w:p>
    <w:p w14:paraId="23166576" w14:textId="1CA050D4" w:rsidR="00110C69" w:rsidRDefault="007D0E88" w:rsidP="00110C69">
      <w:pPr>
        <w:ind w:firstLine="720"/>
      </w:pPr>
      <w:r>
        <w:t xml:space="preserve">Based on </w:t>
      </w:r>
      <w:r w:rsidR="007A63F0">
        <w:t>previous work with clinical</w:t>
      </w:r>
      <w:r w:rsidR="005274AD">
        <w:t xml:space="preserve"> samples of heterosexual</w:t>
      </w:r>
      <w:r w:rsidR="007A63F0">
        <w:t xml:space="preserve"> couples </w:t>
      </w:r>
      <w:r w:rsidR="005274AD">
        <w:t xml:space="preserve">(e.g., Christensen &amp; </w:t>
      </w:r>
      <w:proofErr w:type="spellStart"/>
      <w:r w:rsidR="005274AD">
        <w:t>Heavey</w:t>
      </w:r>
      <w:proofErr w:type="spellEnd"/>
      <w:r w:rsidR="005274AD">
        <w:t>, 1990; Eldridge &amp; Christensen, 2002)</w:t>
      </w:r>
      <w:r w:rsidR="007A63F0">
        <w:t>, we expect that these couple members will be distinguishable.</w:t>
      </w:r>
      <w:r w:rsidR="00A2625E">
        <w:t xml:space="preserve"> </w:t>
      </w:r>
      <w:r w:rsidR="00994C32">
        <w:t xml:space="preserve">The final </w:t>
      </w:r>
      <w:del w:id="70" w:author="Bartle-Haring, Suzanne" w:date="2025-03-25T13:42:00Z" w16du:dateUtc="2025-03-25T17:42:00Z">
        <w:r w:rsidR="00994C32" w:rsidDel="00BE2266">
          <w:delText>APIMoM</w:delText>
        </w:r>
      </w:del>
      <w:proofErr w:type="spellStart"/>
      <w:ins w:id="71" w:author="Bartle-Haring, Suzanne" w:date="2025-03-25T13:42:00Z" w16du:dateUtc="2025-03-25T17:42:00Z">
        <w:r w:rsidR="00BE2266">
          <w:t>APIM</w:t>
        </w:r>
        <w:r w:rsidR="00BE2266">
          <w:t>e</w:t>
        </w:r>
        <w:r w:rsidR="00BE2266">
          <w:t>M</w:t>
        </w:r>
      </w:ins>
      <w:proofErr w:type="spellEnd"/>
      <w:r w:rsidR="00994C32">
        <w:t>, displayed in Figure -, models the neglect subscale of ACEs</w:t>
      </w:r>
      <w:r w:rsidR="000A6D87">
        <w:t xml:space="preserve"> as the predictor of family of origin differentiation of self</w:t>
      </w:r>
      <w:r w:rsidR="00CF1830">
        <w:t xml:space="preserve"> for both partners. Differentiation constructs of separateness and connectedness are modeled to predict demand-withdraw communication patterns, which in turn are </w:t>
      </w:r>
      <w:r w:rsidR="00CF1830">
        <w:lastRenderedPageBreak/>
        <w:t xml:space="preserve">linked to relationship satisfaction. </w:t>
      </w:r>
      <w:r w:rsidR="00F11CBF">
        <w:t xml:space="preserve">Additionally, a moderation component was created by including interaction terms between separateness and connectedness </w:t>
      </w:r>
      <w:r w:rsidR="00C92F26">
        <w:t xml:space="preserve">to assess whether </w:t>
      </w:r>
      <w:del w:id="72" w:author="Bartle-Haring, Suzanne" w:date="2025-03-25T13:42:00Z" w16du:dateUtc="2025-03-25T17:42:00Z">
        <w:r w:rsidR="00C92F26" w:rsidDel="00BE2266">
          <w:delText xml:space="preserve">emotional </w:delText>
        </w:r>
      </w:del>
      <w:ins w:id="73" w:author="Bartle-Haring, Suzanne" w:date="2025-03-25T13:42:00Z" w16du:dateUtc="2025-03-25T17:42:00Z">
        <w:r w:rsidR="00BE2266">
          <w:t>separateness and</w:t>
        </w:r>
      </w:ins>
      <w:ins w:id="74" w:author="Bartle-Haring, Suzanne" w:date="2025-03-25T13:43:00Z" w16du:dateUtc="2025-03-25T17:43:00Z">
        <w:r w:rsidR="00BE2266">
          <w:t xml:space="preserve"> connectedness interacted</w:t>
        </w:r>
      </w:ins>
      <w:del w:id="75" w:author="Bartle-Haring, Suzanne" w:date="2025-03-25T13:43:00Z" w16du:dateUtc="2025-03-25T17:43:00Z">
        <w:r w:rsidR="00C92F26" w:rsidDel="00BE2266">
          <w:delText>fusion or cutoff</w:delText>
        </w:r>
      </w:del>
      <w:ins w:id="76" w:author="Bartle-Haring, Suzanne" w:date="2025-03-25T13:43:00Z" w16du:dateUtc="2025-03-25T17:43:00Z">
        <w:r w:rsidR="00BE2266">
          <w:t xml:space="preserve"> to</w:t>
        </w:r>
      </w:ins>
      <w:r w:rsidR="00C92F26">
        <w:t xml:space="preserve"> influence</w:t>
      </w:r>
      <w:del w:id="77" w:author="Bartle-Haring, Suzanne" w:date="2025-03-25T13:43:00Z" w16du:dateUtc="2025-03-25T17:43:00Z">
        <w:r w:rsidR="00C92F26" w:rsidDel="00BE2266">
          <w:delText>d</w:delText>
        </w:r>
      </w:del>
      <w:r w:rsidR="00C92F26">
        <w:t xml:space="preserve"> communication behaviors and satisfaction. </w:t>
      </w:r>
    </w:p>
    <w:p w14:paraId="1EBE4140" w14:textId="140B5858" w:rsidR="4F4E6EDC" w:rsidRDefault="00110C69" w:rsidP="00A10841">
      <w:pPr>
        <w:ind w:firstLine="720"/>
        <w:rPr>
          <w:ins w:id="78" w:author="Ash, Millie" w:date="2025-03-23T14:52:00Z" w16du:dateUtc="2025-03-23T18:52:00Z"/>
        </w:rPr>
      </w:pPr>
      <w:r>
        <w:t xml:space="preserve">To examine indirect effects and test the hypothesized mediation model, we will use </w:t>
      </w:r>
      <w:commentRangeStart w:id="79"/>
      <w:r>
        <w:t xml:space="preserve">1,000 </w:t>
      </w:r>
      <w:commentRangeEnd w:id="79"/>
      <w:r w:rsidR="00A71C16">
        <w:rPr>
          <w:rStyle w:val="CommentReference"/>
        </w:rPr>
        <w:commentReference w:id="79"/>
      </w:r>
      <w:r w:rsidR="00A71C16">
        <w:t>bootstrapped</w:t>
      </w:r>
      <w:r>
        <w:t xml:space="preserve"> samples to generate </w:t>
      </w:r>
      <w:r w:rsidR="004F7593">
        <w:t>bias-corrected confidence intervals (MacKinnon et al., 2004). Specifically, we will test whether neglect indirectly influenced relationship satisfaction through the differentiation processes</w:t>
      </w:r>
      <w:r w:rsidR="00B81298">
        <w:t xml:space="preserve"> (connectedness and separateness) and demand-withdraw communication patterns for both partners. </w:t>
      </w:r>
      <w:r w:rsidR="00D7456F">
        <w:t>Moderation through differentiation will be modeled by including a</w:t>
      </w:r>
      <w:ins w:id="80" w:author="Bartle-Haring, Suzanne" w:date="2025-03-25T13:43:00Z" w16du:dateUtc="2025-03-25T17:43:00Z">
        <w:r w:rsidR="00BE2266">
          <w:t>n</w:t>
        </w:r>
      </w:ins>
      <w:r w:rsidR="00D7456F">
        <w:t xml:space="preserve"> </w:t>
      </w:r>
      <w:del w:id="81" w:author="Bartle-Haring, Suzanne" w:date="2025-03-25T13:43:00Z" w16du:dateUtc="2025-03-25T17:43:00Z">
        <w:r w:rsidR="00D7456F" w:rsidDel="00BE2266">
          <w:delText xml:space="preserve">latent </w:delText>
        </w:r>
      </w:del>
      <w:r w:rsidR="00D7456F">
        <w:t xml:space="preserve">interaction term between separateness and connectedness, following suggested best practices for testing </w:t>
      </w:r>
      <w:del w:id="82" w:author="Bartle-Haring, Suzanne" w:date="2025-03-25T13:44:00Z" w16du:dateUtc="2025-03-25T17:44:00Z">
        <w:r w:rsidR="00D7456F" w:rsidDel="00BE2266">
          <w:delText xml:space="preserve">latent variable </w:delText>
        </w:r>
      </w:del>
      <w:r w:rsidR="00D7456F">
        <w:t xml:space="preserve">interactions in SEM (Klein &amp; Moosbrugger, 2000). This allows us </w:t>
      </w:r>
      <w:r w:rsidR="00224F4A">
        <w:t xml:space="preserve">to assess whether the protective effects of differentiation on communication and satisfaction depends on the balance between emotional </w:t>
      </w:r>
      <w:r w:rsidR="003B2FCA">
        <w:t xml:space="preserve">connectedness (intimacy) and emotional separateness (autonomy) with the family of origin (Bowen, 1978; Skowron &amp; Friedlander, 1998). Finally, chi-square difference tests will be conducted to explore the potential gender </w:t>
      </w:r>
      <w:r w:rsidR="00A10841">
        <w:t>asymmetries</w:t>
      </w:r>
      <w:r w:rsidR="003B2FCA">
        <w:t xml:space="preserve"> in actor and partner effects. We will compare </w:t>
      </w:r>
      <w:r w:rsidR="00651CC7">
        <w:t xml:space="preserve">models where actor and partner paths are constrained </w:t>
      </w:r>
      <w:r w:rsidR="00651CC7">
        <w:lastRenderedPageBreak/>
        <w:t>across partners to models where paths are freely estimated</w:t>
      </w:r>
      <w:r w:rsidR="00D81FF0">
        <w:t xml:space="preserve">, helping us determine whether pathways varied significantly between male and female partners (Christensen et al., 2006; Kenny et al., 2020). </w:t>
      </w:r>
    </w:p>
    <w:p w14:paraId="4661BA23" w14:textId="4EA088C1" w:rsidR="00430D4F" w:rsidRDefault="00767F34" w:rsidP="00A10841">
      <w:pPr>
        <w:ind w:firstLine="720"/>
      </w:pPr>
      <w:ins w:id="83" w:author="Ash, Millie" w:date="2025-03-23T14:54:00Z" w16du:dateUtc="2025-03-23T18:54:00Z">
        <w:r>
          <w:rPr>
            <w:noProof/>
          </w:rPr>
          <w:lastRenderedPageBreak/>
          <w:drawing>
            <wp:inline distT="0" distB="0" distL="0" distR="0" wp14:anchorId="7FAB2927" wp14:editId="60E044F2">
              <wp:extent cx="5043637" cy="5043637"/>
              <wp:effectExtent l="0" t="0" r="0" b="0"/>
              <wp:docPr id="201764895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48955" name="Picture 1" descr="A diagram of a diagram&#10;&#10;AI-generated content may be incorrect."/>
                      <pic:cNvPicPr/>
                    </pic:nvPicPr>
                    <pic:blipFill>
                      <a:blip r:embed="rId21"/>
                      <a:stretch>
                        <a:fillRect/>
                      </a:stretch>
                    </pic:blipFill>
                    <pic:spPr>
                      <a:xfrm>
                        <a:off x="0" y="0"/>
                        <a:ext cx="5058585" cy="5058585"/>
                      </a:xfrm>
                      <a:prstGeom prst="rect">
                        <a:avLst/>
                      </a:prstGeom>
                    </pic:spPr>
                  </pic:pic>
                </a:graphicData>
              </a:graphic>
            </wp:inline>
          </w:drawing>
        </w:r>
      </w:ins>
    </w:p>
    <w:p w14:paraId="45EC513D" w14:textId="3C1448F5" w:rsidR="00A978B0" w:rsidRDefault="1BE7F1F8" w:rsidP="00967D7B">
      <w:pPr>
        <w:pStyle w:val="Heading1"/>
      </w:pPr>
      <w:bookmarkStart w:id="84" w:name="_Toc190009200"/>
      <w:r>
        <w:lastRenderedPageBreak/>
        <w:t>Chapter 4. Results</w:t>
      </w:r>
      <w:bookmarkEnd w:id="84"/>
    </w:p>
    <w:p w14:paraId="7AEDA077" w14:textId="6FE7E5BD" w:rsidR="00730337" w:rsidRDefault="00730337" w:rsidP="00730337">
      <w:pPr>
        <w:pStyle w:val="Heading2"/>
      </w:pPr>
      <w:r>
        <w:t>Preliminary Analysis</w:t>
      </w:r>
    </w:p>
    <w:p w14:paraId="7DA630E1" w14:textId="3C00A2D3" w:rsidR="00D4485C" w:rsidRDefault="005757B1" w:rsidP="001B3E1E">
      <w:r>
        <w:tab/>
        <w:t xml:space="preserve">Prior to </w:t>
      </w:r>
      <w:r w:rsidR="00112007">
        <w:t>conducting hypothesis testing</w:t>
      </w:r>
      <w:r>
        <w:t xml:space="preserve">, data were screened for missingness, normality, and outliers. Approximately 60% of data were missing on the demand-withdraw variable due to technical issues during data collection. Little’s MCAR test </w:t>
      </w:r>
      <w:r w:rsidR="00E43FA7">
        <w:t xml:space="preserve">indicated that data were missing at random, </w:t>
      </w:r>
      <w:r w:rsidR="00777DB2">
        <w:t>χ</w:t>
      </w:r>
      <w:proofErr w:type="gramStart"/>
      <w:r w:rsidR="00777DB2">
        <w:t>²(</w:t>
      </w:r>
      <w:proofErr w:type="gramEnd"/>
      <w:r w:rsidR="00777DB2">
        <w:t xml:space="preserve">12) = 10.36, </w:t>
      </w:r>
      <w:r w:rsidR="00777DB2">
        <w:rPr>
          <w:i/>
          <w:iCs/>
        </w:rPr>
        <w:t>p</w:t>
      </w:r>
      <w:r w:rsidR="00777DB2">
        <w:t xml:space="preserve"> = 0.584, validating the use of Full Information Maximum Likelihood (FIML) estimation in Mplus and SPSS Amos to handle missing data and avoid biased parameter estimates</w:t>
      </w:r>
      <w:r w:rsidR="00312994">
        <w:t xml:space="preserve"> (Enders, 2010)</w:t>
      </w:r>
      <w:r w:rsidR="00777DB2">
        <w:t>.</w:t>
      </w:r>
    </w:p>
    <w:p w14:paraId="3266AD4D" w14:textId="532B444B" w:rsidR="000232B6" w:rsidRDefault="00A160B8" w:rsidP="00D4485C">
      <w:pPr>
        <w:ind w:firstLine="720"/>
      </w:pPr>
      <w:r>
        <w:t>Descriptive statistics were computed for all primary study variables, including relationship satisfaction, demand-withdraw communication behaviors, and adverse childhood experiences (ACEs), with a particular focus on neglect.</w:t>
      </w:r>
      <w:r w:rsidR="00086E1C">
        <w:t xml:space="preserve"> Partner 1 reported a mean relationship satisfaction score of 14.52 (</w:t>
      </w:r>
      <w:r w:rsidR="00086E1C">
        <w:rPr>
          <w:i/>
          <w:iCs/>
        </w:rPr>
        <w:t>SD</w:t>
      </w:r>
      <w:r w:rsidR="00086E1C">
        <w:t xml:space="preserve"> = </w:t>
      </w:r>
      <w:r w:rsidR="003F312E">
        <w:t>4.78), while Partner 2 reported a mean of 13.35 (</w:t>
      </w:r>
      <w:r w:rsidR="003F312E">
        <w:rPr>
          <w:i/>
          <w:iCs/>
        </w:rPr>
        <w:t>SD</w:t>
      </w:r>
      <w:r w:rsidR="003F312E">
        <w:t xml:space="preserve"> = 5.23). Mean demand-withdraw communication patterns were comparable for both partners (P1: </w:t>
      </w:r>
      <w:r w:rsidR="003F312E">
        <w:rPr>
          <w:i/>
          <w:iCs/>
        </w:rPr>
        <w:t>M</w:t>
      </w:r>
      <w:r w:rsidR="003F312E">
        <w:t xml:space="preserve"> = 23.09, </w:t>
      </w:r>
      <w:r w:rsidR="003F312E">
        <w:rPr>
          <w:i/>
          <w:iCs/>
        </w:rPr>
        <w:t>SD</w:t>
      </w:r>
      <w:r w:rsidR="003F312E">
        <w:t xml:space="preserve"> = 8.92; P2: </w:t>
      </w:r>
      <w:r w:rsidR="003F312E">
        <w:rPr>
          <w:i/>
          <w:iCs/>
        </w:rPr>
        <w:t>M</w:t>
      </w:r>
      <w:r w:rsidR="003F312E">
        <w:t xml:space="preserve"> = 23.81, </w:t>
      </w:r>
      <w:r w:rsidR="003F312E">
        <w:rPr>
          <w:i/>
          <w:iCs/>
        </w:rPr>
        <w:t>SD</w:t>
      </w:r>
      <w:r w:rsidR="003F312E">
        <w:t xml:space="preserve"> = 9.53). Childhood neglect scores were</w:t>
      </w:r>
      <w:r w:rsidR="0015653F">
        <w:t xml:space="preserve"> </w:t>
      </w:r>
      <w:ins w:id="85" w:author="Bartle-Haring, Suzanne" w:date="2025-03-25T13:45:00Z" w16du:dateUtc="2025-03-25T17:45:00Z">
        <w:r w:rsidR="00BE2266">
          <w:t xml:space="preserve">more </w:t>
        </w:r>
      </w:ins>
      <w:r w:rsidR="0015653F">
        <w:t>variable</w:t>
      </w:r>
      <w:del w:id="86" w:author="Bartle-Haring, Suzanne" w:date="2025-03-25T13:45:00Z" w16du:dateUtc="2025-03-25T17:45:00Z">
        <w:r w:rsidR="0015653F" w:rsidDel="00BE2266">
          <w:delText>s</w:delText>
        </w:r>
      </w:del>
      <w:r w:rsidR="0015653F">
        <w:t xml:space="preserve"> (P1: </w:t>
      </w:r>
      <w:r w:rsidR="0015653F">
        <w:rPr>
          <w:i/>
          <w:iCs/>
        </w:rPr>
        <w:t>M</w:t>
      </w:r>
      <w:r w:rsidR="0015653F">
        <w:t xml:space="preserve"> = 1.10, </w:t>
      </w:r>
      <w:r w:rsidR="0015653F">
        <w:rPr>
          <w:i/>
          <w:iCs/>
        </w:rPr>
        <w:t>SD</w:t>
      </w:r>
      <w:r w:rsidR="0015653F">
        <w:t xml:space="preserve"> = 1.28; P2: </w:t>
      </w:r>
      <w:r w:rsidR="0015653F">
        <w:rPr>
          <w:i/>
          <w:iCs/>
        </w:rPr>
        <w:t>M</w:t>
      </w:r>
      <w:r w:rsidR="0015653F">
        <w:t xml:space="preserve"> = 1.35, </w:t>
      </w:r>
      <w:r w:rsidR="0015653F">
        <w:rPr>
          <w:i/>
          <w:iCs/>
        </w:rPr>
        <w:t>SD</w:t>
      </w:r>
      <w:r w:rsidR="0015653F">
        <w:t xml:space="preserve"> = 1.49</w:t>
      </w:r>
      <w:ins w:id="87" w:author="Bartle-Haring, Suzanne" w:date="2025-03-25T13:46:00Z" w16du:dateUtc="2025-03-25T17:46:00Z">
        <w:r w:rsidR="00BE2266">
          <w:t>.</w:t>
        </w:r>
      </w:ins>
      <w:del w:id="88" w:author="Bartle-Haring, Suzanne" w:date="2025-03-25T13:46:00Z" w16du:dateUtc="2025-03-25T17:46:00Z">
        <w:r w:rsidR="0015653F" w:rsidDel="00BE2266">
          <w:delText>)</w:delText>
        </w:r>
      </w:del>
      <w:r w:rsidR="0015653F">
        <w:t xml:space="preserve">, </w:t>
      </w:r>
      <w:del w:id="89" w:author="Bartle-Haring, Suzanne" w:date="2025-03-25T13:46:00Z" w16du:dateUtc="2025-03-25T17:46:00Z">
        <w:r w:rsidR="0015653F" w:rsidDel="00BE2266">
          <w:delText>supporting previous findi</w:delText>
        </w:r>
        <w:r w:rsidR="000617EF" w:rsidDel="00BE2266">
          <w:delText xml:space="preserve">ngs </w:delText>
        </w:r>
        <w:r w:rsidR="000617EF" w:rsidDel="00BE2266">
          <w:lastRenderedPageBreak/>
          <w:delText xml:space="preserve">that neglect represents a crucial dimension of childhood adversity with effects on adult relational functioning (Narayan et al., 2021; Guo et al., </w:delText>
        </w:r>
        <w:commentRangeStart w:id="90"/>
        <w:r w:rsidR="000617EF" w:rsidDel="00BE2266">
          <w:delText>2022</w:delText>
        </w:r>
        <w:commentRangeEnd w:id="90"/>
        <w:r w:rsidR="00BE2266" w:rsidDel="00BE2266">
          <w:rPr>
            <w:rStyle w:val="CommentReference"/>
          </w:rPr>
          <w:commentReference w:id="90"/>
        </w:r>
        <w:r w:rsidR="000617EF" w:rsidDel="00BE2266">
          <w:delText xml:space="preserve">). </w:delText>
        </w:r>
      </w:del>
    </w:p>
    <w:p w14:paraId="1DA761D8" w14:textId="770FD1D8" w:rsidR="001A2F48" w:rsidRDefault="003150A2" w:rsidP="003150A2">
      <w:r>
        <w:t>Table -. Descriptive Statistics of Study Variables</w:t>
      </w:r>
    </w:p>
    <w:tbl>
      <w:tblPr>
        <w:tblW w:w="0" w:type="auto"/>
        <w:tblInd w:w="105" w:type="dxa"/>
        <w:tblBorders>
          <w:top w:val="single" w:sz="6" w:space="0" w:color="auto"/>
          <w:left w:val="none" w:sz="12" w:space="0" w:color="000000" w:themeColor="text1"/>
          <w:bottom w:val="single" w:sz="6" w:space="0" w:color="auto"/>
          <w:right w:val="single" w:sz="12" w:space="0" w:color="000000" w:themeColor="text1"/>
        </w:tblBorders>
        <w:tblLayout w:type="fixed"/>
        <w:tblLook w:val="01E0" w:firstRow="1" w:lastRow="1" w:firstColumn="1" w:lastColumn="1" w:noHBand="0" w:noVBand="0"/>
      </w:tblPr>
      <w:tblGrid>
        <w:gridCol w:w="2955"/>
        <w:gridCol w:w="2280"/>
        <w:gridCol w:w="2820"/>
      </w:tblGrid>
      <w:tr w:rsidR="0033472B" w:rsidRPr="00376887" w14:paraId="61979E47" w14:textId="77777777" w:rsidTr="00241050">
        <w:trPr>
          <w:trHeight w:val="96"/>
        </w:trPr>
        <w:tc>
          <w:tcPr>
            <w:tcW w:w="2955" w:type="dxa"/>
            <w:tcBorders>
              <w:top w:val="single" w:sz="12" w:space="0" w:color="000000" w:themeColor="text1"/>
              <w:bottom w:val="single" w:sz="12" w:space="0" w:color="000000" w:themeColor="text1"/>
            </w:tcBorders>
          </w:tcPr>
          <w:p w14:paraId="17CFB967" w14:textId="379DF3F2" w:rsidR="0033472B" w:rsidRPr="00376887" w:rsidRDefault="00250C8F" w:rsidP="00241050">
            <w:pPr>
              <w:pStyle w:val="TableParagraph"/>
              <w:spacing w:before="2" w:line="240" w:lineRule="auto"/>
              <w:ind w:left="92"/>
              <w:jc w:val="left"/>
              <w:rPr>
                <w:sz w:val="20"/>
                <w:szCs w:val="20"/>
              </w:rPr>
            </w:pPr>
            <w:r>
              <w:rPr>
                <w:b/>
                <w:sz w:val="20"/>
                <w:szCs w:val="20"/>
              </w:rPr>
              <w:t>Variable</w:t>
            </w:r>
          </w:p>
        </w:tc>
        <w:tc>
          <w:tcPr>
            <w:tcW w:w="2280" w:type="dxa"/>
            <w:tcBorders>
              <w:top w:val="single" w:sz="12" w:space="0" w:color="000000" w:themeColor="text1"/>
              <w:bottom w:val="single" w:sz="12" w:space="0" w:color="000000" w:themeColor="text1"/>
              <w:right w:val="none" w:sz="12" w:space="0" w:color="000000" w:themeColor="text1"/>
            </w:tcBorders>
          </w:tcPr>
          <w:p w14:paraId="17086CBA" w14:textId="4DAC30DA" w:rsidR="0033472B" w:rsidRPr="00376887" w:rsidRDefault="0033472B" w:rsidP="00241050">
            <w:pPr>
              <w:pStyle w:val="TableParagraph"/>
              <w:spacing w:before="2" w:line="240" w:lineRule="auto"/>
              <w:ind w:right="266"/>
              <w:rPr>
                <w:sz w:val="20"/>
                <w:szCs w:val="20"/>
              </w:rPr>
            </w:pPr>
            <w:r w:rsidRPr="00376887">
              <w:rPr>
                <w:b/>
                <w:sz w:val="20"/>
                <w:szCs w:val="20"/>
              </w:rPr>
              <w:t>Partner 1</w:t>
            </w:r>
            <w:r w:rsidRPr="00376887">
              <w:rPr>
                <w:b/>
                <w:bCs/>
                <w:sz w:val="20"/>
                <w:szCs w:val="20"/>
              </w:rPr>
              <w:t xml:space="preserve"> (</w:t>
            </w:r>
            <w:r w:rsidR="006E7D7E">
              <w:rPr>
                <w:b/>
                <w:bCs/>
                <w:i/>
                <w:iCs/>
                <w:sz w:val="20"/>
                <w:szCs w:val="20"/>
              </w:rPr>
              <w:t>M</w:t>
            </w:r>
            <w:r w:rsidR="006E7D7E">
              <w:rPr>
                <w:b/>
                <w:bCs/>
                <w:sz w:val="20"/>
                <w:szCs w:val="20"/>
              </w:rPr>
              <w:t xml:space="preserve">, </w:t>
            </w:r>
            <w:r w:rsidR="006E7D7E">
              <w:rPr>
                <w:b/>
                <w:bCs/>
                <w:i/>
                <w:iCs/>
                <w:sz w:val="20"/>
                <w:szCs w:val="20"/>
              </w:rPr>
              <w:t>SD</w:t>
            </w:r>
            <w:r w:rsidR="00F27801">
              <w:rPr>
                <w:b/>
                <w:bCs/>
                <w:sz w:val="20"/>
                <w:szCs w:val="20"/>
              </w:rPr>
              <w:t xml:space="preserve">, </w:t>
            </w:r>
            <w:r w:rsidR="00F27801">
              <w:rPr>
                <w:b/>
                <w:bCs/>
                <w:i/>
                <w:iCs/>
                <w:sz w:val="20"/>
                <w:szCs w:val="20"/>
              </w:rPr>
              <w:t>n</w:t>
            </w:r>
            <w:r w:rsidRPr="00376887">
              <w:rPr>
                <w:b/>
                <w:bCs/>
                <w:sz w:val="20"/>
                <w:szCs w:val="20"/>
              </w:rPr>
              <w:t>)</w:t>
            </w:r>
          </w:p>
        </w:tc>
        <w:tc>
          <w:tcPr>
            <w:tcW w:w="2820" w:type="dxa"/>
            <w:tcBorders>
              <w:top w:val="single" w:sz="12" w:space="0" w:color="000000" w:themeColor="text1"/>
              <w:left w:val="none" w:sz="12" w:space="0" w:color="000000" w:themeColor="text1"/>
              <w:bottom w:val="single" w:sz="12" w:space="0" w:color="000000" w:themeColor="text1"/>
              <w:right w:val="none" w:sz="12" w:space="0" w:color="000000" w:themeColor="text1"/>
            </w:tcBorders>
          </w:tcPr>
          <w:p w14:paraId="393FD9E9" w14:textId="7F2A11BA" w:rsidR="0033472B" w:rsidRPr="00376887" w:rsidRDefault="0033472B" w:rsidP="00241050">
            <w:pPr>
              <w:pStyle w:val="TableParagraph"/>
              <w:spacing w:before="2" w:line="240" w:lineRule="auto"/>
              <w:ind w:right="98"/>
              <w:rPr>
                <w:b/>
                <w:sz w:val="20"/>
                <w:szCs w:val="20"/>
              </w:rPr>
            </w:pPr>
            <w:r w:rsidRPr="00376887">
              <w:rPr>
                <w:b/>
                <w:sz w:val="20"/>
                <w:szCs w:val="20"/>
              </w:rPr>
              <w:t>Partner 2</w:t>
            </w:r>
            <w:r w:rsidRPr="00376887">
              <w:rPr>
                <w:b/>
                <w:bCs/>
                <w:sz w:val="20"/>
                <w:szCs w:val="20"/>
              </w:rPr>
              <w:t xml:space="preserve"> (</w:t>
            </w:r>
            <w:r w:rsidR="006E7D7E">
              <w:rPr>
                <w:b/>
                <w:bCs/>
                <w:i/>
                <w:iCs/>
                <w:sz w:val="20"/>
                <w:szCs w:val="20"/>
              </w:rPr>
              <w:t>M</w:t>
            </w:r>
            <w:r w:rsidR="006E7D7E">
              <w:rPr>
                <w:b/>
                <w:bCs/>
                <w:sz w:val="20"/>
                <w:szCs w:val="20"/>
              </w:rPr>
              <w:t xml:space="preserve">, </w:t>
            </w:r>
            <w:r w:rsidR="006E7D7E">
              <w:rPr>
                <w:b/>
                <w:bCs/>
                <w:i/>
                <w:iCs/>
                <w:sz w:val="20"/>
                <w:szCs w:val="20"/>
              </w:rPr>
              <w:t>SD</w:t>
            </w:r>
            <w:r w:rsidR="00F27801">
              <w:rPr>
                <w:b/>
                <w:bCs/>
                <w:sz w:val="20"/>
                <w:szCs w:val="20"/>
              </w:rPr>
              <w:t xml:space="preserve">, </w:t>
            </w:r>
            <w:r w:rsidR="00F27801">
              <w:rPr>
                <w:b/>
                <w:bCs/>
                <w:i/>
                <w:iCs/>
                <w:sz w:val="20"/>
                <w:szCs w:val="20"/>
              </w:rPr>
              <w:t>n</w:t>
            </w:r>
            <w:r w:rsidRPr="00376887">
              <w:rPr>
                <w:b/>
                <w:bCs/>
                <w:sz w:val="20"/>
                <w:szCs w:val="20"/>
              </w:rPr>
              <w:t>)</w:t>
            </w:r>
          </w:p>
        </w:tc>
      </w:tr>
      <w:tr w:rsidR="0033472B" w:rsidRPr="00376887" w14:paraId="018F588D" w14:textId="77777777" w:rsidTr="00241050">
        <w:trPr>
          <w:trHeight w:val="195"/>
        </w:trPr>
        <w:tc>
          <w:tcPr>
            <w:tcW w:w="2955" w:type="dxa"/>
            <w:tcBorders>
              <w:bottom w:val="dotted" w:sz="6" w:space="0" w:color="0078D3"/>
            </w:tcBorders>
          </w:tcPr>
          <w:p w14:paraId="109FF372" w14:textId="5ECD6747" w:rsidR="0033472B" w:rsidRPr="00F27801" w:rsidRDefault="00250C8F" w:rsidP="00241050">
            <w:pPr>
              <w:spacing w:before="20" w:line="240" w:lineRule="auto"/>
              <w:rPr>
                <w:rFonts w:eastAsia="Times New Roman" w:cs="Times New Roman"/>
                <w:bCs/>
                <w:color w:val="000000" w:themeColor="text1"/>
                <w:sz w:val="20"/>
                <w:szCs w:val="20"/>
              </w:rPr>
            </w:pPr>
            <w:r w:rsidRPr="00A10841">
              <w:rPr>
                <w:rFonts w:eastAsia="Times New Roman" w:cs="Times New Roman"/>
                <w:bCs/>
                <w:color w:val="000000" w:themeColor="text1"/>
                <w:sz w:val="20"/>
                <w:szCs w:val="20"/>
              </w:rPr>
              <w:t>Relationship Satisfaction (CSI)</w:t>
            </w:r>
          </w:p>
        </w:tc>
        <w:tc>
          <w:tcPr>
            <w:tcW w:w="2280" w:type="dxa"/>
            <w:tcBorders>
              <w:bottom w:val="dotted" w:sz="6" w:space="0" w:color="0078D3"/>
              <w:right w:val="none" w:sz="12" w:space="0" w:color="000000" w:themeColor="text1"/>
            </w:tcBorders>
          </w:tcPr>
          <w:p w14:paraId="634B143C" w14:textId="3D55B500" w:rsidR="0033472B" w:rsidRPr="00F27801" w:rsidRDefault="006E7D7E" w:rsidP="00241050">
            <w:pPr>
              <w:spacing w:line="240" w:lineRule="auto"/>
              <w:jc w:val="center"/>
              <w:rPr>
                <w:rFonts w:eastAsia="Times New Roman" w:cs="Times New Roman"/>
                <w:sz w:val="20"/>
                <w:szCs w:val="20"/>
              </w:rPr>
            </w:pPr>
            <w:r>
              <w:rPr>
                <w:rFonts w:eastAsia="Times New Roman" w:cs="Times New Roman"/>
                <w:sz w:val="20"/>
                <w:szCs w:val="20"/>
              </w:rPr>
              <w:t>14.52 (4.78)</w:t>
            </w:r>
            <w:r w:rsidR="00F27801">
              <w:rPr>
                <w:rFonts w:eastAsia="Times New Roman" w:cs="Times New Roman"/>
                <w:sz w:val="20"/>
                <w:szCs w:val="20"/>
              </w:rPr>
              <w:t xml:space="preserve">, </w:t>
            </w:r>
            <w:r w:rsidR="00F27801">
              <w:rPr>
                <w:rFonts w:eastAsia="Times New Roman" w:cs="Times New Roman"/>
                <w:i/>
                <w:iCs/>
                <w:sz w:val="20"/>
                <w:szCs w:val="20"/>
              </w:rPr>
              <w:t>n</w:t>
            </w:r>
            <w:r w:rsidR="00F27801">
              <w:rPr>
                <w:rFonts w:eastAsia="Times New Roman" w:cs="Times New Roman"/>
                <w:sz w:val="20"/>
                <w:szCs w:val="20"/>
              </w:rPr>
              <w:t xml:space="preserve"> = 73</w:t>
            </w:r>
          </w:p>
        </w:tc>
        <w:tc>
          <w:tcPr>
            <w:tcW w:w="2820" w:type="dxa"/>
            <w:tcBorders>
              <w:top w:val="none" w:sz="12" w:space="0" w:color="000000" w:themeColor="text1"/>
              <w:left w:val="none" w:sz="12" w:space="0" w:color="000000" w:themeColor="text1"/>
              <w:bottom w:val="none" w:sz="6" w:space="0" w:color="0078D3"/>
              <w:right w:val="none" w:sz="12" w:space="0" w:color="000000" w:themeColor="text1"/>
            </w:tcBorders>
          </w:tcPr>
          <w:p w14:paraId="52542800" w14:textId="17AAF51C" w:rsidR="0033472B" w:rsidRPr="00F27801" w:rsidRDefault="006E7D7E" w:rsidP="00241050">
            <w:pPr>
              <w:spacing w:line="240" w:lineRule="auto"/>
              <w:jc w:val="center"/>
              <w:rPr>
                <w:rFonts w:eastAsia="Times New Roman" w:cs="Times New Roman"/>
                <w:sz w:val="20"/>
                <w:szCs w:val="20"/>
              </w:rPr>
            </w:pPr>
            <w:r>
              <w:rPr>
                <w:rFonts w:eastAsia="Times New Roman" w:cs="Times New Roman"/>
                <w:sz w:val="20"/>
                <w:szCs w:val="20"/>
              </w:rPr>
              <w:t>13.35 (</w:t>
            </w:r>
            <w:r w:rsidR="00F27801">
              <w:rPr>
                <w:rFonts w:eastAsia="Times New Roman" w:cs="Times New Roman"/>
                <w:sz w:val="20"/>
                <w:szCs w:val="20"/>
              </w:rPr>
              <w:t xml:space="preserve">5.23), </w:t>
            </w:r>
            <w:r w:rsidR="00F27801">
              <w:rPr>
                <w:rFonts w:eastAsia="Times New Roman" w:cs="Times New Roman"/>
                <w:i/>
                <w:iCs/>
                <w:sz w:val="20"/>
                <w:szCs w:val="20"/>
              </w:rPr>
              <w:t>n</w:t>
            </w:r>
            <w:r w:rsidR="00F27801">
              <w:rPr>
                <w:rFonts w:eastAsia="Times New Roman" w:cs="Times New Roman"/>
                <w:sz w:val="20"/>
                <w:szCs w:val="20"/>
              </w:rPr>
              <w:t xml:space="preserve"> = 79</w:t>
            </w:r>
          </w:p>
        </w:tc>
      </w:tr>
      <w:tr w:rsidR="0033472B" w:rsidRPr="00376887" w14:paraId="30F02AAF" w14:textId="77777777" w:rsidTr="00241050">
        <w:trPr>
          <w:trHeight w:val="59"/>
        </w:trPr>
        <w:tc>
          <w:tcPr>
            <w:tcW w:w="2955" w:type="dxa"/>
            <w:tcBorders>
              <w:top w:val="dotted" w:sz="6" w:space="0" w:color="0078D3"/>
            </w:tcBorders>
          </w:tcPr>
          <w:p w14:paraId="7344D6D0" w14:textId="24C5BBBA" w:rsidR="0033472B" w:rsidRPr="00376887" w:rsidRDefault="00F27801" w:rsidP="00A10841">
            <w:pPr>
              <w:pStyle w:val="TableParagraph"/>
              <w:spacing w:before="34" w:line="240" w:lineRule="auto"/>
              <w:jc w:val="left"/>
              <w:rPr>
                <w:sz w:val="20"/>
                <w:szCs w:val="20"/>
              </w:rPr>
            </w:pPr>
            <w:r>
              <w:rPr>
                <w:sz w:val="20"/>
                <w:szCs w:val="20"/>
              </w:rPr>
              <w:t>Demand-Withdraw Communication</w:t>
            </w:r>
          </w:p>
        </w:tc>
        <w:tc>
          <w:tcPr>
            <w:tcW w:w="2280" w:type="dxa"/>
            <w:tcBorders>
              <w:top w:val="dotted" w:sz="6" w:space="0" w:color="0078D3"/>
              <w:right w:val="none" w:sz="12" w:space="0" w:color="000000" w:themeColor="text1"/>
            </w:tcBorders>
          </w:tcPr>
          <w:p w14:paraId="32F1CF3E" w14:textId="05CAA747" w:rsidR="0033472B" w:rsidRPr="00945664" w:rsidRDefault="00F27801" w:rsidP="00241050">
            <w:pPr>
              <w:pStyle w:val="TableParagraph"/>
              <w:spacing w:before="34" w:line="240" w:lineRule="auto"/>
              <w:ind w:left="3" w:right="266"/>
              <w:rPr>
                <w:sz w:val="20"/>
                <w:szCs w:val="20"/>
              </w:rPr>
            </w:pPr>
            <w:r>
              <w:rPr>
                <w:sz w:val="20"/>
                <w:szCs w:val="20"/>
              </w:rPr>
              <w:t>23.09</w:t>
            </w:r>
            <w:r w:rsidR="00945664">
              <w:rPr>
                <w:sz w:val="20"/>
                <w:szCs w:val="20"/>
              </w:rPr>
              <w:t xml:space="preserve"> (8.92), </w:t>
            </w:r>
            <w:r w:rsidR="00945664">
              <w:rPr>
                <w:i/>
                <w:iCs/>
                <w:sz w:val="20"/>
                <w:szCs w:val="20"/>
              </w:rPr>
              <w:t>n</w:t>
            </w:r>
            <w:r w:rsidR="00945664">
              <w:rPr>
                <w:sz w:val="20"/>
                <w:szCs w:val="20"/>
              </w:rPr>
              <w:t xml:space="preserve"> = 33</w:t>
            </w:r>
          </w:p>
        </w:tc>
        <w:tc>
          <w:tcPr>
            <w:tcW w:w="2820" w:type="dxa"/>
            <w:tcBorders>
              <w:top w:val="none" w:sz="6" w:space="0" w:color="0078D3"/>
              <w:left w:val="none" w:sz="12" w:space="0" w:color="000000" w:themeColor="text1"/>
              <w:bottom w:val="none" w:sz="12" w:space="0" w:color="000000" w:themeColor="text1"/>
              <w:right w:val="none" w:sz="12" w:space="0" w:color="000000" w:themeColor="text1"/>
            </w:tcBorders>
          </w:tcPr>
          <w:p w14:paraId="01A84F20" w14:textId="019E8520" w:rsidR="0033472B" w:rsidRPr="00945664" w:rsidRDefault="00945664" w:rsidP="00241050">
            <w:pPr>
              <w:pStyle w:val="TableParagraph"/>
              <w:spacing w:before="34" w:line="240" w:lineRule="auto"/>
              <w:ind w:left="1" w:right="98"/>
              <w:rPr>
                <w:sz w:val="20"/>
                <w:szCs w:val="20"/>
              </w:rPr>
            </w:pPr>
            <w:r>
              <w:rPr>
                <w:sz w:val="20"/>
                <w:szCs w:val="20"/>
              </w:rPr>
              <w:t xml:space="preserve">23.81 (9.53), </w:t>
            </w:r>
            <w:r>
              <w:rPr>
                <w:i/>
                <w:iCs/>
                <w:sz w:val="20"/>
                <w:szCs w:val="20"/>
              </w:rPr>
              <w:t>n</w:t>
            </w:r>
            <w:r>
              <w:rPr>
                <w:sz w:val="20"/>
                <w:szCs w:val="20"/>
              </w:rPr>
              <w:t xml:space="preserve"> = 38</w:t>
            </w:r>
          </w:p>
        </w:tc>
      </w:tr>
      <w:tr w:rsidR="0033472B" w:rsidRPr="00376887" w14:paraId="07DAE0A7" w14:textId="77777777" w:rsidTr="00241050">
        <w:trPr>
          <w:trHeight w:val="144"/>
        </w:trPr>
        <w:tc>
          <w:tcPr>
            <w:tcW w:w="2955" w:type="dxa"/>
          </w:tcPr>
          <w:p w14:paraId="08A24DED" w14:textId="7C7CAADD" w:rsidR="0033472B" w:rsidRPr="00376887" w:rsidRDefault="00F27801" w:rsidP="00A10841">
            <w:pPr>
              <w:pStyle w:val="TableParagraph"/>
              <w:spacing w:before="17" w:line="240" w:lineRule="auto"/>
              <w:jc w:val="left"/>
              <w:rPr>
                <w:sz w:val="20"/>
                <w:szCs w:val="20"/>
              </w:rPr>
            </w:pPr>
            <w:r>
              <w:rPr>
                <w:sz w:val="20"/>
                <w:szCs w:val="20"/>
              </w:rPr>
              <w:t>Childhood Neglect (ACEs Subscale)</w:t>
            </w:r>
          </w:p>
        </w:tc>
        <w:tc>
          <w:tcPr>
            <w:tcW w:w="2280" w:type="dxa"/>
            <w:tcBorders>
              <w:right w:val="none" w:sz="12" w:space="0" w:color="000000" w:themeColor="text1"/>
            </w:tcBorders>
          </w:tcPr>
          <w:p w14:paraId="55942D9D" w14:textId="0D394FB9" w:rsidR="0033472B" w:rsidRPr="00F27801" w:rsidRDefault="00F27801" w:rsidP="00241050">
            <w:pPr>
              <w:pStyle w:val="TableParagraph"/>
              <w:spacing w:before="17" w:line="240" w:lineRule="auto"/>
              <w:ind w:left="3" w:right="266"/>
              <w:rPr>
                <w:sz w:val="20"/>
                <w:szCs w:val="20"/>
              </w:rPr>
            </w:pPr>
            <w:r>
              <w:rPr>
                <w:sz w:val="20"/>
                <w:szCs w:val="20"/>
              </w:rPr>
              <w:t xml:space="preserve">1.10 (1.28), </w:t>
            </w:r>
            <w:r>
              <w:rPr>
                <w:i/>
                <w:iCs/>
                <w:sz w:val="20"/>
                <w:szCs w:val="20"/>
              </w:rPr>
              <w:t>n</w:t>
            </w:r>
            <w:r>
              <w:rPr>
                <w:sz w:val="20"/>
                <w:szCs w:val="20"/>
              </w:rPr>
              <w:t xml:space="preserve"> = </w:t>
            </w:r>
            <w:r w:rsidR="00945664">
              <w:rPr>
                <w:sz w:val="20"/>
                <w:szCs w:val="20"/>
              </w:rPr>
              <w:t>77</w:t>
            </w:r>
          </w:p>
        </w:tc>
        <w:tc>
          <w:tcPr>
            <w:tcW w:w="282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30A6BE2F" w14:textId="7446DD78" w:rsidR="0033472B" w:rsidRPr="00945664" w:rsidRDefault="00945664" w:rsidP="00241050">
            <w:pPr>
              <w:pStyle w:val="TableParagraph"/>
              <w:spacing w:before="17" w:line="240" w:lineRule="auto"/>
              <w:ind w:right="98"/>
              <w:rPr>
                <w:sz w:val="20"/>
                <w:szCs w:val="20"/>
              </w:rPr>
            </w:pPr>
            <w:r>
              <w:rPr>
                <w:sz w:val="20"/>
                <w:szCs w:val="20"/>
              </w:rPr>
              <w:t xml:space="preserve">1.35 (1.49), </w:t>
            </w:r>
            <w:r>
              <w:rPr>
                <w:i/>
                <w:iCs/>
                <w:sz w:val="20"/>
                <w:szCs w:val="20"/>
              </w:rPr>
              <w:t>n</w:t>
            </w:r>
            <w:r>
              <w:rPr>
                <w:sz w:val="20"/>
                <w:szCs w:val="20"/>
              </w:rPr>
              <w:t xml:space="preserve"> = 82</w:t>
            </w:r>
          </w:p>
        </w:tc>
      </w:tr>
      <w:tr w:rsidR="0033472B" w:rsidRPr="00376887" w14:paraId="54BEFC42" w14:textId="77777777" w:rsidTr="00241050">
        <w:trPr>
          <w:trHeight w:val="74"/>
        </w:trPr>
        <w:tc>
          <w:tcPr>
            <w:tcW w:w="2955" w:type="dxa"/>
          </w:tcPr>
          <w:p w14:paraId="72E91665" w14:textId="131B25CE" w:rsidR="0033472B" w:rsidRPr="00376887" w:rsidRDefault="00134A6A" w:rsidP="00A10841">
            <w:pPr>
              <w:pStyle w:val="TableParagraph"/>
              <w:spacing w:line="240" w:lineRule="auto"/>
              <w:jc w:val="left"/>
              <w:rPr>
                <w:sz w:val="20"/>
                <w:szCs w:val="20"/>
              </w:rPr>
            </w:pPr>
            <w:r>
              <w:rPr>
                <w:sz w:val="20"/>
                <w:szCs w:val="20"/>
              </w:rPr>
              <w:t>Differentiation (Separateness)</w:t>
            </w:r>
          </w:p>
        </w:tc>
        <w:tc>
          <w:tcPr>
            <w:tcW w:w="2280" w:type="dxa"/>
            <w:tcBorders>
              <w:right w:val="none" w:sz="12" w:space="0" w:color="000000" w:themeColor="text1"/>
            </w:tcBorders>
          </w:tcPr>
          <w:p w14:paraId="730D1594" w14:textId="38CCA542" w:rsidR="0033472B" w:rsidRPr="00134A6A" w:rsidRDefault="00134A6A" w:rsidP="00241050">
            <w:pPr>
              <w:pStyle w:val="TableParagraph"/>
              <w:spacing w:line="240" w:lineRule="auto"/>
              <w:ind w:left="3" w:right="266"/>
              <w:rPr>
                <w:sz w:val="20"/>
                <w:szCs w:val="20"/>
              </w:rPr>
            </w:pPr>
            <w:r>
              <w:rPr>
                <w:sz w:val="20"/>
                <w:szCs w:val="20"/>
              </w:rPr>
              <w:t xml:space="preserve">3.82 (0.60), </w:t>
            </w:r>
            <w:r>
              <w:rPr>
                <w:i/>
                <w:iCs/>
                <w:sz w:val="20"/>
                <w:szCs w:val="20"/>
              </w:rPr>
              <w:t>n</w:t>
            </w:r>
            <w:r>
              <w:rPr>
                <w:sz w:val="20"/>
                <w:szCs w:val="20"/>
              </w:rPr>
              <w:t xml:space="preserve"> = 55</w:t>
            </w:r>
          </w:p>
        </w:tc>
        <w:tc>
          <w:tcPr>
            <w:tcW w:w="282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5801B664" w14:textId="3D34AB20" w:rsidR="0033472B" w:rsidRPr="00134A6A" w:rsidRDefault="00134A6A" w:rsidP="00241050">
            <w:pPr>
              <w:pStyle w:val="TableParagraph"/>
              <w:spacing w:line="240" w:lineRule="auto"/>
              <w:ind w:left="2" w:right="98"/>
              <w:rPr>
                <w:sz w:val="20"/>
                <w:szCs w:val="20"/>
              </w:rPr>
            </w:pPr>
            <w:r>
              <w:rPr>
                <w:sz w:val="20"/>
                <w:szCs w:val="20"/>
              </w:rPr>
              <w:t>3.78 (0.</w:t>
            </w:r>
            <w:r w:rsidR="009C72E5">
              <w:rPr>
                <w:sz w:val="20"/>
                <w:szCs w:val="20"/>
              </w:rPr>
              <w:t>63</w:t>
            </w:r>
            <w:r>
              <w:rPr>
                <w:sz w:val="20"/>
                <w:szCs w:val="20"/>
              </w:rPr>
              <w:t xml:space="preserve">), </w:t>
            </w:r>
            <w:r>
              <w:rPr>
                <w:i/>
                <w:iCs/>
                <w:sz w:val="20"/>
                <w:szCs w:val="20"/>
              </w:rPr>
              <w:t>n</w:t>
            </w:r>
            <w:r>
              <w:rPr>
                <w:sz w:val="20"/>
                <w:szCs w:val="20"/>
              </w:rPr>
              <w:t xml:space="preserve"> = </w:t>
            </w:r>
            <w:r w:rsidR="009C72E5">
              <w:rPr>
                <w:sz w:val="20"/>
                <w:szCs w:val="20"/>
              </w:rPr>
              <w:t>60</w:t>
            </w:r>
          </w:p>
        </w:tc>
      </w:tr>
      <w:tr w:rsidR="00134A6A" w:rsidRPr="00376887" w14:paraId="5C5F3D71" w14:textId="77777777" w:rsidTr="00241050">
        <w:trPr>
          <w:trHeight w:val="74"/>
        </w:trPr>
        <w:tc>
          <w:tcPr>
            <w:tcW w:w="2955" w:type="dxa"/>
          </w:tcPr>
          <w:p w14:paraId="53D12E13" w14:textId="15D7D8AD" w:rsidR="00134A6A" w:rsidRDefault="00134A6A" w:rsidP="00945664">
            <w:pPr>
              <w:pStyle w:val="TableParagraph"/>
              <w:spacing w:line="240" w:lineRule="auto"/>
              <w:jc w:val="left"/>
              <w:rPr>
                <w:sz w:val="20"/>
                <w:szCs w:val="20"/>
              </w:rPr>
            </w:pPr>
            <w:r>
              <w:rPr>
                <w:sz w:val="20"/>
                <w:szCs w:val="20"/>
              </w:rPr>
              <w:t>Differentiation (Connectedness)</w:t>
            </w:r>
          </w:p>
        </w:tc>
        <w:tc>
          <w:tcPr>
            <w:tcW w:w="2280" w:type="dxa"/>
            <w:tcBorders>
              <w:right w:val="none" w:sz="12" w:space="0" w:color="000000" w:themeColor="text1"/>
            </w:tcBorders>
          </w:tcPr>
          <w:p w14:paraId="1AE1666C" w14:textId="45FA535B" w:rsidR="00134A6A" w:rsidRPr="009C72E5" w:rsidRDefault="009C72E5" w:rsidP="00241050">
            <w:pPr>
              <w:pStyle w:val="TableParagraph"/>
              <w:spacing w:line="240" w:lineRule="auto"/>
              <w:ind w:left="3" w:right="266"/>
              <w:rPr>
                <w:sz w:val="20"/>
                <w:szCs w:val="20"/>
              </w:rPr>
            </w:pPr>
            <w:r>
              <w:rPr>
                <w:sz w:val="20"/>
                <w:szCs w:val="20"/>
              </w:rPr>
              <w:t xml:space="preserve">3.97 (0.85), </w:t>
            </w:r>
            <w:r>
              <w:rPr>
                <w:i/>
                <w:iCs/>
                <w:sz w:val="20"/>
                <w:szCs w:val="20"/>
              </w:rPr>
              <w:t>n</w:t>
            </w:r>
            <w:r>
              <w:rPr>
                <w:sz w:val="20"/>
                <w:szCs w:val="20"/>
              </w:rPr>
              <w:t xml:space="preserve"> = 54</w:t>
            </w:r>
          </w:p>
        </w:tc>
        <w:tc>
          <w:tcPr>
            <w:tcW w:w="282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5422F6B4" w14:textId="4D05A4DF" w:rsidR="00134A6A" w:rsidRPr="000232B6" w:rsidRDefault="009C72E5" w:rsidP="00241050">
            <w:pPr>
              <w:pStyle w:val="TableParagraph"/>
              <w:spacing w:line="240" w:lineRule="auto"/>
              <w:ind w:left="2" w:right="98"/>
              <w:rPr>
                <w:sz w:val="20"/>
                <w:szCs w:val="20"/>
              </w:rPr>
            </w:pPr>
            <w:r>
              <w:rPr>
                <w:sz w:val="20"/>
                <w:szCs w:val="20"/>
              </w:rPr>
              <w:t xml:space="preserve">3.83 (0.88), </w:t>
            </w:r>
            <w:r w:rsidR="000232B6">
              <w:rPr>
                <w:i/>
                <w:iCs/>
                <w:sz w:val="20"/>
                <w:szCs w:val="20"/>
              </w:rPr>
              <w:t>n</w:t>
            </w:r>
            <w:r w:rsidR="000232B6">
              <w:rPr>
                <w:sz w:val="20"/>
                <w:szCs w:val="20"/>
              </w:rPr>
              <w:t xml:space="preserve"> = 58</w:t>
            </w:r>
          </w:p>
        </w:tc>
      </w:tr>
    </w:tbl>
    <w:p w14:paraId="4E2C601D" w14:textId="77777777" w:rsidR="0029693C" w:rsidRDefault="0029693C" w:rsidP="00A10841">
      <w:pPr>
        <w:ind w:firstLine="720"/>
      </w:pPr>
    </w:p>
    <w:p w14:paraId="19AAC708" w14:textId="2A818B05" w:rsidR="0029693C" w:rsidRDefault="00A422C2" w:rsidP="00EA6E33">
      <w:pPr>
        <w:ind w:firstLine="720"/>
      </w:pPr>
      <w:r>
        <w:t xml:space="preserve">An exploratory factor analysis (EFA) was performed to assess the underlying structure of the ACEs items, following past recommendations to explore the multidimensionality of childhood adversity (Ford et al., 2010). Principal Component Analysis (PCA) with </w:t>
      </w:r>
      <w:proofErr w:type="spellStart"/>
      <w:r>
        <w:t>oblimin</w:t>
      </w:r>
      <w:proofErr w:type="spellEnd"/>
      <w:r>
        <w:t xml:space="preserve"> rotation was conducted using SPSS. </w:t>
      </w:r>
      <w:r w:rsidR="0029693C">
        <w:t>The Kaiser-Meyer-Olkin (KMO) measure of sampling adequacy was 0.756, indicating that the data were appropriate for factor analysis. Bartlett’s test of sphericity was significant (χ</w:t>
      </w:r>
      <w:r w:rsidR="0029693C">
        <w:rPr>
          <w:vertAlign w:val="superscript"/>
        </w:rPr>
        <w:t>2</w:t>
      </w:r>
      <w:r w:rsidR="0029693C">
        <w:t xml:space="preserve">(210) = 854.21, </w:t>
      </w:r>
      <w:r w:rsidR="0029693C">
        <w:rPr>
          <w:i/>
          <w:iCs/>
        </w:rPr>
        <w:t>p</w:t>
      </w:r>
      <w:r w:rsidR="0029693C">
        <w:t xml:space="preserve"> &lt; 0.01), supporting the suitability of the correlation matrix for factor analysis. A five-factor structure was identified, explaining 66.01% of the total variance</w:t>
      </w:r>
      <w:r w:rsidR="009B4F55">
        <w:t>, consistent with the theoretical conceptualization that ACEs are multifaceted rather than one-</w:t>
      </w:r>
      <w:r w:rsidR="009B4F55">
        <w:lastRenderedPageBreak/>
        <w:t>dimensional (Felitti et al., 1998)</w:t>
      </w:r>
      <w:r w:rsidR="0029693C">
        <w:t xml:space="preserve">. </w:t>
      </w:r>
      <w:r w:rsidR="00EA6E33">
        <w:t>T</w:t>
      </w:r>
      <w:r w:rsidR="0029693C">
        <w:t>he first factor accounted for 29.9% of the variance</w:t>
      </w:r>
      <w:r w:rsidR="00847038">
        <w:t xml:space="preserve"> and primarily reflected neglect-related items (emotional and physical neglect)</w:t>
      </w:r>
      <w:r w:rsidR="0029693C">
        <w:t>, the second factor 12.77%</w:t>
      </w:r>
      <w:r w:rsidR="00EA3403">
        <w:t xml:space="preserve"> (household dysfunction)</w:t>
      </w:r>
      <w:r w:rsidR="0029693C">
        <w:t>, the third factor 9.05%</w:t>
      </w:r>
      <w:r w:rsidR="00EA3403">
        <w:t xml:space="preserve"> (emotional abuse)</w:t>
      </w:r>
      <w:r w:rsidR="0029693C">
        <w:t>, the fourth factor 8.28%</w:t>
      </w:r>
      <w:r w:rsidR="00EA3403">
        <w:t xml:space="preserve"> (physical abuse)</w:t>
      </w:r>
      <w:r w:rsidR="0029693C">
        <w:t>, and the fifth factor 6.00% (</w:t>
      </w:r>
      <w:r w:rsidR="00EA3403">
        <w:t>sexual abuse)</w:t>
      </w:r>
      <w:r w:rsidR="0029693C">
        <w:t xml:space="preserve">. These results suggest that childhood adversity is best understood as a multidimensional construct rather than a single latent factor. </w:t>
      </w:r>
    </w:p>
    <w:p w14:paraId="47A24B9B" w14:textId="77777777" w:rsidR="0029693C" w:rsidRDefault="0029693C" w:rsidP="0029693C">
      <w:pPr>
        <w:ind w:firstLine="720"/>
      </w:pPr>
      <w:r>
        <w:t>Table -. Total Variance Explained in the Exploratory Factor Analysis (EFA)</w:t>
      </w:r>
    </w:p>
    <w:tbl>
      <w:tblPr>
        <w:tblStyle w:val="TableGrid1"/>
        <w:tblW w:w="10800"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63"/>
        <w:gridCol w:w="4424"/>
        <w:gridCol w:w="3513"/>
      </w:tblGrid>
      <w:tr w:rsidR="0029693C" w:rsidRPr="00D000B6" w14:paraId="7AC380DA" w14:textId="77777777">
        <w:tc>
          <w:tcPr>
            <w:tcW w:w="1980" w:type="dxa"/>
            <w:tcBorders>
              <w:top w:val="single" w:sz="8" w:space="0" w:color="auto"/>
              <w:bottom w:val="single" w:sz="8" w:space="0" w:color="auto"/>
            </w:tcBorders>
          </w:tcPr>
          <w:p w14:paraId="383B6103"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Component</w:t>
            </w:r>
          </w:p>
        </w:tc>
        <w:tc>
          <w:tcPr>
            <w:tcW w:w="3060" w:type="dxa"/>
            <w:tcBorders>
              <w:top w:val="single" w:sz="8" w:space="0" w:color="auto"/>
              <w:bottom w:val="single" w:sz="8" w:space="0" w:color="auto"/>
            </w:tcBorders>
          </w:tcPr>
          <w:p w14:paraId="5905728D"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Initial Eigenvalues</w:t>
            </w:r>
          </w:p>
        </w:tc>
        <w:tc>
          <w:tcPr>
            <w:tcW w:w="2430" w:type="dxa"/>
            <w:tcBorders>
              <w:top w:val="single" w:sz="8" w:space="0" w:color="auto"/>
              <w:bottom w:val="single" w:sz="8" w:space="0" w:color="auto"/>
            </w:tcBorders>
          </w:tcPr>
          <w:p w14:paraId="4108697C"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 of Variance</w:t>
            </w:r>
          </w:p>
        </w:tc>
      </w:tr>
      <w:tr w:rsidR="0029693C" w:rsidRPr="00D000B6" w14:paraId="2CCAB04C" w14:textId="77777777">
        <w:tc>
          <w:tcPr>
            <w:tcW w:w="1980" w:type="dxa"/>
            <w:tcBorders>
              <w:top w:val="single" w:sz="8" w:space="0" w:color="auto"/>
            </w:tcBorders>
          </w:tcPr>
          <w:p w14:paraId="39331DFC"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1</w:t>
            </w:r>
          </w:p>
        </w:tc>
        <w:tc>
          <w:tcPr>
            <w:tcW w:w="3060" w:type="dxa"/>
            <w:tcBorders>
              <w:top w:val="single" w:sz="8" w:space="0" w:color="auto"/>
            </w:tcBorders>
          </w:tcPr>
          <w:p w14:paraId="791230DF"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6.280</w:t>
            </w:r>
          </w:p>
        </w:tc>
        <w:tc>
          <w:tcPr>
            <w:tcW w:w="2430" w:type="dxa"/>
            <w:tcBorders>
              <w:top w:val="single" w:sz="8" w:space="0" w:color="auto"/>
            </w:tcBorders>
          </w:tcPr>
          <w:p w14:paraId="49E9E388"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29.90</w:t>
            </w:r>
          </w:p>
        </w:tc>
      </w:tr>
      <w:tr w:rsidR="0029693C" w:rsidRPr="00D000B6" w14:paraId="62942D68" w14:textId="77777777">
        <w:tc>
          <w:tcPr>
            <w:tcW w:w="1980" w:type="dxa"/>
          </w:tcPr>
          <w:p w14:paraId="76DA2FEB" w14:textId="77777777" w:rsidR="0029693C"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2</w:t>
            </w:r>
          </w:p>
        </w:tc>
        <w:tc>
          <w:tcPr>
            <w:tcW w:w="3060" w:type="dxa"/>
          </w:tcPr>
          <w:p w14:paraId="2B6D422F"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2.682</w:t>
            </w:r>
          </w:p>
        </w:tc>
        <w:tc>
          <w:tcPr>
            <w:tcW w:w="2430" w:type="dxa"/>
          </w:tcPr>
          <w:p w14:paraId="1990C9A3"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12.77</w:t>
            </w:r>
          </w:p>
        </w:tc>
      </w:tr>
      <w:tr w:rsidR="0029693C" w:rsidRPr="00D000B6" w14:paraId="07C7F236" w14:textId="77777777">
        <w:tc>
          <w:tcPr>
            <w:tcW w:w="1980" w:type="dxa"/>
          </w:tcPr>
          <w:p w14:paraId="699EDBA6" w14:textId="77777777" w:rsidR="0029693C"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3</w:t>
            </w:r>
          </w:p>
        </w:tc>
        <w:tc>
          <w:tcPr>
            <w:tcW w:w="3060" w:type="dxa"/>
          </w:tcPr>
          <w:p w14:paraId="0E5D6C97"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1.901</w:t>
            </w:r>
          </w:p>
        </w:tc>
        <w:tc>
          <w:tcPr>
            <w:tcW w:w="2430" w:type="dxa"/>
          </w:tcPr>
          <w:p w14:paraId="311B84F1"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9.05</w:t>
            </w:r>
          </w:p>
        </w:tc>
      </w:tr>
      <w:tr w:rsidR="0029693C" w:rsidRPr="00D000B6" w14:paraId="43ED45EB" w14:textId="77777777">
        <w:tc>
          <w:tcPr>
            <w:tcW w:w="1980" w:type="dxa"/>
          </w:tcPr>
          <w:p w14:paraId="1CA3C13C" w14:textId="77777777" w:rsidR="0029693C"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4</w:t>
            </w:r>
          </w:p>
        </w:tc>
        <w:tc>
          <w:tcPr>
            <w:tcW w:w="3060" w:type="dxa"/>
          </w:tcPr>
          <w:p w14:paraId="5138D670"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1.738</w:t>
            </w:r>
          </w:p>
        </w:tc>
        <w:tc>
          <w:tcPr>
            <w:tcW w:w="2430" w:type="dxa"/>
          </w:tcPr>
          <w:p w14:paraId="0C877702"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8.28</w:t>
            </w:r>
          </w:p>
        </w:tc>
      </w:tr>
      <w:tr w:rsidR="0029693C" w:rsidRPr="00D000B6" w14:paraId="1C2BE96C" w14:textId="77777777">
        <w:tc>
          <w:tcPr>
            <w:tcW w:w="1980" w:type="dxa"/>
          </w:tcPr>
          <w:p w14:paraId="00A01913" w14:textId="77777777" w:rsidR="0029693C"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5</w:t>
            </w:r>
          </w:p>
        </w:tc>
        <w:tc>
          <w:tcPr>
            <w:tcW w:w="3060" w:type="dxa"/>
          </w:tcPr>
          <w:p w14:paraId="18EE9312"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1.261</w:t>
            </w:r>
          </w:p>
        </w:tc>
        <w:tc>
          <w:tcPr>
            <w:tcW w:w="2430" w:type="dxa"/>
          </w:tcPr>
          <w:p w14:paraId="138CD09E"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6.00</w:t>
            </w:r>
          </w:p>
        </w:tc>
      </w:tr>
      <w:tr w:rsidR="0029693C" w:rsidRPr="00D000B6" w14:paraId="469BD04B" w14:textId="77777777">
        <w:tc>
          <w:tcPr>
            <w:tcW w:w="1980" w:type="dxa"/>
          </w:tcPr>
          <w:p w14:paraId="5BA68FEA" w14:textId="77777777" w:rsidR="0029693C"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6</w:t>
            </w:r>
          </w:p>
        </w:tc>
        <w:tc>
          <w:tcPr>
            <w:tcW w:w="3060" w:type="dxa"/>
          </w:tcPr>
          <w:p w14:paraId="1FEBE4A1"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0.983</w:t>
            </w:r>
          </w:p>
        </w:tc>
        <w:tc>
          <w:tcPr>
            <w:tcW w:w="2430" w:type="dxa"/>
          </w:tcPr>
          <w:p w14:paraId="37AEC3D7"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4.68</w:t>
            </w:r>
          </w:p>
        </w:tc>
      </w:tr>
      <w:tr w:rsidR="0029693C" w:rsidRPr="00D000B6" w14:paraId="42E211DE" w14:textId="77777777">
        <w:tc>
          <w:tcPr>
            <w:tcW w:w="1980" w:type="dxa"/>
          </w:tcPr>
          <w:p w14:paraId="6292A822" w14:textId="77777777" w:rsidR="0029693C"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7</w:t>
            </w:r>
          </w:p>
        </w:tc>
        <w:tc>
          <w:tcPr>
            <w:tcW w:w="3060" w:type="dxa"/>
          </w:tcPr>
          <w:p w14:paraId="2F4906DB"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0.913</w:t>
            </w:r>
          </w:p>
        </w:tc>
        <w:tc>
          <w:tcPr>
            <w:tcW w:w="2430" w:type="dxa"/>
          </w:tcPr>
          <w:p w14:paraId="1F98C59E"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4.35</w:t>
            </w:r>
          </w:p>
        </w:tc>
      </w:tr>
      <w:tr w:rsidR="0029693C" w:rsidRPr="00D000B6" w14:paraId="5D632135" w14:textId="77777777">
        <w:tc>
          <w:tcPr>
            <w:tcW w:w="1980" w:type="dxa"/>
          </w:tcPr>
          <w:p w14:paraId="75D458D2" w14:textId="77777777" w:rsidR="0029693C"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8</w:t>
            </w:r>
          </w:p>
        </w:tc>
        <w:tc>
          <w:tcPr>
            <w:tcW w:w="3060" w:type="dxa"/>
          </w:tcPr>
          <w:p w14:paraId="6E60750F"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0.868</w:t>
            </w:r>
          </w:p>
        </w:tc>
        <w:tc>
          <w:tcPr>
            <w:tcW w:w="2430" w:type="dxa"/>
          </w:tcPr>
          <w:p w14:paraId="0577BB8F"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4.13</w:t>
            </w:r>
          </w:p>
        </w:tc>
      </w:tr>
      <w:tr w:rsidR="0029693C" w:rsidRPr="00D000B6" w14:paraId="02AD0558" w14:textId="77777777">
        <w:tc>
          <w:tcPr>
            <w:tcW w:w="1980" w:type="dxa"/>
          </w:tcPr>
          <w:p w14:paraId="3EFDDA4D" w14:textId="77777777" w:rsidR="0029693C"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9</w:t>
            </w:r>
          </w:p>
        </w:tc>
        <w:tc>
          <w:tcPr>
            <w:tcW w:w="3060" w:type="dxa"/>
          </w:tcPr>
          <w:p w14:paraId="2BAC92F7"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0.752</w:t>
            </w:r>
          </w:p>
        </w:tc>
        <w:tc>
          <w:tcPr>
            <w:tcW w:w="2430" w:type="dxa"/>
          </w:tcPr>
          <w:p w14:paraId="168EE327"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3.58</w:t>
            </w:r>
          </w:p>
        </w:tc>
      </w:tr>
      <w:tr w:rsidR="0029693C" w:rsidRPr="00D000B6" w14:paraId="7CD49BFB" w14:textId="77777777">
        <w:tc>
          <w:tcPr>
            <w:tcW w:w="1980" w:type="dxa"/>
          </w:tcPr>
          <w:p w14:paraId="42B2C0F5" w14:textId="77777777" w:rsidR="0029693C"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10</w:t>
            </w:r>
          </w:p>
        </w:tc>
        <w:tc>
          <w:tcPr>
            <w:tcW w:w="3060" w:type="dxa"/>
          </w:tcPr>
          <w:p w14:paraId="5EA1557D"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&lt; 3% each</w:t>
            </w:r>
          </w:p>
        </w:tc>
        <w:tc>
          <w:tcPr>
            <w:tcW w:w="2430" w:type="dxa"/>
          </w:tcPr>
          <w:p w14:paraId="6E598F1F"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w:t>
            </w:r>
          </w:p>
        </w:tc>
      </w:tr>
    </w:tbl>
    <w:p w14:paraId="0370F8D4" w14:textId="77777777" w:rsidR="0029693C" w:rsidRPr="00C17B56" w:rsidRDefault="0029693C" w:rsidP="0029693C">
      <w:pPr>
        <w:spacing w:line="240" w:lineRule="auto"/>
        <w:ind w:hanging="450"/>
      </w:pPr>
      <w:r w:rsidRPr="00C17B56">
        <w:rPr>
          <w:i/>
          <w:iCs/>
          <w:sz w:val="18"/>
          <w:szCs w:val="18"/>
        </w:rPr>
        <w:t>Note.</w:t>
      </w:r>
      <w:r w:rsidRPr="00C17B56">
        <w:rPr>
          <w:sz w:val="18"/>
          <w:szCs w:val="18"/>
        </w:rPr>
        <w:t xml:space="preserve"> Extraction method: </w:t>
      </w:r>
      <w:proofErr w:type="gramStart"/>
      <w:r w:rsidRPr="00C17B56">
        <w:rPr>
          <w:sz w:val="18"/>
          <w:szCs w:val="18"/>
        </w:rPr>
        <w:t>Principle</w:t>
      </w:r>
      <w:proofErr w:type="gramEnd"/>
      <w:r w:rsidRPr="00C17B56">
        <w:rPr>
          <w:sz w:val="18"/>
          <w:szCs w:val="18"/>
        </w:rPr>
        <w:t xml:space="preserve"> Component Analysis (PCA); Rotation Method: </w:t>
      </w:r>
      <w:proofErr w:type="spellStart"/>
      <w:r w:rsidRPr="00C17B56">
        <w:rPr>
          <w:sz w:val="18"/>
          <w:szCs w:val="18"/>
        </w:rPr>
        <w:t>Oblimin</w:t>
      </w:r>
      <w:proofErr w:type="spellEnd"/>
      <w:r w:rsidRPr="00C17B56">
        <w:rPr>
          <w:sz w:val="18"/>
          <w:szCs w:val="18"/>
        </w:rPr>
        <w:t xml:space="preserve"> with Kaiser Normalization.</w:t>
      </w:r>
    </w:p>
    <w:p w14:paraId="368BC753" w14:textId="10E0CDFC" w:rsidR="0029693C" w:rsidRDefault="0029693C" w:rsidP="00A10841">
      <w:pPr>
        <w:pStyle w:val="Heading3"/>
      </w:pPr>
      <w:r>
        <w:t xml:space="preserve">Factor Loadings and Interpretation </w:t>
      </w:r>
    </w:p>
    <w:p w14:paraId="2B6A9D16" w14:textId="77777777" w:rsidR="0029693C" w:rsidRDefault="0029693C" w:rsidP="0029693C">
      <w:r>
        <w:t>Table -. Rotated Factor Loadings for the ACEs Measure.</w:t>
      </w:r>
    </w:p>
    <w:tbl>
      <w:tblPr>
        <w:tblStyle w:val="TableGrid1"/>
        <w:tblW w:w="10800"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480"/>
        <w:gridCol w:w="864"/>
        <w:gridCol w:w="864"/>
        <w:gridCol w:w="864"/>
        <w:gridCol w:w="864"/>
        <w:gridCol w:w="864"/>
      </w:tblGrid>
      <w:tr w:rsidR="0029693C" w:rsidRPr="00D000B6" w14:paraId="223AA60D" w14:textId="77777777">
        <w:tc>
          <w:tcPr>
            <w:tcW w:w="6480" w:type="dxa"/>
            <w:vMerge w:val="restart"/>
            <w:tcBorders>
              <w:top w:val="single" w:sz="8" w:space="0" w:color="auto"/>
            </w:tcBorders>
          </w:tcPr>
          <w:p w14:paraId="341917FB" w14:textId="77777777" w:rsidR="0029693C" w:rsidRPr="00D000B6" w:rsidRDefault="0029693C" w:rsidP="00241050">
            <w:pPr>
              <w:pBdr>
                <w:top w:val="nil"/>
                <w:left w:val="nil"/>
                <w:bottom w:val="nil"/>
                <w:right w:val="nil"/>
                <w:between w:val="nil"/>
                <w:bar w:val="nil"/>
              </w:pBdr>
              <w:spacing w:line="240" w:lineRule="auto"/>
              <w:ind w:left="216" w:hanging="216"/>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ACEs</w:t>
            </w:r>
            <w:r w:rsidRPr="00D000B6">
              <w:rPr>
                <w:rFonts w:eastAsia="Arial Unicode MS" w:cs="Times New Roman"/>
                <w:color w:val="000000"/>
                <w:sz w:val="18"/>
                <w:szCs w:val="18"/>
                <w:u w:color="000000"/>
                <w:bdr w:val="nil"/>
                <w14:textOutline w14:w="0" w14:cap="flat" w14:cmpd="sng" w14:algn="ctr">
                  <w14:noFill/>
                  <w14:prstDash w14:val="solid"/>
                  <w14:bevel/>
                </w14:textOutline>
              </w:rPr>
              <w:t xml:space="preserve"> </w:t>
            </w:r>
            <w:r>
              <w:rPr>
                <w:rFonts w:eastAsia="Arial Unicode MS" w:cs="Times New Roman"/>
                <w:color w:val="000000"/>
                <w:sz w:val="18"/>
                <w:szCs w:val="18"/>
                <w:u w:color="000000"/>
                <w:bdr w:val="nil"/>
                <w14:textOutline w14:w="0" w14:cap="flat" w14:cmpd="sng" w14:algn="ctr">
                  <w14:noFill/>
                  <w14:prstDash w14:val="solid"/>
                  <w14:bevel/>
                </w14:textOutline>
              </w:rPr>
              <w:t>Items</w:t>
            </w:r>
          </w:p>
        </w:tc>
        <w:tc>
          <w:tcPr>
            <w:tcW w:w="2592" w:type="dxa"/>
            <w:gridSpan w:val="3"/>
            <w:tcBorders>
              <w:top w:val="single" w:sz="8" w:space="0" w:color="auto"/>
              <w:bottom w:val="single" w:sz="8" w:space="0" w:color="auto"/>
            </w:tcBorders>
          </w:tcPr>
          <w:p w14:paraId="41B9BA7F"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sidRPr="00D000B6">
              <w:rPr>
                <w:rFonts w:eastAsia="Arial Unicode MS" w:cs="Times New Roman"/>
                <w:color w:val="000000"/>
                <w:sz w:val="18"/>
                <w:szCs w:val="18"/>
                <w:u w:color="000000"/>
                <w:bdr w:val="nil"/>
                <w14:textOutline w14:w="0" w14:cap="flat" w14:cmpd="sng" w14:algn="ctr">
                  <w14:noFill/>
                  <w14:prstDash w14:val="solid"/>
                  <w14:bevel/>
                </w14:textOutline>
              </w:rPr>
              <w:t>Factor loading</w:t>
            </w:r>
          </w:p>
        </w:tc>
        <w:tc>
          <w:tcPr>
            <w:tcW w:w="864" w:type="dxa"/>
            <w:tcBorders>
              <w:top w:val="single" w:sz="8" w:space="0" w:color="auto"/>
              <w:bottom w:val="single" w:sz="8" w:space="0" w:color="auto"/>
            </w:tcBorders>
          </w:tcPr>
          <w:p w14:paraId="0D346A77"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p>
        </w:tc>
        <w:tc>
          <w:tcPr>
            <w:tcW w:w="864" w:type="dxa"/>
            <w:tcBorders>
              <w:top w:val="single" w:sz="8" w:space="0" w:color="auto"/>
              <w:bottom w:val="single" w:sz="8" w:space="0" w:color="auto"/>
            </w:tcBorders>
          </w:tcPr>
          <w:p w14:paraId="2EE4FFEB"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p>
        </w:tc>
      </w:tr>
      <w:tr w:rsidR="0029693C" w:rsidRPr="00D000B6" w14:paraId="1CCDD53E" w14:textId="77777777">
        <w:tc>
          <w:tcPr>
            <w:tcW w:w="6480" w:type="dxa"/>
            <w:vMerge/>
            <w:tcBorders>
              <w:bottom w:val="single" w:sz="8" w:space="0" w:color="auto"/>
            </w:tcBorders>
          </w:tcPr>
          <w:p w14:paraId="3F0105BB" w14:textId="77777777" w:rsidR="0029693C" w:rsidRPr="00D000B6" w:rsidRDefault="0029693C" w:rsidP="00241050">
            <w:pPr>
              <w:pBdr>
                <w:top w:val="nil"/>
                <w:left w:val="nil"/>
                <w:bottom w:val="nil"/>
                <w:right w:val="nil"/>
                <w:between w:val="nil"/>
                <w:bar w:val="nil"/>
              </w:pBdr>
              <w:spacing w:line="240" w:lineRule="auto"/>
              <w:ind w:left="216" w:hanging="216"/>
              <w:jc w:val="center"/>
              <w:rPr>
                <w:rFonts w:eastAsia="Arial Unicode MS" w:cs="Times New Roman"/>
                <w:color w:val="000000"/>
                <w:sz w:val="18"/>
                <w:szCs w:val="18"/>
                <w:u w:color="000000"/>
                <w:bdr w:val="nil"/>
                <w14:textOutline w14:w="0" w14:cap="flat" w14:cmpd="sng" w14:algn="ctr">
                  <w14:noFill/>
                  <w14:prstDash w14:val="solid"/>
                  <w14:bevel/>
                </w14:textOutline>
              </w:rPr>
            </w:pPr>
          </w:p>
        </w:tc>
        <w:tc>
          <w:tcPr>
            <w:tcW w:w="864" w:type="dxa"/>
            <w:tcBorders>
              <w:top w:val="single" w:sz="8" w:space="0" w:color="auto"/>
              <w:bottom w:val="single" w:sz="8" w:space="0" w:color="auto"/>
            </w:tcBorders>
          </w:tcPr>
          <w:p w14:paraId="2545BBF0"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sidRPr="00D000B6">
              <w:rPr>
                <w:rFonts w:eastAsia="Arial Unicode MS" w:cs="Times New Roman"/>
                <w:color w:val="000000"/>
                <w:sz w:val="18"/>
                <w:szCs w:val="18"/>
                <w:u w:color="000000"/>
                <w:bdr w:val="nil"/>
                <w14:textOutline w14:w="0" w14:cap="flat" w14:cmpd="sng" w14:algn="ctr">
                  <w14:noFill/>
                  <w14:prstDash w14:val="solid"/>
                  <w14:bevel/>
                </w14:textOutline>
              </w:rPr>
              <w:t>1</w:t>
            </w:r>
          </w:p>
        </w:tc>
        <w:tc>
          <w:tcPr>
            <w:tcW w:w="864" w:type="dxa"/>
            <w:tcBorders>
              <w:top w:val="single" w:sz="8" w:space="0" w:color="auto"/>
              <w:bottom w:val="single" w:sz="8" w:space="0" w:color="auto"/>
            </w:tcBorders>
          </w:tcPr>
          <w:p w14:paraId="7F47BA54"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sidRPr="00D000B6">
              <w:rPr>
                <w:rFonts w:eastAsia="Arial Unicode MS" w:cs="Times New Roman"/>
                <w:color w:val="000000"/>
                <w:sz w:val="18"/>
                <w:szCs w:val="18"/>
                <w:u w:color="000000"/>
                <w:bdr w:val="nil"/>
                <w14:textOutline w14:w="0" w14:cap="flat" w14:cmpd="sng" w14:algn="ctr">
                  <w14:noFill/>
                  <w14:prstDash w14:val="solid"/>
                  <w14:bevel/>
                </w14:textOutline>
              </w:rPr>
              <w:t>2</w:t>
            </w:r>
          </w:p>
        </w:tc>
        <w:tc>
          <w:tcPr>
            <w:tcW w:w="864" w:type="dxa"/>
            <w:tcBorders>
              <w:top w:val="single" w:sz="8" w:space="0" w:color="auto"/>
              <w:bottom w:val="single" w:sz="8" w:space="0" w:color="auto"/>
            </w:tcBorders>
          </w:tcPr>
          <w:p w14:paraId="7DC4280A"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sidRPr="00D000B6">
              <w:rPr>
                <w:rFonts w:eastAsia="Arial Unicode MS" w:cs="Times New Roman"/>
                <w:color w:val="000000"/>
                <w:sz w:val="18"/>
                <w:szCs w:val="18"/>
                <w:u w:color="000000"/>
                <w:bdr w:val="nil"/>
                <w14:textOutline w14:w="0" w14:cap="flat" w14:cmpd="sng" w14:algn="ctr">
                  <w14:noFill/>
                  <w14:prstDash w14:val="solid"/>
                  <w14:bevel/>
                </w14:textOutline>
              </w:rPr>
              <w:t>3</w:t>
            </w:r>
          </w:p>
        </w:tc>
        <w:tc>
          <w:tcPr>
            <w:tcW w:w="864" w:type="dxa"/>
            <w:tcBorders>
              <w:top w:val="single" w:sz="8" w:space="0" w:color="auto"/>
              <w:bottom w:val="single" w:sz="8" w:space="0" w:color="auto"/>
            </w:tcBorders>
          </w:tcPr>
          <w:p w14:paraId="69410DAD"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4</w:t>
            </w:r>
          </w:p>
        </w:tc>
        <w:tc>
          <w:tcPr>
            <w:tcW w:w="864" w:type="dxa"/>
            <w:tcBorders>
              <w:top w:val="single" w:sz="8" w:space="0" w:color="auto"/>
              <w:bottom w:val="single" w:sz="8" w:space="0" w:color="auto"/>
            </w:tcBorders>
          </w:tcPr>
          <w:p w14:paraId="7FB6A466"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5</w:t>
            </w:r>
          </w:p>
        </w:tc>
      </w:tr>
      <w:tr w:rsidR="0029693C" w:rsidRPr="00D000B6" w14:paraId="118D6B0D" w14:textId="77777777">
        <w:tc>
          <w:tcPr>
            <w:tcW w:w="6480" w:type="dxa"/>
            <w:tcBorders>
              <w:top w:val="single" w:sz="8" w:space="0" w:color="auto"/>
            </w:tcBorders>
          </w:tcPr>
          <w:p w14:paraId="1F7A6C7D" w14:textId="77777777" w:rsidR="0029693C" w:rsidRPr="00D000B6" w:rsidRDefault="0029693C" w:rsidP="00241050">
            <w:pPr>
              <w:pBdr>
                <w:top w:val="nil"/>
                <w:left w:val="nil"/>
                <w:bottom w:val="nil"/>
                <w:right w:val="nil"/>
                <w:between w:val="nil"/>
                <w:bar w:val="nil"/>
              </w:pBdr>
              <w:spacing w:line="240" w:lineRule="auto"/>
              <w:ind w:left="253" w:hanging="253"/>
              <w:rPr>
                <w:rFonts w:eastAsia="Arial Unicode MS" w:cs="Times New Roman"/>
                <w:color w:val="000000"/>
                <w:sz w:val="18"/>
                <w:szCs w:val="18"/>
                <w:u w:color="000000"/>
                <w:bdr w:val="nil"/>
                <w14:textOutline w14:w="0" w14:cap="flat" w14:cmpd="sng" w14:algn="ctr">
                  <w14:noFill/>
                  <w14:prstDash w14:val="solid"/>
                  <w14:bevel/>
                </w14:textOutline>
              </w:rPr>
            </w:pPr>
            <w:r w:rsidRPr="009D3C15">
              <w:rPr>
                <w:rFonts w:eastAsia="Arial Unicode MS" w:cs="Times New Roman"/>
                <w:color w:val="000000"/>
                <w:sz w:val="18"/>
                <w:szCs w:val="18"/>
                <w:u w:color="000000"/>
                <w:bdr w:val="nil"/>
                <w14:textOutline w14:w="0" w14:cap="flat" w14:cmpd="sng" w14:algn="ctr">
                  <w14:noFill/>
                  <w14:prstDash w14:val="solid"/>
                  <w14:bevel/>
                </w14:textOutline>
              </w:rPr>
              <w:lastRenderedPageBreak/>
              <w:t>Did a parent or other adult in the household often or very often swear at you, insult you, put you down, or humiliate you?</w:t>
            </w:r>
          </w:p>
        </w:tc>
        <w:tc>
          <w:tcPr>
            <w:tcW w:w="864" w:type="dxa"/>
            <w:tcBorders>
              <w:top w:val="single" w:sz="8" w:space="0" w:color="auto"/>
            </w:tcBorders>
          </w:tcPr>
          <w:p w14:paraId="36A0BD65"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b/>
                <w:bCs/>
                <w:color w:val="000000"/>
                <w:sz w:val="18"/>
                <w:szCs w:val="18"/>
                <w:u w:color="000000"/>
                <w:bdr w:val="nil"/>
                <w14:textOutline w14:w="0" w14:cap="flat" w14:cmpd="sng" w14:algn="ctr">
                  <w14:noFill/>
                  <w14:prstDash w14:val="solid"/>
                  <w14:bevel/>
                </w14:textOutline>
              </w:rPr>
            </w:pPr>
            <w:r w:rsidRPr="00625D40">
              <w:rPr>
                <w:rFonts w:eastAsia="Arial Unicode MS" w:cs="Times New Roman"/>
                <w:b/>
                <w:bCs/>
                <w:color w:val="000000"/>
                <w:sz w:val="18"/>
                <w:szCs w:val="18"/>
                <w:u w:color="000000"/>
                <w:bdr w:val="nil"/>
                <w14:textOutline w14:w="0" w14:cap="flat" w14:cmpd="sng" w14:algn="ctr">
                  <w14:noFill/>
                  <w14:prstDash w14:val="solid"/>
                  <w14:bevel/>
                </w14:textOutline>
              </w:rPr>
              <w:t>.689</w:t>
            </w:r>
          </w:p>
        </w:tc>
        <w:tc>
          <w:tcPr>
            <w:tcW w:w="864" w:type="dxa"/>
            <w:tcBorders>
              <w:top w:val="single" w:sz="8" w:space="0" w:color="auto"/>
            </w:tcBorders>
          </w:tcPr>
          <w:p w14:paraId="4F8E9831"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.143</w:t>
            </w:r>
          </w:p>
        </w:tc>
        <w:tc>
          <w:tcPr>
            <w:tcW w:w="864" w:type="dxa"/>
            <w:tcBorders>
              <w:top w:val="single" w:sz="8" w:space="0" w:color="auto"/>
            </w:tcBorders>
          </w:tcPr>
          <w:p w14:paraId="2C717B1A"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-.465</w:t>
            </w:r>
          </w:p>
        </w:tc>
        <w:tc>
          <w:tcPr>
            <w:tcW w:w="864" w:type="dxa"/>
            <w:tcBorders>
              <w:top w:val="single" w:sz="8" w:space="0" w:color="auto"/>
            </w:tcBorders>
          </w:tcPr>
          <w:p w14:paraId="188C4C1F"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-.147</w:t>
            </w:r>
          </w:p>
        </w:tc>
        <w:tc>
          <w:tcPr>
            <w:tcW w:w="864" w:type="dxa"/>
            <w:tcBorders>
              <w:top w:val="single" w:sz="8" w:space="0" w:color="auto"/>
            </w:tcBorders>
          </w:tcPr>
          <w:p w14:paraId="5950F32A"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.086</w:t>
            </w:r>
          </w:p>
        </w:tc>
      </w:tr>
      <w:tr w:rsidR="0029693C" w:rsidRPr="00D000B6" w14:paraId="682B24E6" w14:textId="77777777">
        <w:tc>
          <w:tcPr>
            <w:tcW w:w="6480" w:type="dxa"/>
          </w:tcPr>
          <w:p w14:paraId="79508E90" w14:textId="77777777" w:rsidR="0029693C" w:rsidRPr="00D000B6" w:rsidRDefault="0029693C" w:rsidP="00241050">
            <w:pPr>
              <w:pBdr>
                <w:top w:val="nil"/>
                <w:left w:val="nil"/>
                <w:bottom w:val="nil"/>
                <w:right w:val="nil"/>
                <w:between w:val="nil"/>
                <w:bar w:val="nil"/>
              </w:pBdr>
              <w:spacing w:line="240" w:lineRule="auto"/>
              <w:ind w:left="253" w:hanging="253"/>
              <w:rPr>
                <w:rFonts w:eastAsia="Arial Unicode MS" w:cs="Times New Roman"/>
                <w:color w:val="000000"/>
                <w:sz w:val="18"/>
                <w:szCs w:val="18"/>
                <w:u w:color="000000"/>
                <w:bdr w:val="nil"/>
                <w14:textOutline w14:w="0" w14:cap="flat" w14:cmpd="sng" w14:algn="ctr">
                  <w14:noFill/>
                  <w14:prstDash w14:val="solid"/>
                  <w14:bevel/>
                </w14:textOutline>
              </w:rPr>
            </w:pPr>
            <w:r w:rsidRPr="0053711A">
              <w:rPr>
                <w:rFonts w:eastAsia="Arial Unicode MS" w:cs="Times New Roman"/>
                <w:color w:val="000000"/>
                <w:sz w:val="18"/>
                <w:szCs w:val="18"/>
                <w:u w:color="000000"/>
                <w:bdr w:val="nil"/>
                <w14:textOutline w14:w="0" w14:cap="flat" w14:cmpd="sng" w14:algn="ctr">
                  <w14:noFill/>
                  <w14:prstDash w14:val="solid"/>
                  <w14:bevel/>
                </w14:textOutline>
              </w:rPr>
              <w:t>Did a parent or other adult in the household often or very often act in a way that made you afraid that you might be physically hurt?</w:t>
            </w:r>
          </w:p>
        </w:tc>
        <w:tc>
          <w:tcPr>
            <w:tcW w:w="864" w:type="dxa"/>
          </w:tcPr>
          <w:p w14:paraId="227A1709"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b/>
                <w:bCs/>
                <w:color w:val="000000"/>
                <w:sz w:val="18"/>
                <w:szCs w:val="18"/>
                <w:u w:color="000000"/>
                <w:bdr w:val="nil"/>
                <w14:textOutline w14:w="0" w14:cap="flat" w14:cmpd="sng" w14:algn="ctr">
                  <w14:noFill/>
                  <w14:prstDash w14:val="solid"/>
                  <w14:bevel/>
                </w14:textOutline>
              </w:rPr>
            </w:pPr>
            <w:r w:rsidRPr="00625D40">
              <w:rPr>
                <w:rFonts w:eastAsia="Arial Unicode MS" w:cs="Times New Roman"/>
                <w:b/>
                <w:bCs/>
                <w:color w:val="000000"/>
                <w:sz w:val="18"/>
                <w:szCs w:val="18"/>
                <w:u w:color="000000"/>
                <w:bdr w:val="nil"/>
                <w14:textOutline w14:w="0" w14:cap="flat" w14:cmpd="sng" w14:algn="ctr">
                  <w14:noFill/>
                  <w14:prstDash w14:val="solid"/>
                  <w14:bevel/>
                </w14:textOutline>
              </w:rPr>
              <w:t>.623</w:t>
            </w:r>
          </w:p>
        </w:tc>
        <w:tc>
          <w:tcPr>
            <w:tcW w:w="864" w:type="dxa"/>
          </w:tcPr>
          <w:p w14:paraId="40D27D53"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-.016</w:t>
            </w:r>
          </w:p>
        </w:tc>
        <w:tc>
          <w:tcPr>
            <w:tcW w:w="864" w:type="dxa"/>
          </w:tcPr>
          <w:p w14:paraId="661EB6D0"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-.536</w:t>
            </w:r>
          </w:p>
        </w:tc>
        <w:tc>
          <w:tcPr>
            <w:tcW w:w="864" w:type="dxa"/>
          </w:tcPr>
          <w:p w14:paraId="4358255A"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.072</w:t>
            </w:r>
          </w:p>
        </w:tc>
        <w:tc>
          <w:tcPr>
            <w:tcW w:w="864" w:type="dxa"/>
          </w:tcPr>
          <w:p w14:paraId="279DB4BB"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.096</w:t>
            </w:r>
          </w:p>
        </w:tc>
      </w:tr>
      <w:tr w:rsidR="0029693C" w:rsidRPr="00D000B6" w14:paraId="0CE4568C" w14:textId="77777777">
        <w:tc>
          <w:tcPr>
            <w:tcW w:w="6480" w:type="dxa"/>
          </w:tcPr>
          <w:p w14:paraId="5A3389E2" w14:textId="77777777" w:rsidR="0029693C" w:rsidRPr="00D000B6" w:rsidRDefault="0029693C" w:rsidP="00241050">
            <w:pPr>
              <w:pBdr>
                <w:top w:val="nil"/>
                <w:left w:val="nil"/>
                <w:bottom w:val="nil"/>
                <w:right w:val="nil"/>
                <w:between w:val="nil"/>
                <w:bar w:val="nil"/>
              </w:pBdr>
              <w:spacing w:line="240" w:lineRule="auto"/>
              <w:ind w:left="253" w:hanging="253"/>
              <w:rPr>
                <w:rFonts w:eastAsia="Arial Unicode MS" w:cs="Times New Roman"/>
                <w:color w:val="000000"/>
                <w:sz w:val="18"/>
                <w:szCs w:val="18"/>
                <w:u w:color="000000"/>
                <w:bdr w:val="nil"/>
                <w14:textOutline w14:w="0" w14:cap="flat" w14:cmpd="sng" w14:algn="ctr">
                  <w14:noFill/>
                  <w14:prstDash w14:val="solid"/>
                  <w14:bevel/>
                </w14:textOutline>
              </w:rPr>
            </w:pPr>
            <w:r w:rsidRPr="00313AD6">
              <w:rPr>
                <w:rFonts w:eastAsia="Arial Unicode MS" w:cs="Times New Roman"/>
                <w:color w:val="000000"/>
                <w:sz w:val="18"/>
                <w:szCs w:val="18"/>
                <w:u w:color="000000"/>
                <w:bdr w:val="nil"/>
                <w14:textOutline w14:w="0" w14:cap="flat" w14:cmpd="sng" w14:algn="ctr">
                  <w14:noFill/>
                  <w14:prstDash w14:val="solid"/>
                  <w14:bevel/>
                </w14:textOutline>
              </w:rPr>
              <w:t>Did a parent or other adult in the household often or very often push, grab, slap, or throw something at you?</w:t>
            </w:r>
          </w:p>
        </w:tc>
        <w:tc>
          <w:tcPr>
            <w:tcW w:w="864" w:type="dxa"/>
          </w:tcPr>
          <w:p w14:paraId="063D8663"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b/>
                <w:bCs/>
                <w:color w:val="000000"/>
                <w:sz w:val="18"/>
                <w:szCs w:val="18"/>
                <w:u w:color="000000"/>
                <w:bdr w:val="nil"/>
                <w14:textOutline w14:w="0" w14:cap="flat" w14:cmpd="sng" w14:algn="ctr">
                  <w14:noFill/>
                  <w14:prstDash w14:val="solid"/>
                  <w14:bevel/>
                </w14:textOutline>
              </w:rPr>
            </w:pPr>
            <w:r w:rsidRPr="00625D40">
              <w:rPr>
                <w:rFonts w:eastAsia="Arial Unicode MS" w:cs="Times New Roman"/>
                <w:b/>
                <w:bCs/>
                <w:color w:val="000000"/>
                <w:sz w:val="18"/>
                <w:szCs w:val="18"/>
                <w:u w:color="000000"/>
                <w:bdr w:val="nil"/>
                <w14:textOutline w14:w="0" w14:cap="flat" w14:cmpd="sng" w14:algn="ctr">
                  <w14:noFill/>
                  <w14:prstDash w14:val="solid"/>
                  <w14:bevel/>
                </w14:textOutline>
              </w:rPr>
              <w:t>.645</w:t>
            </w:r>
          </w:p>
        </w:tc>
        <w:tc>
          <w:tcPr>
            <w:tcW w:w="864" w:type="dxa"/>
          </w:tcPr>
          <w:p w14:paraId="01592AEF"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.103</w:t>
            </w:r>
          </w:p>
        </w:tc>
        <w:tc>
          <w:tcPr>
            <w:tcW w:w="864" w:type="dxa"/>
          </w:tcPr>
          <w:p w14:paraId="54D0B152"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-.501</w:t>
            </w:r>
          </w:p>
        </w:tc>
        <w:tc>
          <w:tcPr>
            <w:tcW w:w="864" w:type="dxa"/>
          </w:tcPr>
          <w:p w14:paraId="652F6DDB"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-.268</w:t>
            </w:r>
          </w:p>
        </w:tc>
        <w:tc>
          <w:tcPr>
            <w:tcW w:w="864" w:type="dxa"/>
          </w:tcPr>
          <w:p w14:paraId="67965268"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-.236</w:t>
            </w:r>
          </w:p>
        </w:tc>
      </w:tr>
      <w:tr w:rsidR="0029693C" w:rsidRPr="00D000B6" w14:paraId="4A93B4C4" w14:textId="77777777">
        <w:tc>
          <w:tcPr>
            <w:tcW w:w="6480" w:type="dxa"/>
          </w:tcPr>
          <w:p w14:paraId="2ED8E884" w14:textId="77777777" w:rsidR="0029693C" w:rsidRPr="00D000B6" w:rsidRDefault="0029693C" w:rsidP="00241050">
            <w:pPr>
              <w:pBdr>
                <w:top w:val="nil"/>
                <w:left w:val="nil"/>
                <w:bottom w:val="nil"/>
                <w:right w:val="nil"/>
                <w:between w:val="nil"/>
                <w:bar w:val="nil"/>
              </w:pBdr>
              <w:spacing w:line="240" w:lineRule="auto"/>
              <w:ind w:left="253" w:hanging="253"/>
              <w:rPr>
                <w:rFonts w:eastAsia="Arial Unicode MS" w:cs="Times New Roman"/>
                <w:color w:val="000000"/>
                <w:sz w:val="18"/>
                <w:szCs w:val="18"/>
                <w:u w:color="000000"/>
                <w:bdr w:val="nil"/>
                <w14:textOutline w14:w="0" w14:cap="flat" w14:cmpd="sng" w14:algn="ctr">
                  <w14:noFill/>
                  <w14:prstDash w14:val="solid"/>
                  <w14:bevel/>
                </w14:textOutline>
              </w:rPr>
            </w:pPr>
            <w:r w:rsidRPr="00937EB1">
              <w:rPr>
                <w:rFonts w:eastAsia="Arial Unicode MS" w:cs="Times New Roman"/>
                <w:color w:val="000000"/>
                <w:sz w:val="18"/>
                <w:szCs w:val="18"/>
                <w:u w:color="000000"/>
                <w:bdr w:val="nil"/>
                <w14:textOutline w14:w="0" w14:cap="flat" w14:cmpd="sng" w14:algn="ctr">
                  <w14:noFill/>
                  <w14:prstDash w14:val="solid"/>
                  <w14:bevel/>
                </w14:textOutline>
              </w:rPr>
              <w:t>Did a parent or other adult in the household often or very often hit you so hard that you had marks or were injured?</w:t>
            </w:r>
          </w:p>
        </w:tc>
        <w:tc>
          <w:tcPr>
            <w:tcW w:w="864" w:type="dxa"/>
          </w:tcPr>
          <w:p w14:paraId="525CD782"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b/>
                <w:bCs/>
                <w:color w:val="000000"/>
                <w:sz w:val="18"/>
                <w:szCs w:val="18"/>
                <w:u w:color="000000"/>
                <w:bdr w:val="nil"/>
                <w14:textOutline w14:w="0" w14:cap="flat" w14:cmpd="sng" w14:algn="ctr">
                  <w14:noFill/>
                  <w14:prstDash w14:val="solid"/>
                  <w14:bevel/>
                </w14:textOutline>
              </w:rPr>
            </w:pPr>
            <w:r w:rsidRPr="00625D40">
              <w:rPr>
                <w:rFonts w:eastAsia="Arial Unicode MS" w:cs="Times New Roman"/>
                <w:b/>
                <w:bCs/>
                <w:color w:val="000000"/>
                <w:sz w:val="18"/>
                <w:szCs w:val="18"/>
                <w:u w:color="000000"/>
                <w:bdr w:val="nil"/>
                <w14:textOutline w14:w="0" w14:cap="flat" w14:cmpd="sng" w14:algn="ctr">
                  <w14:noFill/>
                  <w14:prstDash w14:val="solid"/>
                  <w14:bevel/>
                </w14:textOutline>
              </w:rPr>
              <w:t>.668</w:t>
            </w:r>
          </w:p>
        </w:tc>
        <w:tc>
          <w:tcPr>
            <w:tcW w:w="864" w:type="dxa"/>
          </w:tcPr>
          <w:p w14:paraId="4EC481F9"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.249</w:t>
            </w:r>
          </w:p>
        </w:tc>
        <w:tc>
          <w:tcPr>
            <w:tcW w:w="864" w:type="dxa"/>
          </w:tcPr>
          <w:p w14:paraId="63BB0EF0"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-.238</w:t>
            </w:r>
          </w:p>
        </w:tc>
        <w:tc>
          <w:tcPr>
            <w:tcW w:w="864" w:type="dxa"/>
          </w:tcPr>
          <w:p w14:paraId="1A38F318"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-.268</w:t>
            </w:r>
          </w:p>
        </w:tc>
        <w:tc>
          <w:tcPr>
            <w:tcW w:w="864" w:type="dxa"/>
          </w:tcPr>
          <w:p w14:paraId="15D29465"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-.281</w:t>
            </w:r>
          </w:p>
        </w:tc>
      </w:tr>
      <w:tr w:rsidR="0029693C" w:rsidRPr="00D000B6" w14:paraId="13DEC382" w14:textId="77777777">
        <w:tc>
          <w:tcPr>
            <w:tcW w:w="6480" w:type="dxa"/>
          </w:tcPr>
          <w:p w14:paraId="1F8AA762" w14:textId="77777777" w:rsidR="0029693C" w:rsidRPr="00D000B6" w:rsidRDefault="0029693C" w:rsidP="00241050">
            <w:pPr>
              <w:pBdr>
                <w:top w:val="nil"/>
                <w:left w:val="nil"/>
                <w:bottom w:val="nil"/>
                <w:right w:val="nil"/>
                <w:between w:val="nil"/>
                <w:bar w:val="nil"/>
              </w:pBdr>
              <w:spacing w:line="240" w:lineRule="auto"/>
              <w:ind w:left="253" w:hanging="253"/>
              <w:rPr>
                <w:rFonts w:eastAsia="Arial Unicode MS" w:cs="Times New Roman"/>
                <w:color w:val="000000"/>
                <w:sz w:val="18"/>
                <w:szCs w:val="18"/>
                <w:u w:color="000000"/>
                <w:bdr w:val="nil"/>
                <w14:textOutline w14:w="0" w14:cap="flat" w14:cmpd="sng" w14:algn="ctr">
                  <w14:noFill/>
                  <w14:prstDash w14:val="solid"/>
                  <w14:bevel/>
                </w14:textOutline>
              </w:rPr>
            </w:pPr>
            <w:r w:rsidRPr="00937EB1">
              <w:rPr>
                <w:rFonts w:eastAsia="Arial Unicode MS" w:cs="Times New Roman"/>
                <w:color w:val="000000"/>
                <w:sz w:val="18"/>
                <w:szCs w:val="18"/>
                <w:u w:color="000000"/>
                <w:bdr w:val="nil"/>
                <w14:textOutline w14:w="0" w14:cap="flat" w14:cmpd="sng" w14:algn="ctr">
                  <w14:noFill/>
                  <w14:prstDash w14:val="solid"/>
                  <w14:bevel/>
                </w14:textOutline>
              </w:rPr>
              <w:t>Did an adult or person at least 5 years older than you ever touch or fondle you or have you touch their body in a sexual way?</w:t>
            </w:r>
          </w:p>
        </w:tc>
        <w:tc>
          <w:tcPr>
            <w:tcW w:w="864" w:type="dxa"/>
          </w:tcPr>
          <w:p w14:paraId="25442ED3"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bCs/>
                <w:color w:val="000000"/>
                <w:sz w:val="18"/>
                <w:szCs w:val="18"/>
                <w:u w:color="000000"/>
                <w:bdr w:val="nil"/>
                <w14:textOutline w14:w="0" w14:cap="flat" w14:cmpd="sng" w14:algn="ctr">
                  <w14:noFill/>
                  <w14:prstDash w14:val="solid"/>
                  <w14:bevel/>
                </w14:textOutline>
              </w:rPr>
            </w:pPr>
            <w:r>
              <w:rPr>
                <w:rFonts w:eastAsia="Arial Unicode MS" w:cs="Times New Roman"/>
                <w:bCs/>
                <w:color w:val="000000"/>
                <w:sz w:val="18"/>
                <w:szCs w:val="18"/>
                <w:u w:color="000000"/>
                <w:bdr w:val="nil"/>
                <w14:textOutline w14:w="0" w14:cap="flat" w14:cmpd="sng" w14:algn="ctr">
                  <w14:noFill/>
                  <w14:prstDash w14:val="solid"/>
                  <w14:bevel/>
                </w14:textOutline>
              </w:rPr>
              <w:t>.364</w:t>
            </w:r>
          </w:p>
        </w:tc>
        <w:tc>
          <w:tcPr>
            <w:tcW w:w="864" w:type="dxa"/>
          </w:tcPr>
          <w:p w14:paraId="43C50E6C"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b/>
                <w:bCs/>
                <w:color w:val="000000"/>
                <w:sz w:val="18"/>
                <w:szCs w:val="18"/>
                <w:u w:color="000000"/>
                <w:bdr w:val="nil"/>
                <w14:textOutline w14:w="0" w14:cap="flat" w14:cmpd="sng" w14:algn="ctr">
                  <w14:noFill/>
                  <w14:prstDash w14:val="solid"/>
                  <w14:bevel/>
                </w14:textOutline>
              </w:rPr>
            </w:pPr>
            <w:r w:rsidRPr="00625D40">
              <w:rPr>
                <w:rFonts w:eastAsia="Arial Unicode MS" w:cs="Times New Roman"/>
                <w:b/>
                <w:bCs/>
                <w:color w:val="000000"/>
                <w:sz w:val="18"/>
                <w:szCs w:val="18"/>
                <w:u w:color="000000"/>
                <w:bdr w:val="nil"/>
                <w14:textOutline w14:w="0" w14:cap="flat" w14:cmpd="sng" w14:algn="ctr">
                  <w14:noFill/>
                  <w14:prstDash w14:val="solid"/>
                  <w14:bevel/>
                </w14:textOutline>
              </w:rPr>
              <w:t>.516</w:t>
            </w:r>
          </w:p>
        </w:tc>
        <w:tc>
          <w:tcPr>
            <w:tcW w:w="864" w:type="dxa"/>
          </w:tcPr>
          <w:p w14:paraId="79C720CB"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.227</w:t>
            </w:r>
          </w:p>
        </w:tc>
        <w:tc>
          <w:tcPr>
            <w:tcW w:w="864" w:type="dxa"/>
          </w:tcPr>
          <w:p w14:paraId="67420A99"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.503</w:t>
            </w:r>
          </w:p>
        </w:tc>
        <w:tc>
          <w:tcPr>
            <w:tcW w:w="864" w:type="dxa"/>
          </w:tcPr>
          <w:p w14:paraId="6B9D7D5A"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-.299</w:t>
            </w:r>
          </w:p>
        </w:tc>
      </w:tr>
      <w:tr w:rsidR="0029693C" w:rsidRPr="00D000B6" w14:paraId="780FF791" w14:textId="77777777">
        <w:tc>
          <w:tcPr>
            <w:tcW w:w="6480" w:type="dxa"/>
          </w:tcPr>
          <w:p w14:paraId="63FF1596" w14:textId="77777777" w:rsidR="0029693C" w:rsidRPr="00D000B6" w:rsidRDefault="0029693C" w:rsidP="00241050">
            <w:pPr>
              <w:pBdr>
                <w:top w:val="nil"/>
                <w:left w:val="nil"/>
                <w:bottom w:val="nil"/>
                <w:right w:val="nil"/>
                <w:between w:val="nil"/>
                <w:bar w:val="nil"/>
              </w:pBdr>
              <w:spacing w:line="240" w:lineRule="auto"/>
              <w:ind w:left="253" w:hanging="253"/>
              <w:rPr>
                <w:rFonts w:eastAsia="Arial Unicode MS" w:cs="Times New Roman"/>
                <w:color w:val="000000"/>
                <w:sz w:val="18"/>
                <w:szCs w:val="18"/>
                <w:u w:color="000000"/>
                <w:bdr w:val="nil"/>
                <w14:textOutline w14:w="0" w14:cap="flat" w14:cmpd="sng" w14:algn="ctr">
                  <w14:noFill/>
                  <w14:prstDash w14:val="solid"/>
                  <w14:bevel/>
                </w14:textOutline>
              </w:rPr>
            </w:pPr>
            <w:r w:rsidRPr="00937EB1">
              <w:rPr>
                <w:rFonts w:eastAsia="Arial Unicode MS" w:cs="Times New Roman"/>
                <w:color w:val="000000"/>
                <w:sz w:val="18"/>
                <w:szCs w:val="18"/>
                <w:u w:color="000000"/>
                <w:bdr w:val="nil"/>
                <w14:textOutline w14:w="0" w14:cap="flat" w14:cmpd="sng" w14:algn="ctr">
                  <w14:noFill/>
                  <w14:prstDash w14:val="solid"/>
                  <w14:bevel/>
                </w14:textOutline>
              </w:rPr>
              <w:t>Did an adult or person at least 5 years older than you ever attempt to have oral, anal, or vaginal intercourse with you?</w:t>
            </w:r>
          </w:p>
        </w:tc>
        <w:tc>
          <w:tcPr>
            <w:tcW w:w="864" w:type="dxa"/>
          </w:tcPr>
          <w:p w14:paraId="4BEC00A5"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bCs/>
                <w:color w:val="000000"/>
                <w:sz w:val="18"/>
                <w:szCs w:val="18"/>
                <w:u w:color="000000"/>
                <w:bdr w:val="nil"/>
                <w14:textOutline w14:w="0" w14:cap="flat" w14:cmpd="sng" w14:algn="ctr">
                  <w14:noFill/>
                  <w14:prstDash w14:val="solid"/>
                  <w14:bevel/>
                </w14:textOutline>
              </w:rPr>
            </w:pPr>
            <w:r>
              <w:rPr>
                <w:rFonts w:eastAsia="Arial Unicode MS" w:cs="Times New Roman"/>
                <w:bCs/>
                <w:color w:val="000000"/>
                <w:sz w:val="18"/>
                <w:szCs w:val="18"/>
                <w:u w:color="000000"/>
                <w:bdr w:val="nil"/>
                <w14:textOutline w14:w="0" w14:cap="flat" w14:cmpd="sng" w14:algn="ctr">
                  <w14:noFill/>
                  <w14:prstDash w14:val="solid"/>
                  <w14:bevel/>
                </w14:textOutline>
              </w:rPr>
              <w:t>.312</w:t>
            </w:r>
          </w:p>
        </w:tc>
        <w:tc>
          <w:tcPr>
            <w:tcW w:w="864" w:type="dxa"/>
          </w:tcPr>
          <w:p w14:paraId="37E19C06"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.333</w:t>
            </w:r>
          </w:p>
        </w:tc>
        <w:tc>
          <w:tcPr>
            <w:tcW w:w="864" w:type="dxa"/>
          </w:tcPr>
          <w:p w14:paraId="652B631A"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.025</w:t>
            </w:r>
          </w:p>
        </w:tc>
        <w:tc>
          <w:tcPr>
            <w:tcW w:w="864" w:type="dxa"/>
          </w:tcPr>
          <w:p w14:paraId="4C85BCE1" w14:textId="77777777" w:rsidR="0029693C" w:rsidRPr="00625D40" w:rsidRDefault="0029693C" w:rsidP="00241050">
            <w:pPr>
              <w:pBdr>
                <w:top w:val="nil"/>
                <w:left w:val="nil"/>
                <w:bottom w:val="nil"/>
                <w:right w:val="nil"/>
                <w:between w:val="nil"/>
                <w:bar w:val="nil"/>
              </w:pBdr>
              <w:spacing w:line="240" w:lineRule="auto"/>
              <w:jc w:val="center"/>
              <w:rPr>
                <w:rFonts w:eastAsia="Arial Unicode MS" w:cs="Times New Roman"/>
                <w:b/>
                <w:bCs/>
                <w:color w:val="000000"/>
                <w:sz w:val="18"/>
                <w:szCs w:val="18"/>
                <w:u w:color="000000"/>
                <w:bdr w:val="nil"/>
                <w14:textOutline w14:w="0" w14:cap="flat" w14:cmpd="sng" w14:algn="ctr">
                  <w14:noFill/>
                  <w14:prstDash w14:val="solid"/>
                  <w14:bevel/>
                </w14:textOutline>
              </w:rPr>
            </w:pPr>
            <w:r w:rsidRPr="00625D40">
              <w:rPr>
                <w:rFonts w:eastAsia="Arial Unicode MS" w:cs="Times New Roman"/>
                <w:b/>
                <w:bCs/>
                <w:color w:val="000000"/>
                <w:sz w:val="18"/>
                <w:szCs w:val="18"/>
                <w:u w:color="000000"/>
                <w:bdr w:val="nil"/>
                <w14:textOutline w14:w="0" w14:cap="flat" w14:cmpd="sng" w14:algn="ctr">
                  <w14:noFill/>
                  <w14:prstDash w14:val="solid"/>
                  <w14:bevel/>
                </w14:textOutline>
              </w:rPr>
              <w:t>.590</w:t>
            </w:r>
          </w:p>
        </w:tc>
        <w:tc>
          <w:tcPr>
            <w:tcW w:w="864" w:type="dxa"/>
          </w:tcPr>
          <w:p w14:paraId="41ABD4D0"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-.116</w:t>
            </w:r>
          </w:p>
        </w:tc>
      </w:tr>
      <w:tr w:rsidR="0029693C" w:rsidRPr="00D000B6" w14:paraId="1014F829" w14:textId="77777777">
        <w:tc>
          <w:tcPr>
            <w:tcW w:w="6480" w:type="dxa"/>
          </w:tcPr>
          <w:p w14:paraId="179964DF" w14:textId="77777777" w:rsidR="0029693C" w:rsidRPr="00D000B6" w:rsidRDefault="0029693C" w:rsidP="00241050">
            <w:pPr>
              <w:pBdr>
                <w:top w:val="nil"/>
                <w:left w:val="nil"/>
                <w:bottom w:val="nil"/>
                <w:right w:val="nil"/>
                <w:between w:val="nil"/>
                <w:bar w:val="nil"/>
              </w:pBdr>
              <w:spacing w:line="240" w:lineRule="auto"/>
              <w:ind w:left="253" w:hanging="253"/>
              <w:rPr>
                <w:rFonts w:eastAsia="Arial Unicode MS" w:cs="Times New Roman"/>
                <w:color w:val="000000"/>
                <w:sz w:val="18"/>
                <w:szCs w:val="18"/>
                <w:u w:color="000000"/>
                <w:bdr w:val="nil"/>
                <w14:textOutline w14:w="0" w14:cap="flat" w14:cmpd="sng" w14:algn="ctr">
                  <w14:noFill/>
                  <w14:prstDash w14:val="solid"/>
                  <w14:bevel/>
                </w14:textOutline>
              </w:rPr>
            </w:pPr>
            <w:r w:rsidRPr="00937EB1">
              <w:rPr>
                <w:rFonts w:eastAsia="Arial Unicode MS" w:cs="Times New Roman"/>
                <w:color w:val="000000"/>
                <w:sz w:val="18"/>
                <w:szCs w:val="18"/>
                <w:u w:color="000000"/>
                <w:bdr w:val="nil"/>
                <w14:textOutline w14:w="0" w14:cap="flat" w14:cmpd="sng" w14:algn="ctr">
                  <w14:noFill/>
                  <w14:prstDash w14:val="solid"/>
                  <w14:bevel/>
                </w14:textOutline>
              </w:rPr>
              <w:t>Did you often or very often feel that no one in your family loved you or thought you were important or special?</w:t>
            </w:r>
          </w:p>
        </w:tc>
        <w:tc>
          <w:tcPr>
            <w:tcW w:w="864" w:type="dxa"/>
          </w:tcPr>
          <w:p w14:paraId="72BF87C4"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b/>
                <w:bCs/>
                <w:color w:val="000000"/>
                <w:sz w:val="18"/>
                <w:szCs w:val="18"/>
                <w:u w:color="000000"/>
                <w:bdr w:val="nil"/>
                <w14:textOutline w14:w="0" w14:cap="flat" w14:cmpd="sng" w14:algn="ctr">
                  <w14:noFill/>
                  <w14:prstDash w14:val="solid"/>
                  <w14:bevel/>
                </w14:textOutline>
              </w:rPr>
            </w:pPr>
            <w:r w:rsidRPr="00625D40">
              <w:rPr>
                <w:rFonts w:eastAsia="Arial Unicode MS" w:cs="Times New Roman"/>
                <w:b/>
                <w:bCs/>
                <w:color w:val="000000"/>
                <w:sz w:val="18"/>
                <w:szCs w:val="18"/>
                <w:u w:color="000000"/>
                <w:bdr w:val="nil"/>
                <w14:textOutline w14:w="0" w14:cap="flat" w14:cmpd="sng" w14:algn="ctr">
                  <w14:noFill/>
                  <w14:prstDash w14:val="solid"/>
                  <w14:bevel/>
                </w14:textOutline>
              </w:rPr>
              <w:t>.542</w:t>
            </w:r>
          </w:p>
        </w:tc>
        <w:tc>
          <w:tcPr>
            <w:tcW w:w="864" w:type="dxa"/>
          </w:tcPr>
          <w:p w14:paraId="38C8525B"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.371</w:t>
            </w:r>
          </w:p>
        </w:tc>
        <w:tc>
          <w:tcPr>
            <w:tcW w:w="864" w:type="dxa"/>
          </w:tcPr>
          <w:p w14:paraId="780C32F7"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.107</w:t>
            </w:r>
          </w:p>
        </w:tc>
        <w:tc>
          <w:tcPr>
            <w:tcW w:w="864" w:type="dxa"/>
          </w:tcPr>
          <w:p w14:paraId="070C19A2"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.111</w:t>
            </w:r>
          </w:p>
        </w:tc>
        <w:tc>
          <w:tcPr>
            <w:tcW w:w="864" w:type="dxa"/>
          </w:tcPr>
          <w:p w14:paraId="763FFE8A"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.464</w:t>
            </w:r>
          </w:p>
        </w:tc>
      </w:tr>
      <w:tr w:rsidR="0029693C" w:rsidRPr="00D000B6" w14:paraId="082E358B" w14:textId="77777777">
        <w:tc>
          <w:tcPr>
            <w:tcW w:w="6480" w:type="dxa"/>
          </w:tcPr>
          <w:p w14:paraId="0F80F252" w14:textId="77777777" w:rsidR="0029693C" w:rsidRPr="00D000B6" w:rsidRDefault="0029693C" w:rsidP="00241050">
            <w:pPr>
              <w:pBdr>
                <w:top w:val="nil"/>
                <w:left w:val="nil"/>
                <w:bottom w:val="nil"/>
                <w:right w:val="nil"/>
                <w:between w:val="nil"/>
                <w:bar w:val="nil"/>
              </w:pBdr>
              <w:spacing w:line="240" w:lineRule="auto"/>
              <w:ind w:left="253" w:hanging="253"/>
              <w:rPr>
                <w:rFonts w:eastAsia="Arial Unicode MS" w:cs="Times New Roman"/>
                <w:color w:val="000000"/>
                <w:sz w:val="18"/>
                <w:szCs w:val="18"/>
                <w:u w:color="000000"/>
                <w:bdr w:val="nil"/>
                <w14:textOutline w14:w="0" w14:cap="flat" w14:cmpd="sng" w14:algn="ctr">
                  <w14:noFill/>
                  <w14:prstDash w14:val="solid"/>
                  <w14:bevel/>
                </w14:textOutline>
              </w:rPr>
            </w:pPr>
            <w:r w:rsidRPr="004F64B6">
              <w:rPr>
                <w:rFonts w:eastAsia="Arial Unicode MS" w:cs="Times New Roman"/>
                <w:color w:val="000000"/>
                <w:sz w:val="18"/>
                <w:szCs w:val="18"/>
                <w:u w:color="000000"/>
                <w:bdr w:val="nil"/>
                <w14:textOutline w14:w="0" w14:cap="flat" w14:cmpd="sng" w14:algn="ctr">
                  <w14:noFill/>
                  <w14:prstDash w14:val="solid"/>
                  <w14:bevel/>
                </w14:textOutline>
              </w:rPr>
              <w:t>Did you often or very often feel your family didn't look out for each other, feel close to each other, or support each other?</w:t>
            </w:r>
          </w:p>
        </w:tc>
        <w:tc>
          <w:tcPr>
            <w:tcW w:w="864" w:type="dxa"/>
          </w:tcPr>
          <w:p w14:paraId="60DCFAD2"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b/>
                <w:bCs/>
                <w:color w:val="000000"/>
                <w:sz w:val="18"/>
                <w:szCs w:val="18"/>
                <w:u w:color="000000"/>
                <w:bdr w:val="nil"/>
                <w14:textOutline w14:w="0" w14:cap="flat" w14:cmpd="sng" w14:algn="ctr">
                  <w14:noFill/>
                  <w14:prstDash w14:val="solid"/>
                  <w14:bevel/>
                </w14:textOutline>
              </w:rPr>
            </w:pPr>
            <w:r w:rsidRPr="00D435EC">
              <w:rPr>
                <w:rFonts w:eastAsia="Arial Unicode MS" w:cs="Times New Roman"/>
                <w:b/>
                <w:bCs/>
                <w:color w:val="000000"/>
                <w:sz w:val="18"/>
                <w:szCs w:val="18"/>
                <w:u w:color="000000"/>
                <w:bdr w:val="nil"/>
                <w14:textOutline w14:w="0" w14:cap="flat" w14:cmpd="sng" w14:algn="ctr">
                  <w14:noFill/>
                  <w14:prstDash w14:val="solid"/>
                  <w14:bevel/>
                </w14:textOutline>
              </w:rPr>
              <w:t>.603</w:t>
            </w:r>
          </w:p>
        </w:tc>
        <w:tc>
          <w:tcPr>
            <w:tcW w:w="864" w:type="dxa"/>
          </w:tcPr>
          <w:p w14:paraId="188F2BA0"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bCs/>
                <w:color w:val="000000"/>
                <w:sz w:val="18"/>
                <w:szCs w:val="18"/>
                <w:u w:color="000000"/>
                <w:bdr w:val="nil"/>
                <w14:textOutline w14:w="0" w14:cap="flat" w14:cmpd="sng" w14:algn="ctr">
                  <w14:noFill/>
                  <w14:prstDash w14:val="solid"/>
                  <w14:bevel/>
                </w14:textOutline>
              </w:rPr>
            </w:pPr>
            <w:r>
              <w:rPr>
                <w:rFonts w:eastAsia="Arial Unicode MS" w:cs="Times New Roman"/>
                <w:bCs/>
                <w:color w:val="000000"/>
                <w:sz w:val="18"/>
                <w:szCs w:val="18"/>
                <w:u w:color="000000"/>
                <w:bdr w:val="nil"/>
                <w14:textOutline w14:w="0" w14:cap="flat" w14:cmpd="sng" w14:algn="ctr">
                  <w14:noFill/>
                  <w14:prstDash w14:val="solid"/>
                  <w14:bevel/>
                </w14:textOutline>
              </w:rPr>
              <w:t>.073</w:t>
            </w:r>
          </w:p>
        </w:tc>
        <w:tc>
          <w:tcPr>
            <w:tcW w:w="864" w:type="dxa"/>
          </w:tcPr>
          <w:p w14:paraId="47894ABA"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.048</w:t>
            </w:r>
          </w:p>
        </w:tc>
        <w:tc>
          <w:tcPr>
            <w:tcW w:w="864" w:type="dxa"/>
          </w:tcPr>
          <w:p w14:paraId="7904A4D9"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.248</w:t>
            </w:r>
          </w:p>
        </w:tc>
        <w:tc>
          <w:tcPr>
            <w:tcW w:w="864" w:type="dxa"/>
          </w:tcPr>
          <w:p w14:paraId="42350C86"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.477</w:t>
            </w:r>
          </w:p>
        </w:tc>
      </w:tr>
      <w:tr w:rsidR="0029693C" w:rsidRPr="00D000B6" w14:paraId="4BB70A37" w14:textId="77777777">
        <w:tc>
          <w:tcPr>
            <w:tcW w:w="6480" w:type="dxa"/>
          </w:tcPr>
          <w:p w14:paraId="6FC8C632" w14:textId="77777777" w:rsidR="0029693C" w:rsidRPr="00D000B6" w:rsidRDefault="0029693C" w:rsidP="00241050">
            <w:pPr>
              <w:pBdr>
                <w:top w:val="nil"/>
                <w:left w:val="nil"/>
                <w:bottom w:val="nil"/>
                <w:right w:val="nil"/>
                <w:between w:val="nil"/>
                <w:bar w:val="nil"/>
              </w:pBdr>
              <w:spacing w:line="240" w:lineRule="auto"/>
              <w:ind w:left="253" w:hanging="253"/>
              <w:rPr>
                <w:rFonts w:eastAsia="Arial Unicode MS" w:cs="Times New Roman"/>
                <w:color w:val="000000"/>
                <w:sz w:val="18"/>
                <w:szCs w:val="18"/>
                <w:u w:color="000000"/>
                <w:bdr w:val="nil"/>
                <w14:textOutline w14:w="0" w14:cap="flat" w14:cmpd="sng" w14:algn="ctr">
                  <w14:noFill/>
                  <w14:prstDash w14:val="solid"/>
                  <w14:bevel/>
                </w14:textOutline>
              </w:rPr>
            </w:pPr>
            <w:r w:rsidRPr="004F64B6">
              <w:rPr>
                <w:rFonts w:eastAsia="Arial Unicode MS" w:cs="Times New Roman"/>
                <w:color w:val="000000"/>
                <w:sz w:val="18"/>
                <w:szCs w:val="18"/>
                <w:u w:color="000000"/>
                <w:bdr w:val="nil"/>
                <w14:textOutline w14:w="0" w14:cap="flat" w14:cmpd="sng" w14:algn="ctr">
                  <w14:noFill/>
                  <w14:prstDash w14:val="solid"/>
                  <w14:bevel/>
                </w14:textOutline>
              </w:rPr>
              <w:t>Did you often or very often feel that you didn't have enough to eat, had to wear dirty clothes, and had no one to protect you?</w:t>
            </w:r>
          </w:p>
        </w:tc>
        <w:tc>
          <w:tcPr>
            <w:tcW w:w="864" w:type="dxa"/>
          </w:tcPr>
          <w:p w14:paraId="04686EEB"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b/>
                <w:bCs/>
                <w:color w:val="000000"/>
                <w:sz w:val="18"/>
                <w:szCs w:val="18"/>
                <w:u w:color="000000"/>
                <w:bdr w:val="nil"/>
                <w14:textOutline w14:w="0" w14:cap="flat" w14:cmpd="sng" w14:algn="ctr">
                  <w14:noFill/>
                  <w14:prstDash w14:val="solid"/>
                  <w14:bevel/>
                </w14:textOutline>
              </w:rPr>
            </w:pPr>
            <w:r w:rsidRPr="00D435EC">
              <w:rPr>
                <w:rFonts w:eastAsia="Arial Unicode MS" w:cs="Times New Roman"/>
                <w:b/>
                <w:bCs/>
                <w:color w:val="000000"/>
                <w:sz w:val="18"/>
                <w:szCs w:val="18"/>
                <w:u w:color="000000"/>
                <w:bdr w:val="nil"/>
                <w14:textOutline w14:w="0" w14:cap="flat" w14:cmpd="sng" w14:algn="ctr">
                  <w14:noFill/>
                  <w14:prstDash w14:val="solid"/>
                  <w14:bevel/>
                </w14:textOutline>
              </w:rPr>
              <w:t>.545</w:t>
            </w:r>
          </w:p>
        </w:tc>
        <w:tc>
          <w:tcPr>
            <w:tcW w:w="864" w:type="dxa"/>
          </w:tcPr>
          <w:p w14:paraId="3573DF80"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bCs/>
                <w:color w:val="000000"/>
                <w:sz w:val="18"/>
                <w:szCs w:val="18"/>
                <w:u w:color="000000"/>
                <w:bdr w:val="nil"/>
                <w14:textOutline w14:w="0" w14:cap="flat" w14:cmpd="sng" w14:algn="ctr">
                  <w14:noFill/>
                  <w14:prstDash w14:val="solid"/>
                  <w14:bevel/>
                </w14:textOutline>
              </w:rPr>
            </w:pPr>
            <w:r>
              <w:rPr>
                <w:rFonts w:eastAsia="Arial Unicode MS" w:cs="Times New Roman"/>
                <w:bCs/>
                <w:color w:val="000000"/>
                <w:sz w:val="18"/>
                <w:szCs w:val="18"/>
                <w:u w:color="000000"/>
                <w:bdr w:val="nil"/>
                <w14:textOutline w14:w="0" w14:cap="flat" w14:cmpd="sng" w14:algn="ctr">
                  <w14:noFill/>
                  <w14:prstDash w14:val="solid"/>
                  <w14:bevel/>
                </w14:textOutline>
              </w:rPr>
              <w:t>.458</w:t>
            </w:r>
          </w:p>
        </w:tc>
        <w:tc>
          <w:tcPr>
            <w:tcW w:w="864" w:type="dxa"/>
          </w:tcPr>
          <w:p w14:paraId="3951F8D5"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.327</w:t>
            </w:r>
          </w:p>
        </w:tc>
        <w:tc>
          <w:tcPr>
            <w:tcW w:w="864" w:type="dxa"/>
          </w:tcPr>
          <w:p w14:paraId="18C3DA39"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-.331</w:t>
            </w:r>
          </w:p>
        </w:tc>
        <w:tc>
          <w:tcPr>
            <w:tcW w:w="864" w:type="dxa"/>
          </w:tcPr>
          <w:p w14:paraId="2C978431"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.023</w:t>
            </w:r>
          </w:p>
        </w:tc>
      </w:tr>
      <w:tr w:rsidR="0029693C" w:rsidRPr="00D000B6" w14:paraId="5A2AA600" w14:textId="77777777">
        <w:tc>
          <w:tcPr>
            <w:tcW w:w="6480" w:type="dxa"/>
          </w:tcPr>
          <w:p w14:paraId="480FC595" w14:textId="77777777" w:rsidR="0029693C" w:rsidRPr="00D000B6" w:rsidRDefault="0029693C" w:rsidP="00241050">
            <w:pPr>
              <w:pBdr>
                <w:top w:val="nil"/>
                <w:left w:val="nil"/>
                <w:bottom w:val="nil"/>
                <w:right w:val="nil"/>
                <w:between w:val="nil"/>
                <w:bar w:val="nil"/>
              </w:pBdr>
              <w:spacing w:line="240" w:lineRule="auto"/>
              <w:ind w:left="253" w:hanging="253"/>
              <w:rPr>
                <w:rFonts w:eastAsia="Arial Unicode MS" w:cs="Times New Roman"/>
                <w:color w:val="000000"/>
                <w:sz w:val="18"/>
                <w:szCs w:val="18"/>
                <w:u w:color="000000"/>
                <w:bdr w:val="nil"/>
                <w14:textOutline w14:w="0" w14:cap="flat" w14:cmpd="sng" w14:algn="ctr">
                  <w14:noFill/>
                  <w14:prstDash w14:val="solid"/>
                  <w14:bevel/>
                </w14:textOutline>
              </w:rPr>
            </w:pPr>
            <w:r w:rsidRPr="00AA1612">
              <w:rPr>
                <w:rFonts w:eastAsia="Arial Unicode MS" w:cs="Times New Roman"/>
                <w:color w:val="000000"/>
                <w:sz w:val="18"/>
                <w:szCs w:val="18"/>
                <w:u w:color="000000"/>
                <w:bdr w:val="nil"/>
                <w14:textOutline w14:w="0" w14:cap="flat" w14:cmpd="sng" w14:algn="ctr">
                  <w14:noFill/>
                  <w14:prstDash w14:val="solid"/>
                  <w14:bevel/>
                </w14:textOutline>
              </w:rPr>
              <w:t>Did you often or very often feel your parents were too drunk or high to take care of you or take you to the doctor if you needed it?</w:t>
            </w:r>
          </w:p>
        </w:tc>
        <w:tc>
          <w:tcPr>
            <w:tcW w:w="864" w:type="dxa"/>
          </w:tcPr>
          <w:p w14:paraId="201BCAA9"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b/>
                <w:bCs/>
                <w:color w:val="000000"/>
                <w:sz w:val="18"/>
                <w:szCs w:val="18"/>
                <w:u w:color="000000"/>
                <w:bdr w:val="nil"/>
                <w14:textOutline w14:w="0" w14:cap="flat" w14:cmpd="sng" w14:algn="ctr">
                  <w14:noFill/>
                  <w14:prstDash w14:val="solid"/>
                  <w14:bevel/>
                </w14:textOutline>
              </w:rPr>
            </w:pPr>
            <w:r w:rsidRPr="00D435EC">
              <w:rPr>
                <w:rFonts w:eastAsia="Arial Unicode MS" w:cs="Times New Roman"/>
                <w:b/>
                <w:bCs/>
                <w:color w:val="000000"/>
                <w:sz w:val="18"/>
                <w:szCs w:val="18"/>
                <w:u w:color="000000"/>
                <w:bdr w:val="nil"/>
                <w14:textOutline w14:w="0" w14:cap="flat" w14:cmpd="sng" w14:algn="ctr">
                  <w14:noFill/>
                  <w14:prstDash w14:val="solid"/>
                  <w14:bevel/>
                </w14:textOutline>
              </w:rPr>
              <w:t>.535</w:t>
            </w:r>
          </w:p>
        </w:tc>
        <w:tc>
          <w:tcPr>
            <w:tcW w:w="864" w:type="dxa"/>
          </w:tcPr>
          <w:p w14:paraId="653A6D97"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bCs/>
                <w:color w:val="000000"/>
                <w:sz w:val="18"/>
                <w:szCs w:val="18"/>
                <w:u w:color="000000"/>
                <w:bdr w:val="nil"/>
                <w14:textOutline w14:w="0" w14:cap="flat" w14:cmpd="sng" w14:algn="ctr">
                  <w14:noFill/>
                  <w14:prstDash w14:val="solid"/>
                  <w14:bevel/>
                </w14:textOutline>
              </w:rPr>
            </w:pPr>
            <w:r>
              <w:rPr>
                <w:rFonts w:eastAsia="Arial Unicode MS" w:cs="Times New Roman"/>
                <w:bCs/>
                <w:color w:val="000000"/>
                <w:sz w:val="18"/>
                <w:szCs w:val="18"/>
                <w:u w:color="000000"/>
                <w:bdr w:val="nil"/>
                <w14:textOutline w14:w="0" w14:cap="flat" w14:cmpd="sng" w14:algn="ctr">
                  <w14:noFill/>
                  <w14:prstDash w14:val="solid"/>
                  <w14:bevel/>
                </w14:textOutline>
              </w:rPr>
              <w:t>-.161</w:t>
            </w:r>
          </w:p>
        </w:tc>
        <w:tc>
          <w:tcPr>
            <w:tcW w:w="864" w:type="dxa"/>
          </w:tcPr>
          <w:p w14:paraId="0D8B1C8A"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.425</w:t>
            </w:r>
          </w:p>
        </w:tc>
        <w:tc>
          <w:tcPr>
            <w:tcW w:w="864" w:type="dxa"/>
          </w:tcPr>
          <w:p w14:paraId="2CD29614"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-.025</w:t>
            </w:r>
          </w:p>
        </w:tc>
        <w:tc>
          <w:tcPr>
            <w:tcW w:w="864" w:type="dxa"/>
          </w:tcPr>
          <w:p w14:paraId="25D43CBB"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.198</w:t>
            </w:r>
          </w:p>
        </w:tc>
      </w:tr>
      <w:tr w:rsidR="0029693C" w:rsidRPr="00D000B6" w14:paraId="7307ABD8" w14:textId="77777777">
        <w:tc>
          <w:tcPr>
            <w:tcW w:w="6480" w:type="dxa"/>
          </w:tcPr>
          <w:p w14:paraId="312F4690" w14:textId="77777777" w:rsidR="0029693C" w:rsidRPr="00D000B6" w:rsidRDefault="0029693C" w:rsidP="00241050">
            <w:pPr>
              <w:pBdr>
                <w:top w:val="nil"/>
                <w:left w:val="nil"/>
                <w:bottom w:val="nil"/>
                <w:right w:val="nil"/>
                <w:between w:val="nil"/>
                <w:bar w:val="nil"/>
              </w:pBdr>
              <w:spacing w:line="240" w:lineRule="auto"/>
              <w:ind w:left="253" w:hanging="253"/>
              <w:rPr>
                <w:rFonts w:eastAsia="Arial Unicode MS" w:cs="Times New Roman"/>
                <w:color w:val="000000"/>
                <w:sz w:val="18"/>
                <w:szCs w:val="18"/>
                <w:u w:color="000000"/>
                <w:bdr w:val="nil"/>
                <w14:textOutline w14:w="0" w14:cap="flat" w14:cmpd="sng" w14:algn="ctr">
                  <w14:noFill/>
                  <w14:prstDash w14:val="solid"/>
                  <w14:bevel/>
                </w14:textOutline>
              </w:rPr>
            </w:pPr>
            <w:r w:rsidRPr="00AA1612">
              <w:rPr>
                <w:rFonts w:eastAsia="Arial Unicode MS" w:cs="Times New Roman"/>
                <w:color w:val="000000"/>
                <w:sz w:val="18"/>
                <w:szCs w:val="18"/>
                <w:u w:color="000000"/>
                <w:bdr w:val="nil"/>
                <w14:textOutline w14:w="0" w14:cap="flat" w14:cmpd="sng" w14:algn="ctr">
                  <w14:noFill/>
                  <w14:prstDash w14:val="solid"/>
                  <w14:bevel/>
                </w14:textOutline>
              </w:rPr>
              <w:t>Was a biological parent ever lost to you through divorce, abandonment, or another reason?</w:t>
            </w:r>
          </w:p>
        </w:tc>
        <w:tc>
          <w:tcPr>
            <w:tcW w:w="864" w:type="dxa"/>
          </w:tcPr>
          <w:p w14:paraId="7DB2BFC0"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b/>
                <w:bCs/>
                <w:color w:val="000000"/>
                <w:sz w:val="18"/>
                <w:szCs w:val="18"/>
                <w:u w:color="000000"/>
                <w:bdr w:val="nil"/>
                <w14:textOutline w14:w="0" w14:cap="flat" w14:cmpd="sng" w14:algn="ctr">
                  <w14:noFill/>
                  <w14:prstDash w14:val="solid"/>
                  <w14:bevel/>
                </w14:textOutline>
              </w:rPr>
            </w:pPr>
            <w:r w:rsidRPr="00D435EC">
              <w:rPr>
                <w:rFonts w:eastAsia="Arial Unicode MS" w:cs="Times New Roman"/>
                <w:b/>
                <w:bCs/>
                <w:color w:val="000000"/>
                <w:sz w:val="18"/>
                <w:szCs w:val="18"/>
                <w:u w:color="000000"/>
                <w:bdr w:val="nil"/>
                <w14:textOutline w14:w="0" w14:cap="flat" w14:cmpd="sng" w14:algn="ctr">
                  <w14:noFill/>
                  <w14:prstDash w14:val="solid"/>
                  <w14:bevel/>
                </w14:textOutline>
              </w:rPr>
              <w:t>.620</w:t>
            </w:r>
          </w:p>
        </w:tc>
        <w:tc>
          <w:tcPr>
            <w:tcW w:w="864" w:type="dxa"/>
          </w:tcPr>
          <w:p w14:paraId="4D7326DB"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bCs/>
                <w:color w:val="000000"/>
                <w:sz w:val="18"/>
                <w:szCs w:val="18"/>
                <w:u w:color="000000"/>
                <w:bdr w:val="nil"/>
                <w14:textOutline w14:w="0" w14:cap="flat" w14:cmpd="sng" w14:algn="ctr">
                  <w14:noFill/>
                  <w14:prstDash w14:val="solid"/>
                  <w14:bevel/>
                </w14:textOutline>
              </w:rPr>
            </w:pPr>
            <w:r>
              <w:rPr>
                <w:rFonts w:eastAsia="Arial Unicode MS" w:cs="Times New Roman"/>
                <w:bCs/>
                <w:color w:val="000000"/>
                <w:sz w:val="18"/>
                <w:szCs w:val="18"/>
                <w:u w:color="000000"/>
                <w:bdr w:val="nil"/>
                <w14:textOutline w14:w="0" w14:cap="flat" w14:cmpd="sng" w14:algn="ctr">
                  <w14:noFill/>
                  <w14:prstDash w14:val="solid"/>
                  <w14:bevel/>
                </w14:textOutline>
              </w:rPr>
              <w:t>-.491</w:t>
            </w:r>
          </w:p>
        </w:tc>
        <w:tc>
          <w:tcPr>
            <w:tcW w:w="864" w:type="dxa"/>
          </w:tcPr>
          <w:p w14:paraId="55A66E02"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-.061</w:t>
            </w:r>
          </w:p>
        </w:tc>
        <w:tc>
          <w:tcPr>
            <w:tcW w:w="864" w:type="dxa"/>
          </w:tcPr>
          <w:p w14:paraId="6CD72362"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.356</w:t>
            </w:r>
          </w:p>
        </w:tc>
        <w:tc>
          <w:tcPr>
            <w:tcW w:w="864" w:type="dxa"/>
          </w:tcPr>
          <w:p w14:paraId="14754C95"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-.051</w:t>
            </w:r>
          </w:p>
        </w:tc>
      </w:tr>
      <w:tr w:rsidR="0029693C" w:rsidRPr="00D000B6" w14:paraId="0649BBAA" w14:textId="77777777">
        <w:tc>
          <w:tcPr>
            <w:tcW w:w="6480" w:type="dxa"/>
          </w:tcPr>
          <w:p w14:paraId="085874C2" w14:textId="77777777" w:rsidR="0029693C" w:rsidRPr="00D000B6" w:rsidRDefault="0029693C" w:rsidP="00241050">
            <w:pPr>
              <w:pBdr>
                <w:top w:val="nil"/>
                <w:left w:val="nil"/>
                <w:bottom w:val="nil"/>
                <w:right w:val="nil"/>
                <w:between w:val="nil"/>
                <w:bar w:val="nil"/>
              </w:pBdr>
              <w:spacing w:line="240" w:lineRule="auto"/>
              <w:ind w:left="253" w:hanging="253"/>
              <w:rPr>
                <w:rFonts w:eastAsia="Arial Unicode MS" w:cs="Times New Roman"/>
                <w:color w:val="000000"/>
                <w:sz w:val="18"/>
                <w:szCs w:val="18"/>
                <w:u w:color="000000"/>
                <w:bdr w:val="nil"/>
                <w14:textOutline w14:w="0" w14:cap="flat" w14:cmpd="sng" w14:algn="ctr">
                  <w14:noFill/>
                  <w14:prstDash w14:val="solid"/>
                  <w14:bevel/>
                </w14:textOutline>
              </w:rPr>
            </w:pPr>
            <w:r w:rsidRPr="004F472B">
              <w:rPr>
                <w:rFonts w:eastAsia="Arial Unicode MS" w:cs="Times New Roman"/>
                <w:color w:val="000000"/>
                <w:sz w:val="18"/>
                <w:szCs w:val="18"/>
                <w:u w:color="000000"/>
                <w:bdr w:val="nil"/>
                <w14:textOutline w14:w="0" w14:cap="flat" w14:cmpd="sng" w14:algn="ctr">
                  <w14:noFill/>
                  <w14:prstDash w14:val="solid"/>
                  <w14:bevel/>
                </w14:textOutline>
              </w:rPr>
              <w:t>Was your mother, father, or other caregiver often or very often pushed, grabbed, slapped, or had something thrown at them?</w:t>
            </w:r>
          </w:p>
        </w:tc>
        <w:tc>
          <w:tcPr>
            <w:tcW w:w="864" w:type="dxa"/>
          </w:tcPr>
          <w:p w14:paraId="4483F08C"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b/>
                <w:bCs/>
                <w:color w:val="000000"/>
                <w:sz w:val="18"/>
                <w:szCs w:val="18"/>
                <w:u w:color="000000"/>
                <w:bdr w:val="nil"/>
                <w14:textOutline w14:w="0" w14:cap="flat" w14:cmpd="sng" w14:algn="ctr">
                  <w14:noFill/>
                  <w14:prstDash w14:val="solid"/>
                  <w14:bevel/>
                </w14:textOutline>
              </w:rPr>
            </w:pPr>
            <w:r w:rsidRPr="00D435EC">
              <w:rPr>
                <w:rFonts w:eastAsia="Arial Unicode MS" w:cs="Times New Roman"/>
                <w:b/>
                <w:bCs/>
                <w:color w:val="000000"/>
                <w:sz w:val="18"/>
                <w:szCs w:val="18"/>
                <w:u w:color="000000"/>
                <w:bdr w:val="nil"/>
                <w14:textOutline w14:w="0" w14:cap="flat" w14:cmpd="sng" w14:algn="ctr">
                  <w14:noFill/>
                  <w14:prstDash w14:val="solid"/>
                  <w14:bevel/>
                </w14:textOutline>
              </w:rPr>
              <w:t>.593</w:t>
            </w:r>
          </w:p>
        </w:tc>
        <w:tc>
          <w:tcPr>
            <w:tcW w:w="864" w:type="dxa"/>
          </w:tcPr>
          <w:p w14:paraId="14AFFBEF"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bCs/>
                <w:color w:val="000000"/>
                <w:sz w:val="18"/>
                <w:szCs w:val="18"/>
                <w:u w:color="000000"/>
                <w:bdr w:val="nil"/>
                <w14:textOutline w14:w="0" w14:cap="flat" w14:cmpd="sng" w14:algn="ctr">
                  <w14:noFill/>
                  <w14:prstDash w14:val="solid"/>
                  <w14:bevel/>
                </w14:textOutline>
              </w:rPr>
            </w:pPr>
            <w:r>
              <w:rPr>
                <w:rFonts w:eastAsia="Arial Unicode MS" w:cs="Times New Roman"/>
                <w:bCs/>
                <w:color w:val="000000"/>
                <w:sz w:val="18"/>
                <w:szCs w:val="18"/>
                <w:u w:color="000000"/>
                <w:bdr w:val="nil"/>
                <w14:textOutline w14:w="0" w14:cap="flat" w14:cmpd="sng" w14:algn="ctr">
                  <w14:noFill/>
                  <w14:prstDash w14:val="solid"/>
                  <w14:bevel/>
                </w14:textOutline>
              </w:rPr>
              <w:t>-.537</w:t>
            </w:r>
          </w:p>
        </w:tc>
        <w:tc>
          <w:tcPr>
            <w:tcW w:w="864" w:type="dxa"/>
          </w:tcPr>
          <w:p w14:paraId="3E60C7D5"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-.059</w:t>
            </w:r>
          </w:p>
        </w:tc>
        <w:tc>
          <w:tcPr>
            <w:tcW w:w="864" w:type="dxa"/>
          </w:tcPr>
          <w:p w14:paraId="21DEFF36"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.369</w:t>
            </w:r>
          </w:p>
        </w:tc>
        <w:tc>
          <w:tcPr>
            <w:tcW w:w="864" w:type="dxa"/>
          </w:tcPr>
          <w:p w14:paraId="02F18360"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-.283</w:t>
            </w:r>
          </w:p>
        </w:tc>
      </w:tr>
      <w:tr w:rsidR="0029693C" w:rsidRPr="00D000B6" w14:paraId="1F09DFE5" w14:textId="77777777">
        <w:tc>
          <w:tcPr>
            <w:tcW w:w="6480" w:type="dxa"/>
          </w:tcPr>
          <w:p w14:paraId="55B12EAB" w14:textId="77777777" w:rsidR="0029693C" w:rsidRPr="00D000B6" w:rsidRDefault="0029693C" w:rsidP="00241050">
            <w:pPr>
              <w:pBdr>
                <w:top w:val="nil"/>
                <w:left w:val="nil"/>
                <w:bottom w:val="nil"/>
                <w:right w:val="nil"/>
                <w:between w:val="nil"/>
                <w:bar w:val="nil"/>
              </w:pBdr>
              <w:spacing w:line="240" w:lineRule="auto"/>
              <w:ind w:left="253" w:hanging="253"/>
              <w:rPr>
                <w:rFonts w:eastAsia="Arial Unicode MS" w:cs="Times New Roman"/>
                <w:color w:val="000000"/>
                <w:sz w:val="18"/>
                <w:szCs w:val="18"/>
                <w:u w:color="000000"/>
                <w:bdr w:val="nil"/>
                <w14:textOutline w14:w="0" w14:cap="flat" w14:cmpd="sng" w14:algn="ctr">
                  <w14:noFill/>
                  <w14:prstDash w14:val="solid"/>
                  <w14:bevel/>
                </w14:textOutline>
              </w:rPr>
            </w:pPr>
            <w:r w:rsidRPr="00625D40">
              <w:rPr>
                <w:rFonts w:eastAsia="Arial Unicode MS" w:cs="Times New Roman"/>
                <w:color w:val="000000"/>
                <w:sz w:val="18"/>
                <w:szCs w:val="18"/>
                <w:u w:color="000000"/>
                <w:bdr w:val="nil"/>
                <w14:textOutline w14:w="0" w14:cap="flat" w14:cmpd="sng" w14:algn="ctr">
                  <w14:noFill/>
                  <w14:prstDash w14:val="solid"/>
                  <w14:bevel/>
                </w14:textOutline>
              </w:rPr>
              <w:t>Was your mother, father, or other caregiver sometimes, often, or very often kicked, bitten, hit with a fist, or hit with something hard?</w:t>
            </w:r>
          </w:p>
        </w:tc>
        <w:tc>
          <w:tcPr>
            <w:tcW w:w="864" w:type="dxa"/>
          </w:tcPr>
          <w:p w14:paraId="095832A8"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b/>
                <w:bCs/>
                <w:color w:val="000000"/>
                <w:sz w:val="18"/>
                <w:szCs w:val="18"/>
                <w:u w:color="000000"/>
                <w:bdr w:val="nil"/>
                <w14:textOutline w14:w="0" w14:cap="flat" w14:cmpd="sng" w14:algn="ctr">
                  <w14:noFill/>
                  <w14:prstDash w14:val="solid"/>
                  <w14:bevel/>
                </w14:textOutline>
              </w:rPr>
            </w:pPr>
            <w:r w:rsidRPr="00D435EC">
              <w:rPr>
                <w:rFonts w:eastAsia="Arial Unicode MS" w:cs="Times New Roman"/>
                <w:b/>
                <w:bCs/>
                <w:color w:val="000000"/>
                <w:sz w:val="18"/>
                <w:szCs w:val="18"/>
                <w:u w:color="000000"/>
                <w:bdr w:val="nil"/>
                <w14:textOutline w14:w="0" w14:cap="flat" w14:cmpd="sng" w14:algn="ctr">
                  <w14:noFill/>
                  <w14:prstDash w14:val="solid"/>
                  <w14:bevel/>
                </w14:textOutline>
              </w:rPr>
              <w:t>.457</w:t>
            </w:r>
          </w:p>
        </w:tc>
        <w:tc>
          <w:tcPr>
            <w:tcW w:w="864" w:type="dxa"/>
          </w:tcPr>
          <w:p w14:paraId="179C0F61"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-.669</w:t>
            </w:r>
          </w:p>
        </w:tc>
        <w:tc>
          <w:tcPr>
            <w:tcW w:w="864" w:type="dxa"/>
          </w:tcPr>
          <w:p w14:paraId="5906C67E"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.150</w:t>
            </w:r>
          </w:p>
        </w:tc>
        <w:tc>
          <w:tcPr>
            <w:tcW w:w="864" w:type="dxa"/>
          </w:tcPr>
          <w:p w14:paraId="73F9A9D6"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.051</w:t>
            </w:r>
          </w:p>
        </w:tc>
        <w:tc>
          <w:tcPr>
            <w:tcW w:w="864" w:type="dxa"/>
          </w:tcPr>
          <w:p w14:paraId="4BF55D52"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-.036</w:t>
            </w:r>
          </w:p>
        </w:tc>
      </w:tr>
      <w:tr w:rsidR="0029693C" w:rsidRPr="00D000B6" w14:paraId="36DD70B0" w14:textId="77777777">
        <w:tc>
          <w:tcPr>
            <w:tcW w:w="6480" w:type="dxa"/>
          </w:tcPr>
          <w:p w14:paraId="58DF0425" w14:textId="77777777" w:rsidR="0029693C" w:rsidRPr="00D000B6" w:rsidRDefault="0029693C" w:rsidP="00241050">
            <w:pPr>
              <w:pBdr>
                <w:top w:val="nil"/>
                <w:left w:val="nil"/>
                <w:bottom w:val="nil"/>
                <w:right w:val="nil"/>
                <w:between w:val="nil"/>
                <w:bar w:val="nil"/>
              </w:pBdr>
              <w:spacing w:line="240" w:lineRule="auto"/>
              <w:ind w:left="253" w:hanging="253"/>
              <w:rPr>
                <w:rFonts w:eastAsia="Arial Unicode MS" w:cs="Times New Roman"/>
                <w:color w:val="000000"/>
                <w:sz w:val="18"/>
                <w:szCs w:val="18"/>
                <w:u w:color="000000"/>
                <w:bdr w:val="nil"/>
                <w14:textOutline w14:w="0" w14:cap="flat" w14:cmpd="sng" w14:algn="ctr">
                  <w14:noFill/>
                  <w14:prstDash w14:val="solid"/>
                  <w14:bevel/>
                </w14:textOutline>
              </w:rPr>
            </w:pPr>
            <w:r w:rsidRPr="00625D40">
              <w:rPr>
                <w:rFonts w:eastAsia="Arial Unicode MS" w:cs="Times New Roman"/>
                <w:color w:val="000000"/>
                <w:sz w:val="18"/>
                <w:szCs w:val="18"/>
                <w:u w:color="000000"/>
                <w:bdr w:val="nil"/>
                <w14:textOutline w14:w="0" w14:cap="flat" w14:cmpd="sng" w14:algn="ctr">
                  <w14:noFill/>
                  <w14:prstDash w14:val="solid"/>
                  <w14:bevel/>
                </w14:textOutline>
              </w:rPr>
              <w:t>Was your mother, father, or other caregiver ever repeatedly hit over at least a few minutes or threatened with a gun or knife?</w:t>
            </w:r>
          </w:p>
        </w:tc>
        <w:tc>
          <w:tcPr>
            <w:tcW w:w="864" w:type="dxa"/>
          </w:tcPr>
          <w:p w14:paraId="7EAEE2DE"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b/>
                <w:bCs/>
                <w:color w:val="000000"/>
                <w:sz w:val="18"/>
                <w:szCs w:val="18"/>
                <w:u w:color="000000"/>
                <w:bdr w:val="nil"/>
                <w14:textOutline w14:w="0" w14:cap="flat" w14:cmpd="sng" w14:algn="ctr">
                  <w14:noFill/>
                  <w14:prstDash w14:val="solid"/>
                  <w14:bevel/>
                </w14:textOutline>
              </w:rPr>
            </w:pPr>
            <w:r w:rsidRPr="00D435EC">
              <w:rPr>
                <w:rFonts w:eastAsia="Arial Unicode MS" w:cs="Times New Roman"/>
                <w:b/>
                <w:bCs/>
                <w:color w:val="000000"/>
                <w:sz w:val="18"/>
                <w:szCs w:val="18"/>
                <w:u w:color="000000"/>
                <w:bdr w:val="nil"/>
                <w14:textOutline w14:w="0" w14:cap="flat" w14:cmpd="sng" w14:algn="ctr">
                  <w14:noFill/>
                  <w14:prstDash w14:val="solid"/>
                  <w14:bevel/>
                </w14:textOutline>
              </w:rPr>
              <w:t>.539</w:t>
            </w:r>
          </w:p>
        </w:tc>
        <w:tc>
          <w:tcPr>
            <w:tcW w:w="864" w:type="dxa"/>
          </w:tcPr>
          <w:p w14:paraId="16426047"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-.475</w:t>
            </w:r>
          </w:p>
        </w:tc>
        <w:tc>
          <w:tcPr>
            <w:tcW w:w="864" w:type="dxa"/>
          </w:tcPr>
          <w:p w14:paraId="0B74406A"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bCs/>
                <w:color w:val="000000"/>
                <w:sz w:val="18"/>
                <w:szCs w:val="18"/>
                <w:u w:color="000000"/>
                <w:bdr w:val="nil"/>
                <w14:textOutline w14:w="0" w14:cap="flat" w14:cmpd="sng" w14:algn="ctr">
                  <w14:noFill/>
                  <w14:prstDash w14:val="solid"/>
                  <w14:bevel/>
                </w14:textOutline>
              </w:rPr>
            </w:pPr>
            <w:r>
              <w:rPr>
                <w:rFonts w:eastAsia="Arial Unicode MS" w:cs="Times New Roman"/>
                <w:bCs/>
                <w:color w:val="000000"/>
                <w:sz w:val="18"/>
                <w:szCs w:val="18"/>
                <w:u w:color="000000"/>
                <w:bdr w:val="nil"/>
                <w14:textOutline w14:w="0" w14:cap="flat" w14:cmpd="sng" w14:algn="ctr">
                  <w14:noFill/>
                  <w14:prstDash w14:val="solid"/>
                  <w14:bevel/>
                </w14:textOutline>
              </w:rPr>
              <w:t>.166</w:t>
            </w:r>
          </w:p>
        </w:tc>
        <w:tc>
          <w:tcPr>
            <w:tcW w:w="864" w:type="dxa"/>
          </w:tcPr>
          <w:p w14:paraId="05D7D3F7" w14:textId="77777777" w:rsidR="0029693C" w:rsidRPr="00D435EC" w:rsidRDefault="0029693C" w:rsidP="00241050">
            <w:pPr>
              <w:pBdr>
                <w:top w:val="nil"/>
                <w:left w:val="nil"/>
                <w:bottom w:val="nil"/>
                <w:right w:val="nil"/>
                <w:between w:val="nil"/>
                <w:bar w:val="nil"/>
              </w:pBdr>
              <w:spacing w:line="240" w:lineRule="auto"/>
              <w:jc w:val="center"/>
              <w:rPr>
                <w:rFonts w:eastAsia="Arial Unicode MS" w:cs="Times New Roman"/>
                <w:bCs/>
                <w:color w:val="000000"/>
                <w:sz w:val="18"/>
                <w:szCs w:val="18"/>
                <w:u w:color="000000"/>
                <w:bdr w:val="nil"/>
                <w14:textOutline w14:w="0" w14:cap="flat" w14:cmpd="sng" w14:algn="ctr">
                  <w14:noFill/>
                  <w14:prstDash w14:val="solid"/>
                  <w14:bevel/>
                </w14:textOutline>
              </w:rPr>
            </w:pPr>
            <w:r w:rsidRPr="00D435EC">
              <w:rPr>
                <w:rFonts w:eastAsia="Arial Unicode MS" w:cs="Times New Roman"/>
                <w:bCs/>
                <w:color w:val="000000"/>
                <w:sz w:val="18"/>
                <w:szCs w:val="18"/>
                <w:u w:color="000000"/>
                <w:bdr w:val="nil"/>
                <w14:textOutline w14:w="0" w14:cap="flat" w14:cmpd="sng" w14:algn="ctr">
                  <w14:noFill/>
                  <w14:prstDash w14:val="solid"/>
                  <w14:bevel/>
                </w14:textOutline>
              </w:rPr>
              <w:t>.074</w:t>
            </w:r>
          </w:p>
        </w:tc>
        <w:tc>
          <w:tcPr>
            <w:tcW w:w="864" w:type="dxa"/>
          </w:tcPr>
          <w:p w14:paraId="43EB59B6" w14:textId="77777777" w:rsidR="0029693C" w:rsidRPr="00D435EC" w:rsidRDefault="0029693C" w:rsidP="00241050">
            <w:pPr>
              <w:pBdr>
                <w:top w:val="nil"/>
                <w:left w:val="nil"/>
                <w:bottom w:val="nil"/>
                <w:right w:val="nil"/>
                <w:between w:val="nil"/>
                <w:bar w:val="nil"/>
              </w:pBdr>
              <w:spacing w:line="240" w:lineRule="auto"/>
              <w:jc w:val="center"/>
              <w:rPr>
                <w:rFonts w:eastAsia="Arial Unicode MS" w:cs="Times New Roman"/>
                <w:bCs/>
                <w:color w:val="000000"/>
                <w:sz w:val="18"/>
                <w:szCs w:val="18"/>
                <w:u w:color="000000"/>
                <w:bdr w:val="nil"/>
                <w14:textOutline w14:w="0" w14:cap="flat" w14:cmpd="sng" w14:algn="ctr">
                  <w14:noFill/>
                  <w14:prstDash w14:val="solid"/>
                  <w14:bevel/>
                </w14:textOutline>
              </w:rPr>
            </w:pPr>
            <w:r w:rsidRPr="00D435EC">
              <w:rPr>
                <w:rFonts w:eastAsia="Arial Unicode MS" w:cs="Times New Roman"/>
                <w:bCs/>
                <w:color w:val="000000"/>
                <w:sz w:val="18"/>
                <w:szCs w:val="18"/>
                <w:u w:color="000000"/>
                <w:bdr w:val="nil"/>
                <w14:textOutline w14:w="0" w14:cap="flat" w14:cmpd="sng" w14:algn="ctr">
                  <w14:noFill/>
                  <w14:prstDash w14:val="solid"/>
                  <w14:bevel/>
                </w14:textOutline>
              </w:rPr>
              <w:t>-.137</w:t>
            </w:r>
          </w:p>
        </w:tc>
      </w:tr>
      <w:tr w:rsidR="0029693C" w:rsidRPr="00D000B6" w14:paraId="3234DFE3" w14:textId="77777777">
        <w:tc>
          <w:tcPr>
            <w:tcW w:w="6480" w:type="dxa"/>
          </w:tcPr>
          <w:p w14:paraId="6838D40C" w14:textId="77777777" w:rsidR="0029693C" w:rsidRPr="00D000B6" w:rsidRDefault="0029693C" w:rsidP="00241050">
            <w:pPr>
              <w:pBdr>
                <w:top w:val="nil"/>
                <w:left w:val="nil"/>
                <w:bottom w:val="nil"/>
                <w:right w:val="nil"/>
                <w:between w:val="nil"/>
                <w:bar w:val="nil"/>
              </w:pBdr>
              <w:spacing w:line="240" w:lineRule="auto"/>
              <w:ind w:left="253" w:hanging="253"/>
              <w:rPr>
                <w:rFonts w:eastAsia="Arial Unicode MS" w:cs="Times New Roman"/>
                <w:color w:val="000000"/>
                <w:sz w:val="18"/>
                <w:szCs w:val="18"/>
                <w:u w:color="000000"/>
                <w:bdr w:val="nil"/>
                <w14:textOutline w14:w="0" w14:cap="flat" w14:cmpd="sng" w14:algn="ctr">
                  <w14:noFill/>
                  <w14:prstDash w14:val="solid"/>
                  <w14:bevel/>
                </w14:textOutline>
              </w:rPr>
            </w:pPr>
            <w:r w:rsidRPr="00625D40">
              <w:rPr>
                <w:rFonts w:eastAsia="Arial Unicode MS" w:cs="Times New Roman"/>
                <w:color w:val="000000"/>
                <w:sz w:val="18"/>
                <w:szCs w:val="18"/>
                <w:u w:color="000000"/>
                <w:bdr w:val="nil"/>
                <w14:textOutline w14:w="0" w14:cap="flat" w14:cmpd="sng" w14:algn="ctr">
                  <w14:noFill/>
                  <w14:prstDash w14:val="solid"/>
                  <w14:bevel/>
                </w14:textOutline>
              </w:rPr>
              <w:t>Did you live with anyone who was a problem drinker or alcoholic or who used street drugs?</w:t>
            </w:r>
          </w:p>
        </w:tc>
        <w:tc>
          <w:tcPr>
            <w:tcW w:w="864" w:type="dxa"/>
          </w:tcPr>
          <w:p w14:paraId="672BAE78"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b/>
                <w:bCs/>
                <w:color w:val="000000"/>
                <w:sz w:val="18"/>
                <w:szCs w:val="18"/>
                <w:u w:color="000000"/>
                <w:bdr w:val="nil"/>
                <w14:textOutline w14:w="0" w14:cap="flat" w14:cmpd="sng" w14:algn="ctr">
                  <w14:noFill/>
                  <w14:prstDash w14:val="solid"/>
                  <w14:bevel/>
                </w14:textOutline>
              </w:rPr>
            </w:pPr>
            <w:r w:rsidRPr="00D435EC">
              <w:rPr>
                <w:rFonts w:eastAsia="Arial Unicode MS" w:cs="Times New Roman"/>
                <w:b/>
                <w:bCs/>
                <w:color w:val="000000"/>
                <w:sz w:val="18"/>
                <w:szCs w:val="18"/>
                <w:u w:color="000000"/>
                <w:bdr w:val="nil"/>
                <w14:textOutline w14:w="0" w14:cap="flat" w14:cmpd="sng" w14:algn="ctr">
                  <w14:noFill/>
                  <w14:prstDash w14:val="solid"/>
                  <w14:bevel/>
                </w14:textOutline>
              </w:rPr>
              <w:t>.440</w:t>
            </w:r>
          </w:p>
        </w:tc>
        <w:tc>
          <w:tcPr>
            <w:tcW w:w="864" w:type="dxa"/>
          </w:tcPr>
          <w:p w14:paraId="11D110D5"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-.185</w:t>
            </w:r>
          </w:p>
        </w:tc>
        <w:tc>
          <w:tcPr>
            <w:tcW w:w="864" w:type="dxa"/>
          </w:tcPr>
          <w:p w14:paraId="1C7F69B0"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bCs/>
                <w:color w:val="000000"/>
                <w:sz w:val="18"/>
                <w:szCs w:val="18"/>
                <w:u w:color="000000"/>
                <w:bdr w:val="nil"/>
                <w14:textOutline w14:w="0" w14:cap="flat" w14:cmpd="sng" w14:algn="ctr">
                  <w14:noFill/>
                  <w14:prstDash w14:val="solid"/>
                  <w14:bevel/>
                </w14:textOutline>
              </w:rPr>
            </w:pPr>
            <w:r>
              <w:rPr>
                <w:rFonts w:eastAsia="Arial Unicode MS" w:cs="Times New Roman"/>
                <w:bCs/>
                <w:color w:val="000000"/>
                <w:sz w:val="18"/>
                <w:szCs w:val="18"/>
                <w:u w:color="000000"/>
                <w:bdr w:val="nil"/>
                <w14:textOutline w14:w="0" w14:cap="flat" w14:cmpd="sng" w14:algn="ctr">
                  <w14:noFill/>
                  <w14:prstDash w14:val="solid"/>
                  <w14:bevel/>
                </w14:textOutline>
              </w:rPr>
              <w:t>-.458</w:t>
            </w:r>
          </w:p>
        </w:tc>
        <w:tc>
          <w:tcPr>
            <w:tcW w:w="864" w:type="dxa"/>
          </w:tcPr>
          <w:p w14:paraId="5F064227" w14:textId="77777777" w:rsidR="0029693C" w:rsidRPr="00D435EC" w:rsidRDefault="0029693C" w:rsidP="00241050">
            <w:pPr>
              <w:pBdr>
                <w:top w:val="nil"/>
                <w:left w:val="nil"/>
                <w:bottom w:val="nil"/>
                <w:right w:val="nil"/>
                <w:between w:val="nil"/>
                <w:bar w:val="nil"/>
              </w:pBdr>
              <w:spacing w:line="240" w:lineRule="auto"/>
              <w:jc w:val="center"/>
              <w:rPr>
                <w:rFonts w:eastAsia="Arial Unicode MS" w:cs="Times New Roman"/>
                <w:bCs/>
                <w:color w:val="000000"/>
                <w:sz w:val="18"/>
                <w:szCs w:val="18"/>
                <w:u w:color="000000"/>
                <w:bdr w:val="nil"/>
                <w14:textOutline w14:w="0" w14:cap="flat" w14:cmpd="sng" w14:algn="ctr">
                  <w14:noFill/>
                  <w14:prstDash w14:val="solid"/>
                  <w14:bevel/>
                </w14:textOutline>
              </w:rPr>
            </w:pPr>
            <w:r w:rsidRPr="00D435EC">
              <w:rPr>
                <w:rFonts w:eastAsia="Arial Unicode MS" w:cs="Times New Roman"/>
                <w:bCs/>
                <w:color w:val="000000"/>
                <w:sz w:val="18"/>
                <w:szCs w:val="18"/>
                <w:u w:color="000000"/>
                <w:bdr w:val="nil"/>
                <w14:textOutline w14:w="0" w14:cap="flat" w14:cmpd="sng" w14:algn="ctr">
                  <w14:noFill/>
                  <w14:prstDash w14:val="solid"/>
                  <w14:bevel/>
                </w14:textOutline>
              </w:rPr>
              <w:t>.069</w:t>
            </w:r>
          </w:p>
        </w:tc>
        <w:tc>
          <w:tcPr>
            <w:tcW w:w="864" w:type="dxa"/>
          </w:tcPr>
          <w:p w14:paraId="0E24BB5F" w14:textId="77777777" w:rsidR="0029693C" w:rsidRPr="00D435EC" w:rsidRDefault="0029693C" w:rsidP="00241050">
            <w:pPr>
              <w:pBdr>
                <w:top w:val="nil"/>
                <w:left w:val="nil"/>
                <w:bottom w:val="nil"/>
                <w:right w:val="nil"/>
                <w:between w:val="nil"/>
                <w:bar w:val="nil"/>
              </w:pBdr>
              <w:spacing w:line="240" w:lineRule="auto"/>
              <w:jc w:val="center"/>
              <w:rPr>
                <w:rFonts w:eastAsia="Arial Unicode MS" w:cs="Times New Roman"/>
                <w:bCs/>
                <w:color w:val="000000"/>
                <w:sz w:val="18"/>
                <w:szCs w:val="18"/>
                <w:u w:color="000000"/>
                <w:bdr w:val="nil"/>
                <w14:textOutline w14:w="0" w14:cap="flat" w14:cmpd="sng" w14:algn="ctr">
                  <w14:noFill/>
                  <w14:prstDash w14:val="solid"/>
                  <w14:bevel/>
                </w14:textOutline>
              </w:rPr>
            </w:pPr>
            <w:r w:rsidRPr="00D435EC">
              <w:rPr>
                <w:rFonts w:eastAsia="Arial Unicode MS" w:cs="Times New Roman"/>
                <w:bCs/>
                <w:color w:val="000000"/>
                <w:sz w:val="18"/>
                <w:szCs w:val="18"/>
                <w:u w:color="000000"/>
                <w:bdr w:val="nil"/>
                <w14:textOutline w14:w="0" w14:cap="flat" w14:cmpd="sng" w14:algn="ctr">
                  <w14:noFill/>
                  <w14:prstDash w14:val="solid"/>
                  <w14:bevel/>
                </w14:textOutline>
              </w:rPr>
              <w:t>.163</w:t>
            </w:r>
          </w:p>
        </w:tc>
      </w:tr>
      <w:tr w:rsidR="0029693C" w:rsidRPr="00D000B6" w14:paraId="3F991021" w14:textId="77777777">
        <w:tc>
          <w:tcPr>
            <w:tcW w:w="6480" w:type="dxa"/>
          </w:tcPr>
          <w:p w14:paraId="317DE008" w14:textId="77777777" w:rsidR="0029693C" w:rsidRPr="00D000B6" w:rsidRDefault="0029693C" w:rsidP="00241050">
            <w:pPr>
              <w:pBdr>
                <w:top w:val="nil"/>
                <w:left w:val="nil"/>
                <w:bottom w:val="nil"/>
                <w:right w:val="nil"/>
                <w:between w:val="nil"/>
                <w:bar w:val="nil"/>
              </w:pBdr>
              <w:spacing w:line="240" w:lineRule="auto"/>
              <w:ind w:left="253" w:hanging="253"/>
              <w:rPr>
                <w:rFonts w:eastAsia="Arial Unicode MS" w:cs="Times New Roman"/>
                <w:color w:val="000000"/>
                <w:sz w:val="18"/>
                <w:szCs w:val="18"/>
                <w:u w:color="000000"/>
                <w:bdr w:val="nil"/>
                <w14:textOutline w14:w="0" w14:cap="flat" w14:cmpd="sng" w14:algn="ctr">
                  <w14:noFill/>
                  <w14:prstDash w14:val="solid"/>
                  <w14:bevel/>
                </w14:textOutline>
              </w:rPr>
            </w:pPr>
            <w:r w:rsidRPr="00625D40">
              <w:rPr>
                <w:rFonts w:eastAsia="Arial Unicode MS" w:cs="Times New Roman"/>
                <w:color w:val="000000"/>
                <w:sz w:val="18"/>
                <w:szCs w:val="18"/>
                <w:u w:color="000000"/>
                <w:bdr w:val="nil"/>
                <w14:textOutline w14:w="0" w14:cap="flat" w14:cmpd="sng" w14:algn="ctr">
                  <w14:noFill/>
                  <w14:prstDash w14:val="solid"/>
                  <w14:bevel/>
                </w14:textOutline>
              </w:rPr>
              <w:t>Was a household member depressed or mentally ill, or did a household member attempt suicide?</w:t>
            </w:r>
          </w:p>
        </w:tc>
        <w:tc>
          <w:tcPr>
            <w:tcW w:w="864" w:type="dxa"/>
          </w:tcPr>
          <w:p w14:paraId="45086135"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w:t>
            </w:r>
            <w:r w:rsidRPr="00D435EC">
              <w:rPr>
                <w:rFonts w:eastAsia="Arial Unicode MS" w:cs="Times New Roman"/>
                <w:b/>
                <w:bCs/>
                <w:color w:val="000000"/>
                <w:sz w:val="18"/>
                <w:szCs w:val="18"/>
                <w:u w:color="000000"/>
                <w:bdr w:val="nil"/>
                <w14:textOutline w14:w="0" w14:cap="flat" w14:cmpd="sng" w14:algn="ctr">
                  <w14:noFill/>
                  <w14:prstDash w14:val="solid"/>
                  <w14:bevel/>
                </w14:textOutline>
              </w:rPr>
              <w:t>539</w:t>
            </w:r>
          </w:p>
        </w:tc>
        <w:tc>
          <w:tcPr>
            <w:tcW w:w="864" w:type="dxa"/>
          </w:tcPr>
          <w:p w14:paraId="6D8600F9"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-.089</w:t>
            </w:r>
          </w:p>
        </w:tc>
        <w:tc>
          <w:tcPr>
            <w:tcW w:w="864" w:type="dxa"/>
          </w:tcPr>
          <w:p w14:paraId="48E03EAD"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bCs/>
                <w:color w:val="000000"/>
                <w:sz w:val="18"/>
                <w:szCs w:val="18"/>
                <w:u w:color="000000"/>
                <w:bdr w:val="nil"/>
                <w14:textOutline w14:w="0" w14:cap="flat" w14:cmpd="sng" w14:algn="ctr">
                  <w14:noFill/>
                  <w14:prstDash w14:val="solid"/>
                  <w14:bevel/>
                </w14:textOutline>
              </w:rPr>
            </w:pPr>
            <w:r>
              <w:rPr>
                <w:rFonts w:eastAsia="Arial Unicode MS" w:cs="Times New Roman"/>
                <w:bCs/>
                <w:color w:val="000000"/>
                <w:sz w:val="18"/>
                <w:szCs w:val="18"/>
                <w:u w:color="000000"/>
                <w:bdr w:val="nil"/>
                <w14:textOutline w14:w="0" w14:cap="flat" w14:cmpd="sng" w14:algn="ctr">
                  <w14:noFill/>
                  <w14:prstDash w14:val="solid"/>
                  <w14:bevel/>
                </w14:textOutline>
              </w:rPr>
              <w:t>.395</w:t>
            </w:r>
          </w:p>
        </w:tc>
        <w:tc>
          <w:tcPr>
            <w:tcW w:w="864" w:type="dxa"/>
          </w:tcPr>
          <w:p w14:paraId="5DD1542E" w14:textId="77777777" w:rsidR="0029693C" w:rsidRPr="00D435EC" w:rsidRDefault="0029693C" w:rsidP="00241050">
            <w:pPr>
              <w:pBdr>
                <w:top w:val="nil"/>
                <w:left w:val="nil"/>
                <w:bottom w:val="nil"/>
                <w:right w:val="nil"/>
                <w:between w:val="nil"/>
                <w:bar w:val="nil"/>
              </w:pBdr>
              <w:spacing w:line="240" w:lineRule="auto"/>
              <w:jc w:val="center"/>
              <w:rPr>
                <w:rFonts w:eastAsia="Arial Unicode MS" w:cs="Times New Roman"/>
                <w:bCs/>
                <w:color w:val="000000"/>
                <w:sz w:val="18"/>
                <w:szCs w:val="18"/>
                <w:u w:color="000000"/>
                <w:bdr w:val="nil"/>
                <w14:textOutline w14:w="0" w14:cap="flat" w14:cmpd="sng" w14:algn="ctr">
                  <w14:noFill/>
                  <w14:prstDash w14:val="solid"/>
                  <w14:bevel/>
                </w14:textOutline>
              </w:rPr>
            </w:pPr>
            <w:r w:rsidRPr="00D435EC">
              <w:rPr>
                <w:rFonts w:eastAsia="Arial Unicode MS" w:cs="Times New Roman"/>
                <w:bCs/>
                <w:color w:val="000000"/>
                <w:sz w:val="18"/>
                <w:szCs w:val="18"/>
                <w:u w:color="000000"/>
                <w:bdr w:val="nil"/>
                <w14:textOutline w14:w="0" w14:cap="flat" w14:cmpd="sng" w14:algn="ctr">
                  <w14:noFill/>
                  <w14:prstDash w14:val="solid"/>
                  <w14:bevel/>
                </w14:textOutline>
              </w:rPr>
              <w:t>-.233</w:t>
            </w:r>
          </w:p>
        </w:tc>
        <w:tc>
          <w:tcPr>
            <w:tcW w:w="864" w:type="dxa"/>
          </w:tcPr>
          <w:p w14:paraId="429740AD" w14:textId="77777777" w:rsidR="0029693C" w:rsidRPr="00D435EC" w:rsidRDefault="0029693C" w:rsidP="00241050">
            <w:pPr>
              <w:pBdr>
                <w:top w:val="nil"/>
                <w:left w:val="nil"/>
                <w:bottom w:val="nil"/>
                <w:right w:val="nil"/>
                <w:between w:val="nil"/>
                <w:bar w:val="nil"/>
              </w:pBdr>
              <w:spacing w:line="240" w:lineRule="auto"/>
              <w:jc w:val="center"/>
              <w:rPr>
                <w:rFonts w:eastAsia="Arial Unicode MS" w:cs="Times New Roman"/>
                <w:bCs/>
                <w:color w:val="000000"/>
                <w:sz w:val="18"/>
                <w:szCs w:val="18"/>
                <w:u w:color="000000"/>
                <w:bdr w:val="nil"/>
                <w14:textOutline w14:w="0" w14:cap="flat" w14:cmpd="sng" w14:algn="ctr">
                  <w14:noFill/>
                  <w14:prstDash w14:val="solid"/>
                  <w14:bevel/>
                </w14:textOutline>
              </w:rPr>
            </w:pPr>
            <w:r w:rsidRPr="00D435EC">
              <w:rPr>
                <w:rFonts w:eastAsia="Arial Unicode MS" w:cs="Times New Roman"/>
                <w:bCs/>
                <w:color w:val="000000"/>
                <w:sz w:val="18"/>
                <w:szCs w:val="18"/>
                <w:u w:color="000000"/>
                <w:bdr w:val="nil"/>
                <w14:textOutline w14:w="0" w14:cap="flat" w14:cmpd="sng" w14:algn="ctr">
                  <w14:noFill/>
                  <w14:prstDash w14:val="solid"/>
                  <w14:bevel/>
                </w14:textOutline>
              </w:rPr>
              <w:t>.347</w:t>
            </w:r>
          </w:p>
        </w:tc>
      </w:tr>
      <w:tr w:rsidR="0029693C" w:rsidRPr="00D000B6" w14:paraId="4E324DCD" w14:textId="77777777">
        <w:tc>
          <w:tcPr>
            <w:tcW w:w="6480" w:type="dxa"/>
          </w:tcPr>
          <w:p w14:paraId="6E0C8F50" w14:textId="77777777" w:rsidR="0029693C" w:rsidRPr="00D000B6" w:rsidRDefault="0029693C" w:rsidP="00241050">
            <w:pPr>
              <w:pBdr>
                <w:top w:val="nil"/>
                <w:left w:val="nil"/>
                <w:bottom w:val="nil"/>
                <w:right w:val="nil"/>
                <w:between w:val="nil"/>
                <w:bar w:val="nil"/>
              </w:pBdr>
              <w:spacing w:line="240" w:lineRule="auto"/>
              <w:ind w:left="253" w:hanging="253"/>
              <w:rPr>
                <w:rFonts w:eastAsia="Arial Unicode MS" w:cs="Times New Roman"/>
                <w:color w:val="000000"/>
                <w:sz w:val="18"/>
                <w:szCs w:val="18"/>
                <w:u w:color="000000"/>
                <w:bdr w:val="nil"/>
                <w14:textOutline w14:w="0" w14:cap="flat" w14:cmpd="sng" w14:algn="ctr">
                  <w14:noFill/>
                  <w14:prstDash w14:val="solid"/>
                  <w14:bevel/>
                </w14:textOutline>
              </w:rPr>
            </w:pPr>
            <w:r w:rsidRPr="00625D40">
              <w:rPr>
                <w:rFonts w:eastAsia="Arial Unicode MS" w:cs="Times New Roman"/>
                <w:color w:val="000000"/>
                <w:sz w:val="18"/>
                <w:szCs w:val="18"/>
                <w:u w:color="000000"/>
                <w:bdr w:val="nil"/>
                <w14:textOutline w14:w="0" w14:cap="flat" w14:cmpd="sng" w14:algn="ctr">
                  <w14:noFill/>
                  <w14:prstDash w14:val="solid"/>
                  <w14:bevel/>
                </w14:textOutline>
              </w:rPr>
              <w:t>Did a household member go to prison?</w:t>
            </w:r>
          </w:p>
        </w:tc>
        <w:tc>
          <w:tcPr>
            <w:tcW w:w="864" w:type="dxa"/>
          </w:tcPr>
          <w:p w14:paraId="72E2DB48"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b/>
                <w:bCs/>
                <w:color w:val="000000"/>
                <w:sz w:val="18"/>
                <w:szCs w:val="18"/>
                <w:u w:color="000000"/>
                <w:bdr w:val="nil"/>
                <w14:textOutline w14:w="0" w14:cap="flat" w14:cmpd="sng" w14:algn="ctr">
                  <w14:noFill/>
                  <w14:prstDash w14:val="solid"/>
                  <w14:bevel/>
                </w14:textOutline>
              </w:rPr>
            </w:pPr>
            <w:r w:rsidRPr="00D435EC">
              <w:rPr>
                <w:rFonts w:eastAsia="Arial Unicode MS" w:cs="Times New Roman"/>
                <w:b/>
                <w:bCs/>
                <w:color w:val="000000"/>
                <w:sz w:val="18"/>
                <w:szCs w:val="18"/>
                <w:u w:color="000000"/>
                <w:bdr w:val="nil"/>
                <w14:textOutline w14:w="0" w14:cap="flat" w14:cmpd="sng" w14:algn="ctr">
                  <w14:noFill/>
                  <w14:prstDash w14:val="solid"/>
                  <w14:bevel/>
                </w14:textOutline>
              </w:rPr>
              <w:t>.539</w:t>
            </w:r>
          </w:p>
        </w:tc>
        <w:tc>
          <w:tcPr>
            <w:tcW w:w="864" w:type="dxa"/>
          </w:tcPr>
          <w:p w14:paraId="040356AA"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-.089</w:t>
            </w:r>
          </w:p>
        </w:tc>
        <w:tc>
          <w:tcPr>
            <w:tcW w:w="864" w:type="dxa"/>
          </w:tcPr>
          <w:p w14:paraId="0F2074D4"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bCs/>
                <w:color w:val="000000"/>
                <w:sz w:val="18"/>
                <w:szCs w:val="18"/>
                <w:u w:color="000000"/>
                <w:bdr w:val="nil"/>
                <w14:textOutline w14:w="0" w14:cap="flat" w14:cmpd="sng" w14:algn="ctr">
                  <w14:noFill/>
                  <w14:prstDash w14:val="solid"/>
                  <w14:bevel/>
                </w14:textOutline>
              </w:rPr>
            </w:pPr>
            <w:r w:rsidRPr="00D435EC">
              <w:rPr>
                <w:rFonts w:eastAsia="Arial Unicode MS" w:cs="Times New Roman"/>
                <w:bCs/>
                <w:color w:val="000000"/>
                <w:sz w:val="18"/>
                <w:szCs w:val="18"/>
                <w:u w:color="000000"/>
                <w:bdr w:val="nil"/>
                <w14:textOutline w14:w="0" w14:cap="flat" w14:cmpd="sng" w14:algn="ctr">
                  <w14:noFill/>
                  <w14:prstDash w14:val="solid"/>
                  <w14:bevel/>
                </w14:textOutline>
              </w:rPr>
              <w:t>.395</w:t>
            </w:r>
          </w:p>
        </w:tc>
        <w:tc>
          <w:tcPr>
            <w:tcW w:w="864" w:type="dxa"/>
          </w:tcPr>
          <w:p w14:paraId="6B2E9DEA" w14:textId="77777777" w:rsidR="0029693C" w:rsidRPr="00D435EC" w:rsidRDefault="0029693C" w:rsidP="00241050">
            <w:pPr>
              <w:pBdr>
                <w:top w:val="nil"/>
                <w:left w:val="nil"/>
                <w:bottom w:val="nil"/>
                <w:right w:val="nil"/>
                <w:between w:val="nil"/>
                <w:bar w:val="nil"/>
              </w:pBdr>
              <w:spacing w:line="240" w:lineRule="auto"/>
              <w:jc w:val="center"/>
              <w:rPr>
                <w:rFonts w:eastAsia="Arial Unicode MS" w:cs="Times New Roman"/>
                <w:bCs/>
                <w:color w:val="000000"/>
                <w:sz w:val="18"/>
                <w:szCs w:val="18"/>
                <w:u w:color="000000"/>
                <w:bdr w:val="nil"/>
                <w14:textOutline w14:w="0" w14:cap="flat" w14:cmpd="sng" w14:algn="ctr">
                  <w14:noFill/>
                  <w14:prstDash w14:val="solid"/>
                  <w14:bevel/>
                </w14:textOutline>
              </w:rPr>
            </w:pPr>
            <w:r w:rsidRPr="00D435EC">
              <w:rPr>
                <w:rFonts w:eastAsia="Arial Unicode MS" w:cs="Times New Roman"/>
                <w:bCs/>
                <w:color w:val="000000"/>
                <w:sz w:val="18"/>
                <w:szCs w:val="18"/>
                <w:u w:color="000000"/>
                <w:bdr w:val="nil"/>
                <w14:textOutline w14:w="0" w14:cap="flat" w14:cmpd="sng" w14:algn="ctr">
                  <w14:noFill/>
                  <w14:prstDash w14:val="solid"/>
                  <w14:bevel/>
                </w14:textOutline>
              </w:rPr>
              <w:t>-.233</w:t>
            </w:r>
          </w:p>
        </w:tc>
        <w:tc>
          <w:tcPr>
            <w:tcW w:w="864" w:type="dxa"/>
          </w:tcPr>
          <w:p w14:paraId="766CFCFC" w14:textId="77777777" w:rsidR="0029693C" w:rsidRPr="00D435EC" w:rsidRDefault="0029693C" w:rsidP="00241050">
            <w:pPr>
              <w:pBdr>
                <w:top w:val="nil"/>
                <w:left w:val="nil"/>
                <w:bottom w:val="nil"/>
                <w:right w:val="nil"/>
                <w:between w:val="nil"/>
                <w:bar w:val="nil"/>
              </w:pBdr>
              <w:spacing w:line="240" w:lineRule="auto"/>
              <w:jc w:val="center"/>
              <w:rPr>
                <w:rFonts w:eastAsia="Arial Unicode MS" w:cs="Times New Roman"/>
                <w:bCs/>
                <w:color w:val="000000"/>
                <w:sz w:val="18"/>
                <w:szCs w:val="18"/>
                <w:u w:color="000000"/>
                <w:bdr w:val="nil"/>
                <w14:textOutline w14:w="0" w14:cap="flat" w14:cmpd="sng" w14:algn="ctr">
                  <w14:noFill/>
                  <w14:prstDash w14:val="solid"/>
                  <w14:bevel/>
                </w14:textOutline>
              </w:rPr>
            </w:pPr>
            <w:r w:rsidRPr="00D435EC">
              <w:rPr>
                <w:rFonts w:eastAsia="Arial Unicode MS" w:cs="Times New Roman"/>
                <w:bCs/>
                <w:color w:val="000000"/>
                <w:sz w:val="18"/>
                <w:szCs w:val="18"/>
                <w:u w:color="000000"/>
                <w:bdr w:val="nil"/>
                <w14:textOutline w14:w="0" w14:cap="flat" w14:cmpd="sng" w14:algn="ctr">
                  <w14:noFill/>
                  <w14:prstDash w14:val="solid"/>
                  <w14:bevel/>
                </w14:textOutline>
              </w:rPr>
              <w:t>.347</w:t>
            </w:r>
          </w:p>
        </w:tc>
      </w:tr>
      <w:tr w:rsidR="0029693C" w:rsidRPr="00D000B6" w14:paraId="37BCE267" w14:textId="77777777">
        <w:tc>
          <w:tcPr>
            <w:tcW w:w="6480" w:type="dxa"/>
          </w:tcPr>
          <w:p w14:paraId="7ADF8DDB" w14:textId="77777777" w:rsidR="0029693C" w:rsidRPr="00D000B6" w:rsidRDefault="0029693C" w:rsidP="00241050">
            <w:pPr>
              <w:pBdr>
                <w:top w:val="nil"/>
                <w:left w:val="nil"/>
                <w:bottom w:val="nil"/>
                <w:right w:val="nil"/>
                <w:between w:val="nil"/>
                <w:bar w:val="nil"/>
              </w:pBdr>
              <w:spacing w:line="240" w:lineRule="auto"/>
              <w:ind w:left="253" w:hanging="253"/>
              <w:rPr>
                <w:rFonts w:eastAsia="Arial Unicode MS" w:cs="Times New Roman"/>
                <w:color w:val="000000"/>
                <w:sz w:val="18"/>
                <w:szCs w:val="18"/>
                <w:u w:color="000000"/>
                <w:bdr w:val="nil"/>
                <w14:textOutline w14:w="0" w14:cap="flat" w14:cmpd="sng" w14:algn="ctr">
                  <w14:noFill/>
                  <w14:prstDash w14:val="solid"/>
                  <w14:bevel/>
                </w14:textOutline>
              </w:rPr>
            </w:pPr>
            <w:r w:rsidRPr="00625D40">
              <w:rPr>
                <w:rFonts w:eastAsia="Arial Unicode MS" w:cs="Times New Roman"/>
                <w:color w:val="000000"/>
                <w:sz w:val="18"/>
                <w:szCs w:val="18"/>
                <w:u w:color="000000"/>
                <w:bdr w:val="nil"/>
                <w14:textOutline w14:w="0" w14:cap="flat" w14:cmpd="sng" w14:algn="ctr">
                  <w14:noFill/>
                  <w14:prstDash w14:val="solid"/>
                  <w14:bevel/>
                </w14:textOutline>
              </w:rPr>
              <w:t>Did other kids, including brothers or sisters, often or very often hit you, threaten you, pick on you, or insult you?</w:t>
            </w:r>
          </w:p>
        </w:tc>
        <w:tc>
          <w:tcPr>
            <w:tcW w:w="864" w:type="dxa"/>
          </w:tcPr>
          <w:p w14:paraId="6D520956"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.238</w:t>
            </w:r>
          </w:p>
        </w:tc>
        <w:tc>
          <w:tcPr>
            <w:tcW w:w="864" w:type="dxa"/>
          </w:tcPr>
          <w:p w14:paraId="7F3D0EF7"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.372</w:t>
            </w:r>
          </w:p>
        </w:tc>
        <w:tc>
          <w:tcPr>
            <w:tcW w:w="864" w:type="dxa"/>
          </w:tcPr>
          <w:p w14:paraId="64741B21"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bCs/>
                <w:color w:val="000000"/>
                <w:sz w:val="18"/>
                <w:szCs w:val="18"/>
                <w:u w:color="000000"/>
                <w:bdr w:val="nil"/>
                <w14:textOutline w14:w="0" w14:cap="flat" w14:cmpd="sng" w14:algn="ctr">
                  <w14:noFill/>
                  <w14:prstDash w14:val="solid"/>
                  <w14:bevel/>
                </w14:textOutline>
              </w:rPr>
            </w:pPr>
            <w:r w:rsidRPr="00D435EC">
              <w:rPr>
                <w:rFonts w:eastAsia="Arial Unicode MS" w:cs="Times New Roman"/>
                <w:bCs/>
                <w:color w:val="000000"/>
                <w:sz w:val="18"/>
                <w:szCs w:val="18"/>
                <w:u w:color="000000"/>
                <w:bdr w:val="nil"/>
                <w14:textOutline w14:w="0" w14:cap="flat" w14:cmpd="sng" w14:algn="ctr">
                  <w14:noFill/>
                  <w14:prstDash w14:val="solid"/>
                  <w14:bevel/>
                </w14:textOutline>
              </w:rPr>
              <w:t>.155</w:t>
            </w:r>
          </w:p>
        </w:tc>
        <w:tc>
          <w:tcPr>
            <w:tcW w:w="864" w:type="dxa"/>
          </w:tcPr>
          <w:p w14:paraId="5541B580" w14:textId="77777777" w:rsidR="0029693C" w:rsidRPr="00D435EC" w:rsidRDefault="0029693C" w:rsidP="00241050">
            <w:pPr>
              <w:pBdr>
                <w:top w:val="nil"/>
                <w:left w:val="nil"/>
                <w:bottom w:val="nil"/>
                <w:right w:val="nil"/>
                <w:between w:val="nil"/>
                <w:bar w:val="nil"/>
              </w:pBdr>
              <w:spacing w:line="240" w:lineRule="auto"/>
              <w:jc w:val="center"/>
              <w:rPr>
                <w:rFonts w:eastAsia="Arial Unicode MS" w:cs="Times New Roman"/>
                <w:b/>
                <w:color w:val="000000"/>
                <w:sz w:val="18"/>
                <w:szCs w:val="18"/>
                <w:u w:color="000000"/>
                <w:bdr w:val="nil"/>
                <w14:textOutline w14:w="0" w14:cap="flat" w14:cmpd="sng" w14:algn="ctr">
                  <w14:noFill/>
                  <w14:prstDash w14:val="solid"/>
                  <w14:bevel/>
                </w14:textOutline>
              </w:rPr>
            </w:pPr>
            <w:r w:rsidRPr="00D435EC">
              <w:rPr>
                <w:rFonts w:eastAsia="Arial Unicode MS" w:cs="Times New Roman"/>
                <w:b/>
                <w:color w:val="000000"/>
                <w:sz w:val="18"/>
                <w:szCs w:val="18"/>
                <w:u w:color="000000"/>
                <w:bdr w:val="nil"/>
                <w14:textOutline w14:w="0" w14:cap="flat" w14:cmpd="sng" w14:algn="ctr">
                  <w14:noFill/>
                  <w14:prstDash w14:val="solid"/>
                  <w14:bevel/>
                </w14:textOutline>
              </w:rPr>
              <w:t>.479</w:t>
            </w:r>
          </w:p>
        </w:tc>
        <w:tc>
          <w:tcPr>
            <w:tcW w:w="864" w:type="dxa"/>
          </w:tcPr>
          <w:p w14:paraId="54DCDAA6" w14:textId="77777777" w:rsidR="0029693C" w:rsidRPr="00D435EC" w:rsidRDefault="0029693C" w:rsidP="00241050">
            <w:pPr>
              <w:pBdr>
                <w:top w:val="nil"/>
                <w:left w:val="nil"/>
                <w:bottom w:val="nil"/>
                <w:right w:val="nil"/>
                <w:between w:val="nil"/>
                <w:bar w:val="nil"/>
              </w:pBdr>
              <w:spacing w:line="240" w:lineRule="auto"/>
              <w:jc w:val="center"/>
              <w:rPr>
                <w:rFonts w:eastAsia="Arial Unicode MS" w:cs="Times New Roman"/>
                <w:bCs/>
                <w:color w:val="000000"/>
                <w:sz w:val="18"/>
                <w:szCs w:val="18"/>
                <w:u w:color="000000"/>
                <w:bdr w:val="nil"/>
                <w14:textOutline w14:w="0" w14:cap="flat" w14:cmpd="sng" w14:algn="ctr">
                  <w14:noFill/>
                  <w14:prstDash w14:val="solid"/>
                  <w14:bevel/>
                </w14:textOutline>
              </w:rPr>
            </w:pPr>
            <w:r w:rsidRPr="00D435EC">
              <w:rPr>
                <w:rFonts w:eastAsia="Arial Unicode MS" w:cs="Times New Roman"/>
                <w:bCs/>
                <w:color w:val="000000"/>
                <w:sz w:val="18"/>
                <w:szCs w:val="18"/>
                <w:u w:color="000000"/>
                <w:bdr w:val="nil"/>
                <w14:textOutline w14:w="0" w14:cap="flat" w14:cmpd="sng" w14:algn="ctr">
                  <w14:noFill/>
                  <w14:prstDash w14:val="solid"/>
                  <w14:bevel/>
                </w14:textOutline>
              </w:rPr>
              <w:t>-.011</w:t>
            </w:r>
          </w:p>
        </w:tc>
      </w:tr>
      <w:tr w:rsidR="0029693C" w:rsidRPr="00D000B6" w14:paraId="1AD92771" w14:textId="77777777">
        <w:tc>
          <w:tcPr>
            <w:tcW w:w="6480" w:type="dxa"/>
          </w:tcPr>
          <w:p w14:paraId="644669EC" w14:textId="77777777" w:rsidR="0029693C" w:rsidRPr="00625D40" w:rsidRDefault="0029693C" w:rsidP="00241050">
            <w:pPr>
              <w:pBdr>
                <w:top w:val="nil"/>
                <w:left w:val="nil"/>
                <w:bottom w:val="nil"/>
                <w:right w:val="nil"/>
                <w:between w:val="nil"/>
                <w:bar w:val="nil"/>
              </w:pBdr>
              <w:spacing w:line="240" w:lineRule="auto"/>
              <w:ind w:left="253" w:hanging="253"/>
              <w:rPr>
                <w:rFonts w:eastAsia="Arial Unicode MS" w:cs="Times New Roman"/>
                <w:color w:val="000000"/>
                <w:sz w:val="18"/>
                <w:szCs w:val="18"/>
                <w:u w:color="000000"/>
                <w:bdr w:val="nil"/>
                <w14:textOutline w14:w="0" w14:cap="flat" w14:cmpd="sng" w14:algn="ctr">
                  <w14:noFill/>
                  <w14:prstDash w14:val="solid"/>
                  <w14:bevel/>
                </w14:textOutline>
              </w:rPr>
            </w:pPr>
            <w:r w:rsidRPr="00625D40">
              <w:rPr>
                <w:rFonts w:eastAsia="Arial Unicode MS" w:cs="Times New Roman"/>
                <w:color w:val="000000"/>
                <w:sz w:val="18"/>
                <w:szCs w:val="18"/>
                <w:u w:color="000000"/>
                <w:bdr w:val="nil"/>
                <w14:textOutline w14:w="0" w14:cap="flat" w14:cmpd="sng" w14:algn="ctr">
                  <w14:noFill/>
                  <w14:prstDash w14:val="solid"/>
                  <w14:bevel/>
                </w14:textOutline>
              </w:rPr>
              <w:lastRenderedPageBreak/>
              <w:t>Did you often or very often feel lonely, rejected, or that nobody liked you?</w:t>
            </w:r>
          </w:p>
        </w:tc>
        <w:tc>
          <w:tcPr>
            <w:tcW w:w="864" w:type="dxa"/>
          </w:tcPr>
          <w:p w14:paraId="7C5A8123" w14:textId="77777777" w:rsidR="0029693C" w:rsidRPr="00D435EC" w:rsidRDefault="0029693C" w:rsidP="00241050">
            <w:pPr>
              <w:pBdr>
                <w:top w:val="nil"/>
                <w:left w:val="nil"/>
                <w:bottom w:val="nil"/>
                <w:right w:val="nil"/>
                <w:between w:val="nil"/>
                <w:bar w:val="nil"/>
              </w:pBdr>
              <w:spacing w:line="240" w:lineRule="auto"/>
              <w:jc w:val="center"/>
              <w:rPr>
                <w:rFonts w:eastAsia="Arial Unicode MS" w:cs="Times New Roman"/>
                <w:b/>
                <w:bCs/>
                <w:color w:val="000000"/>
                <w:sz w:val="18"/>
                <w:szCs w:val="18"/>
                <w:u w:color="000000"/>
                <w:bdr w:val="nil"/>
                <w14:textOutline w14:w="0" w14:cap="flat" w14:cmpd="sng" w14:algn="ctr">
                  <w14:noFill/>
                  <w14:prstDash w14:val="solid"/>
                  <w14:bevel/>
                </w14:textOutline>
              </w:rPr>
            </w:pPr>
            <w:r w:rsidRPr="00D435EC">
              <w:rPr>
                <w:rFonts w:eastAsia="Arial Unicode MS" w:cs="Times New Roman"/>
                <w:b/>
                <w:bCs/>
                <w:color w:val="000000"/>
                <w:sz w:val="18"/>
                <w:szCs w:val="18"/>
                <w:u w:color="000000"/>
                <w:bdr w:val="nil"/>
                <w14:textOutline w14:w="0" w14:cap="flat" w14:cmpd="sng" w14:algn="ctr">
                  <w14:noFill/>
                  <w14:prstDash w14:val="solid"/>
                  <w14:bevel/>
                </w14:textOutline>
              </w:rPr>
              <w:t>.459</w:t>
            </w:r>
          </w:p>
        </w:tc>
        <w:tc>
          <w:tcPr>
            <w:tcW w:w="864" w:type="dxa"/>
          </w:tcPr>
          <w:p w14:paraId="371905F7"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.437</w:t>
            </w:r>
          </w:p>
        </w:tc>
        <w:tc>
          <w:tcPr>
            <w:tcW w:w="864" w:type="dxa"/>
          </w:tcPr>
          <w:p w14:paraId="56069DEF" w14:textId="77777777" w:rsidR="0029693C" w:rsidRPr="00D435EC" w:rsidRDefault="0029693C" w:rsidP="00241050">
            <w:pPr>
              <w:pBdr>
                <w:top w:val="nil"/>
                <w:left w:val="nil"/>
                <w:bottom w:val="nil"/>
                <w:right w:val="nil"/>
                <w:between w:val="nil"/>
                <w:bar w:val="nil"/>
              </w:pBdr>
              <w:spacing w:line="240" w:lineRule="auto"/>
              <w:jc w:val="center"/>
              <w:rPr>
                <w:rFonts w:eastAsia="Arial Unicode MS" w:cs="Times New Roman"/>
                <w:bCs/>
                <w:color w:val="000000"/>
                <w:sz w:val="18"/>
                <w:szCs w:val="18"/>
                <w:u w:color="000000"/>
                <w:bdr w:val="nil"/>
                <w14:textOutline w14:w="0" w14:cap="flat" w14:cmpd="sng" w14:algn="ctr">
                  <w14:noFill/>
                  <w14:prstDash w14:val="solid"/>
                  <w14:bevel/>
                </w14:textOutline>
              </w:rPr>
            </w:pPr>
            <w:r w:rsidRPr="00D435EC">
              <w:rPr>
                <w:rFonts w:eastAsia="Arial Unicode MS" w:cs="Times New Roman"/>
                <w:bCs/>
                <w:color w:val="000000"/>
                <w:sz w:val="18"/>
                <w:szCs w:val="18"/>
                <w:u w:color="000000"/>
                <w:bdr w:val="nil"/>
                <w14:textOutline w14:w="0" w14:cap="flat" w14:cmpd="sng" w14:algn="ctr">
                  <w14:noFill/>
                  <w14:prstDash w14:val="solid"/>
                  <w14:bevel/>
                </w14:textOutline>
              </w:rPr>
              <w:t>-.198</w:t>
            </w:r>
          </w:p>
        </w:tc>
        <w:tc>
          <w:tcPr>
            <w:tcW w:w="864" w:type="dxa"/>
          </w:tcPr>
          <w:p w14:paraId="56E5C56C" w14:textId="77777777" w:rsidR="0029693C" w:rsidRPr="00D435EC" w:rsidRDefault="0029693C" w:rsidP="00241050">
            <w:pPr>
              <w:pBdr>
                <w:top w:val="nil"/>
                <w:left w:val="nil"/>
                <w:bottom w:val="nil"/>
                <w:right w:val="nil"/>
                <w:between w:val="nil"/>
                <w:bar w:val="nil"/>
              </w:pBdr>
              <w:spacing w:line="240" w:lineRule="auto"/>
              <w:jc w:val="center"/>
              <w:rPr>
                <w:rFonts w:eastAsia="Arial Unicode MS" w:cs="Times New Roman"/>
                <w:bCs/>
                <w:color w:val="000000"/>
                <w:sz w:val="18"/>
                <w:szCs w:val="18"/>
                <w:u w:color="000000"/>
                <w:bdr w:val="nil"/>
                <w14:textOutline w14:w="0" w14:cap="flat" w14:cmpd="sng" w14:algn="ctr">
                  <w14:noFill/>
                  <w14:prstDash w14:val="solid"/>
                  <w14:bevel/>
                </w14:textOutline>
              </w:rPr>
            </w:pPr>
            <w:r w:rsidRPr="00D435EC">
              <w:rPr>
                <w:rFonts w:eastAsia="Arial Unicode MS" w:cs="Times New Roman"/>
                <w:bCs/>
                <w:color w:val="000000"/>
                <w:sz w:val="18"/>
                <w:szCs w:val="18"/>
                <w:u w:color="000000"/>
                <w:bdr w:val="nil"/>
                <w14:textOutline w14:w="0" w14:cap="flat" w14:cmpd="sng" w14:algn="ctr">
                  <w14:noFill/>
                  <w14:prstDash w14:val="solid"/>
                  <w14:bevel/>
                </w14:textOutline>
              </w:rPr>
              <w:t>-.096</w:t>
            </w:r>
          </w:p>
        </w:tc>
        <w:tc>
          <w:tcPr>
            <w:tcW w:w="864" w:type="dxa"/>
          </w:tcPr>
          <w:p w14:paraId="47D393C7" w14:textId="77777777" w:rsidR="0029693C" w:rsidRPr="00D435EC" w:rsidRDefault="0029693C" w:rsidP="00241050">
            <w:pPr>
              <w:pBdr>
                <w:top w:val="nil"/>
                <w:left w:val="nil"/>
                <w:bottom w:val="nil"/>
                <w:right w:val="nil"/>
                <w:between w:val="nil"/>
                <w:bar w:val="nil"/>
              </w:pBdr>
              <w:spacing w:line="240" w:lineRule="auto"/>
              <w:jc w:val="center"/>
              <w:rPr>
                <w:rFonts w:eastAsia="Arial Unicode MS" w:cs="Times New Roman"/>
                <w:bCs/>
                <w:color w:val="000000"/>
                <w:sz w:val="18"/>
                <w:szCs w:val="18"/>
                <w:u w:color="000000"/>
                <w:bdr w:val="nil"/>
                <w14:textOutline w14:w="0" w14:cap="flat" w14:cmpd="sng" w14:algn="ctr">
                  <w14:noFill/>
                  <w14:prstDash w14:val="solid"/>
                  <w14:bevel/>
                </w14:textOutline>
              </w:rPr>
            </w:pPr>
            <w:r w:rsidRPr="00D435EC">
              <w:rPr>
                <w:rFonts w:eastAsia="Arial Unicode MS" w:cs="Times New Roman"/>
                <w:bCs/>
                <w:color w:val="000000"/>
                <w:sz w:val="18"/>
                <w:szCs w:val="18"/>
                <w:u w:color="000000"/>
                <w:bdr w:val="nil"/>
                <w14:textOutline w14:w="0" w14:cap="flat" w14:cmpd="sng" w14:algn="ctr">
                  <w14:noFill/>
                  <w14:prstDash w14:val="solid"/>
                  <w14:bevel/>
                </w14:textOutline>
              </w:rPr>
              <w:t>.171</w:t>
            </w:r>
          </w:p>
        </w:tc>
      </w:tr>
      <w:tr w:rsidR="0029693C" w:rsidRPr="00D000B6" w14:paraId="033E4B5C" w14:textId="77777777">
        <w:tc>
          <w:tcPr>
            <w:tcW w:w="6480" w:type="dxa"/>
          </w:tcPr>
          <w:p w14:paraId="17CACDFB" w14:textId="77777777" w:rsidR="0029693C" w:rsidRPr="00625D40" w:rsidRDefault="0029693C" w:rsidP="00241050">
            <w:pPr>
              <w:pBdr>
                <w:top w:val="nil"/>
                <w:left w:val="nil"/>
                <w:bottom w:val="nil"/>
                <w:right w:val="nil"/>
                <w:between w:val="nil"/>
                <w:bar w:val="nil"/>
              </w:pBdr>
              <w:spacing w:line="240" w:lineRule="auto"/>
              <w:ind w:left="253" w:hanging="253"/>
              <w:rPr>
                <w:rFonts w:eastAsia="Arial Unicode MS" w:cs="Times New Roman"/>
                <w:color w:val="000000"/>
                <w:sz w:val="18"/>
                <w:szCs w:val="18"/>
                <w:u w:color="000000"/>
                <w:bdr w:val="nil"/>
                <w14:textOutline w14:w="0" w14:cap="flat" w14:cmpd="sng" w14:algn="ctr">
                  <w14:noFill/>
                  <w14:prstDash w14:val="solid"/>
                  <w14:bevel/>
                </w14:textOutline>
              </w:rPr>
            </w:pPr>
            <w:r w:rsidRPr="00625D40">
              <w:rPr>
                <w:rFonts w:eastAsia="Arial Unicode MS" w:cs="Times New Roman"/>
                <w:color w:val="000000"/>
                <w:sz w:val="18"/>
                <w:szCs w:val="18"/>
                <w:u w:color="000000"/>
                <w:bdr w:val="nil"/>
                <w14:textOutline w14:w="0" w14:cap="flat" w14:cmpd="sng" w14:algn="ctr">
                  <w14:noFill/>
                  <w14:prstDash w14:val="solid"/>
                  <w14:bevel/>
                </w14:textOutline>
              </w:rPr>
              <w:t>Did you live 2 or more years in a neighborhood that was dangerous, or where you saw people being assaulted?</w:t>
            </w:r>
          </w:p>
        </w:tc>
        <w:tc>
          <w:tcPr>
            <w:tcW w:w="864" w:type="dxa"/>
          </w:tcPr>
          <w:p w14:paraId="5A4CC4F0" w14:textId="77777777" w:rsidR="0029693C" w:rsidRPr="00D435EC" w:rsidRDefault="0029693C" w:rsidP="00241050">
            <w:pPr>
              <w:pBdr>
                <w:top w:val="nil"/>
                <w:left w:val="nil"/>
                <w:bottom w:val="nil"/>
                <w:right w:val="nil"/>
                <w:between w:val="nil"/>
                <w:bar w:val="nil"/>
              </w:pBdr>
              <w:spacing w:line="240" w:lineRule="auto"/>
              <w:jc w:val="center"/>
              <w:rPr>
                <w:rFonts w:eastAsia="Arial Unicode MS" w:cs="Times New Roman"/>
                <w:b/>
                <w:bCs/>
                <w:color w:val="000000"/>
                <w:sz w:val="18"/>
                <w:szCs w:val="18"/>
                <w:u w:color="000000"/>
                <w:bdr w:val="nil"/>
                <w14:textOutline w14:w="0" w14:cap="flat" w14:cmpd="sng" w14:algn="ctr">
                  <w14:noFill/>
                  <w14:prstDash w14:val="solid"/>
                  <w14:bevel/>
                </w14:textOutline>
              </w:rPr>
            </w:pPr>
            <w:r w:rsidRPr="00D435EC">
              <w:rPr>
                <w:rFonts w:eastAsia="Arial Unicode MS" w:cs="Times New Roman"/>
                <w:b/>
                <w:bCs/>
                <w:color w:val="000000"/>
                <w:sz w:val="18"/>
                <w:szCs w:val="18"/>
                <w:u w:color="000000"/>
                <w:bdr w:val="nil"/>
                <w14:textOutline w14:w="0" w14:cap="flat" w14:cmpd="sng" w14:algn="ctr">
                  <w14:noFill/>
                  <w14:prstDash w14:val="solid"/>
                  <w14:bevel/>
                </w14:textOutline>
              </w:rPr>
              <w:t>.611</w:t>
            </w:r>
          </w:p>
        </w:tc>
        <w:tc>
          <w:tcPr>
            <w:tcW w:w="864" w:type="dxa"/>
          </w:tcPr>
          <w:p w14:paraId="4E2C1237"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.224</w:t>
            </w:r>
          </w:p>
        </w:tc>
        <w:tc>
          <w:tcPr>
            <w:tcW w:w="864" w:type="dxa"/>
          </w:tcPr>
          <w:p w14:paraId="0BC39875" w14:textId="77777777" w:rsidR="0029693C" w:rsidRPr="00D435EC" w:rsidRDefault="0029693C" w:rsidP="00241050">
            <w:pPr>
              <w:pBdr>
                <w:top w:val="nil"/>
                <w:left w:val="nil"/>
                <w:bottom w:val="nil"/>
                <w:right w:val="nil"/>
                <w:between w:val="nil"/>
                <w:bar w:val="nil"/>
              </w:pBdr>
              <w:spacing w:line="240" w:lineRule="auto"/>
              <w:jc w:val="center"/>
              <w:rPr>
                <w:rFonts w:eastAsia="Arial Unicode MS" w:cs="Times New Roman"/>
                <w:bCs/>
                <w:color w:val="000000"/>
                <w:sz w:val="18"/>
                <w:szCs w:val="18"/>
                <w:u w:color="000000"/>
                <w:bdr w:val="nil"/>
                <w14:textOutline w14:w="0" w14:cap="flat" w14:cmpd="sng" w14:algn="ctr">
                  <w14:noFill/>
                  <w14:prstDash w14:val="solid"/>
                  <w14:bevel/>
                </w14:textOutline>
              </w:rPr>
            </w:pPr>
            <w:r w:rsidRPr="00D435EC">
              <w:rPr>
                <w:rFonts w:eastAsia="Arial Unicode MS" w:cs="Times New Roman"/>
                <w:bCs/>
                <w:color w:val="000000"/>
                <w:sz w:val="18"/>
                <w:szCs w:val="18"/>
                <w:u w:color="000000"/>
                <w:bdr w:val="nil"/>
                <w14:textOutline w14:w="0" w14:cap="flat" w14:cmpd="sng" w14:algn="ctr">
                  <w14:noFill/>
                  <w14:prstDash w14:val="solid"/>
                  <w14:bevel/>
                </w14:textOutline>
              </w:rPr>
              <w:t>.274</w:t>
            </w:r>
          </w:p>
        </w:tc>
        <w:tc>
          <w:tcPr>
            <w:tcW w:w="864" w:type="dxa"/>
          </w:tcPr>
          <w:p w14:paraId="69BC7720" w14:textId="77777777" w:rsidR="0029693C" w:rsidRPr="00D435EC" w:rsidRDefault="0029693C" w:rsidP="00241050">
            <w:pPr>
              <w:pBdr>
                <w:top w:val="nil"/>
                <w:left w:val="nil"/>
                <w:bottom w:val="nil"/>
                <w:right w:val="nil"/>
                <w:between w:val="nil"/>
                <w:bar w:val="nil"/>
              </w:pBdr>
              <w:spacing w:line="240" w:lineRule="auto"/>
              <w:jc w:val="center"/>
              <w:rPr>
                <w:rFonts w:eastAsia="Arial Unicode MS" w:cs="Times New Roman"/>
                <w:bCs/>
                <w:color w:val="000000"/>
                <w:sz w:val="18"/>
                <w:szCs w:val="18"/>
                <w:u w:color="000000"/>
                <w:bdr w:val="nil"/>
                <w14:textOutline w14:w="0" w14:cap="flat" w14:cmpd="sng" w14:algn="ctr">
                  <w14:noFill/>
                  <w14:prstDash w14:val="solid"/>
                  <w14:bevel/>
                </w14:textOutline>
              </w:rPr>
            </w:pPr>
            <w:r w:rsidRPr="00D435EC">
              <w:rPr>
                <w:rFonts w:eastAsia="Arial Unicode MS" w:cs="Times New Roman"/>
                <w:bCs/>
                <w:color w:val="000000"/>
                <w:sz w:val="18"/>
                <w:szCs w:val="18"/>
                <w:u w:color="000000"/>
                <w:bdr w:val="nil"/>
                <w14:textOutline w14:w="0" w14:cap="flat" w14:cmpd="sng" w14:algn="ctr">
                  <w14:noFill/>
                  <w14:prstDash w14:val="solid"/>
                  <w14:bevel/>
                </w14:textOutline>
              </w:rPr>
              <w:t>-.206</w:t>
            </w:r>
          </w:p>
        </w:tc>
        <w:tc>
          <w:tcPr>
            <w:tcW w:w="864" w:type="dxa"/>
          </w:tcPr>
          <w:p w14:paraId="7E32F06C" w14:textId="77777777" w:rsidR="0029693C" w:rsidRPr="00D435EC" w:rsidRDefault="0029693C" w:rsidP="00241050">
            <w:pPr>
              <w:pBdr>
                <w:top w:val="nil"/>
                <w:left w:val="nil"/>
                <w:bottom w:val="nil"/>
                <w:right w:val="nil"/>
                <w:between w:val="nil"/>
                <w:bar w:val="nil"/>
              </w:pBdr>
              <w:spacing w:line="240" w:lineRule="auto"/>
              <w:jc w:val="center"/>
              <w:rPr>
                <w:rFonts w:eastAsia="Arial Unicode MS" w:cs="Times New Roman"/>
                <w:bCs/>
                <w:color w:val="000000"/>
                <w:sz w:val="18"/>
                <w:szCs w:val="18"/>
                <w:u w:color="000000"/>
                <w:bdr w:val="nil"/>
                <w14:textOutline w14:w="0" w14:cap="flat" w14:cmpd="sng" w14:algn="ctr">
                  <w14:noFill/>
                  <w14:prstDash w14:val="solid"/>
                  <w14:bevel/>
                </w14:textOutline>
              </w:rPr>
            </w:pPr>
            <w:r w:rsidRPr="00D435EC">
              <w:rPr>
                <w:rFonts w:eastAsia="Arial Unicode MS" w:cs="Times New Roman"/>
                <w:bCs/>
                <w:color w:val="000000"/>
                <w:sz w:val="18"/>
                <w:szCs w:val="18"/>
                <w:u w:color="000000"/>
                <w:bdr w:val="nil"/>
                <w14:textOutline w14:w="0" w14:cap="flat" w14:cmpd="sng" w14:algn="ctr">
                  <w14:noFill/>
                  <w14:prstDash w14:val="solid"/>
                  <w14:bevel/>
                </w14:textOutline>
              </w:rPr>
              <w:t>.100</w:t>
            </w:r>
          </w:p>
        </w:tc>
      </w:tr>
      <w:tr w:rsidR="0029693C" w:rsidRPr="00D000B6" w14:paraId="0CFED7A5" w14:textId="77777777">
        <w:tc>
          <w:tcPr>
            <w:tcW w:w="6480" w:type="dxa"/>
            <w:tcBorders>
              <w:bottom w:val="single" w:sz="8" w:space="0" w:color="auto"/>
            </w:tcBorders>
          </w:tcPr>
          <w:p w14:paraId="07DDC019" w14:textId="77777777" w:rsidR="0029693C" w:rsidRPr="00625D40" w:rsidRDefault="0029693C" w:rsidP="00241050">
            <w:pPr>
              <w:pBdr>
                <w:top w:val="nil"/>
                <w:left w:val="nil"/>
                <w:bottom w:val="nil"/>
                <w:right w:val="nil"/>
                <w:between w:val="nil"/>
                <w:bar w:val="nil"/>
              </w:pBdr>
              <w:spacing w:line="240" w:lineRule="auto"/>
              <w:ind w:left="253" w:hanging="253"/>
              <w:rPr>
                <w:rFonts w:eastAsia="Arial Unicode MS" w:cs="Times New Roman"/>
                <w:color w:val="000000"/>
                <w:sz w:val="18"/>
                <w:szCs w:val="18"/>
                <w:u w:color="000000"/>
                <w:bdr w:val="nil"/>
                <w14:textOutline w14:w="0" w14:cap="flat" w14:cmpd="sng" w14:algn="ctr">
                  <w14:noFill/>
                  <w14:prstDash w14:val="solid"/>
                  <w14:bevel/>
                </w14:textOutline>
              </w:rPr>
            </w:pPr>
            <w:r w:rsidRPr="00625D40">
              <w:rPr>
                <w:rFonts w:eastAsia="Arial Unicode MS" w:cs="Times New Roman"/>
                <w:color w:val="000000"/>
                <w:sz w:val="18"/>
                <w:szCs w:val="18"/>
                <w:u w:color="000000"/>
                <w:bdr w:val="nil"/>
                <w14:textOutline w14:w="0" w14:cap="flat" w14:cmpd="sng" w14:algn="ctr">
                  <w14:noFill/>
                  <w14:prstDash w14:val="solid"/>
                  <w14:bevel/>
                </w14:textOutline>
              </w:rPr>
              <w:t>Was there a period of 2 or more years when your family was very poor or on public assistance?</w:t>
            </w:r>
          </w:p>
        </w:tc>
        <w:tc>
          <w:tcPr>
            <w:tcW w:w="864" w:type="dxa"/>
            <w:tcBorders>
              <w:bottom w:val="single" w:sz="8" w:space="0" w:color="auto"/>
            </w:tcBorders>
          </w:tcPr>
          <w:p w14:paraId="611F30FC" w14:textId="77777777" w:rsidR="0029693C" w:rsidRPr="00D435EC" w:rsidRDefault="0029693C" w:rsidP="00241050">
            <w:pPr>
              <w:pBdr>
                <w:top w:val="nil"/>
                <w:left w:val="nil"/>
                <w:bottom w:val="nil"/>
                <w:right w:val="nil"/>
                <w:between w:val="nil"/>
                <w:bar w:val="nil"/>
              </w:pBdr>
              <w:spacing w:line="240" w:lineRule="auto"/>
              <w:jc w:val="center"/>
              <w:rPr>
                <w:rFonts w:eastAsia="Arial Unicode MS" w:cs="Times New Roman"/>
                <w:b/>
                <w:bCs/>
                <w:color w:val="000000"/>
                <w:sz w:val="18"/>
                <w:szCs w:val="18"/>
                <w:u w:color="000000"/>
                <w:bdr w:val="nil"/>
                <w14:textOutline w14:w="0" w14:cap="flat" w14:cmpd="sng" w14:algn="ctr">
                  <w14:noFill/>
                  <w14:prstDash w14:val="solid"/>
                  <w14:bevel/>
                </w14:textOutline>
              </w:rPr>
            </w:pPr>
            <w:r w:rsidRPr="00D435EC">
              <w:rPr>
                <w:rFonts w:eastAsia="Arial Unicode MS" w:cs="Times New Roman"/>
                <w:b/>
                <w:bCs/>
                <w:color w:val="000000"/>
                <w:sz w:val="18"/>
                <w:szCs w:val="18"/>
                <w:u w:color="000000"/>
                <w:bdr w:val="nil"/>
                <w14:textOutline w14:w="0" w14:cap="flat" w14:cmpd="sng" w14:algn="ctr">
                  <w14:noFill/>
                  <w14:prstDash w14:val="solid"/>
                  <w14:bevel/>
                </w14:textOutline>
              </w:rPr>
              <w:t>.628</w:t>
            </w:r>
          </w:p>
        </w:tc>
        <w:tc>
          <w:tcPr>
            <w:tcW w:w="864" w:type="dxa"/>
            <w:tcBorders>
              <w:bottom w:val="single" w:sz="8" w:space="0" w:color="auto"/>
            </w:tcBorders>
          </w:tcPr>
          <w:p w14:paraId="04A72356" w14:textId="77777777" w:rsidR="0029693C" w:rsidRPr="00D000B6" w:rsidRDefault="0029693C" w:rsidP="00241050">
            <w:pPr>
              <w:pBdr>
                <w:top w:val="nil"/>
                <w:left w:val="nil"/>
                <w:bottom w:val="nil"/>
                <w:right w:val="nil"/>
                <w:between w:val="nil"/>
                <w:bar w:val="nil"/>
              </w:pBdr>
              <w:spacing w:line="240" w:lineRule="auto"/>
              <w:jc w:val="center"/>
              <w:rPr>
                <w:rFonts w:eastAsia="Arial Unicode MS" w:cs="Times New Roman"/>
                <w:color w:val="000000"/>
                <w:sz w:val="18"/>
                <w:szCs w:val="18"/>
                <w:u w:color="000000"/>
                <w:bdr w:val="nil"/>
                <w14:textOutline w14:w="0" w14:cap="flat" w14:cmpd="sng" w14:algn="ctr">
                  <w14:noFill/>
                  <w14:prstDash w14:val="solid"/>
                  <w14:bevel/>
                </w14:textOutline>
              </w:rPr>
            </w:pPr>
            <w:r>
              <w:rPr>
                <w:rFonts w:eastAsia="Arial Unicode MS" w:cs="Times New Roman"/>
                <w:color w:val="000000"/>
                <w:sz w:val="18"/>
                <w:szCs w:val="18"/>
                <w:u w:color="000000"/>
                <w:bdr w:val="nil"/>
                <w14:textOutline w14:w="0" w14:cap="flat" w14:cmpd="sng" w14:algn="ctr">
                  <w14:noFill/>
                  <w14:prstDash w14:val="solid"/>
                  <w14:bevel/>
                </w14:textOutline>
              </w:rPr>
              <w:t>.155</w:t>
            </w:r>
          </w:p>
        </w:tc>
        <w:tc>
          <w:tcPr>
            <w:tcW w:w="864" w:type="dxa"/>
            <w:tcBorders>
              <w:bottom w:val="single" w:sz="8" w:space="0" w:color="auto"/>
            </w:tcBorders>
          </w:tcPr>
          <w:p w14:paraId="1B033EBC" w14:textId="77777777" w:rsidR="0029693C" w:rsidRPr="00D435EC" w:rsidRDefault="0029693C" w:rsidP="00241050">
            <w:pPr>
              <w:pBdr>
                <w:top w:val="nil"/>
                <w:left w:val="nil"/>
                <w:bottom w:val="nil"/>
                <w:right w:val="nil"/>
                <w:between w:val="nil"/>
                <w:bar w:val="nil"/>
              </w:pBdr>
              <w:spacing w:line="240" w:lineRule="auto"/>
              <w:jc w:val="center"/>
              <w:rPr>
                <w:rFonts w:eastAsia="Arial Unicode MS" w:cs="Times New Roman"/>
                <w:bCs/>
                <w:color w:val="000000"/>
                <w:sz w:val="18"/>
                <w:szCs w:val="18"/>
                <w:u w:color="000000"/>
                <w:bdr w:val="nil"/>
                <w14:textOutline w14:w="0" w14:cap="flat" w14:cmpd="sng" w14:algn="ctr">
                  <w14:noFill/>
                  <w14:prstDash w14:val="solid"/>
                  <w14:bevel/>
                </w14:textOutline>
              </w:rPr>
            </w:pPr>
            <w:r w:rsidRPr="00D435EC">
              <w:rPr>
                <w:rFonts w:eastAsia="Arial Unicode MS" w:cs="Times New Roman"/>
                <w:bCs/>
                <w:color w:val="000000"/>
                <w:sz w:val="18"/>
                <w:szCs w:val="18"/>
                <w:u w:color="000000"/>
                <w:bdr w:val="nil"/>
                <w14:textOutline w14:w="0" w14:cap="flat" w14:cmpd="sng" w14:algn="ctr">
                  <w14:noFill/>
                  <w14:prstDash w14:val="solid"/>
                  <w14:bevel/>
                </w14:textOutline>
              </w:rPr>
              <w:t>.354</w:t>
            </w:r>
          </w:p>
        </w:tc>
        <w:tc>
          <w:tcPr>
            <w:tcW w:w="864" w:type="dxa"/>
            <w:tcBorders>
              <w:bottom w:val="single" w:sz="8" w:space="0" w:color="auto"/>
            </w:tcBorders>
          </w:tcPr>
          <w:p w14:paraId="668A7761" w14:textId="77777777" w:rsidR="0029693C" w:rsidRPr="00D435EC" w:rsidRDefault="0029693C" w:rsidP="00241050">
            <w:pPr>
              <w:pBdr>
                <w:top w:val="nil"/>
                <w:left w:val="nil"/>
                <w:bottom w:val="nil"/>
                <w:right w:val="nil"/>
                <w:between w:val="nil"/>
                <w:bar w:val="nil"/>
              </w:pBdr>
              <w:spacing w:line="240" w:lineRule="auto"/>
              <w:jc w:val="center"/>
              <w:rPr>
                <w:rFonts w:eastAsia="Arial Unicode MS" w:cs="Times New Roman"/>
                <w:bCs/>
                <w:color w:val="000000"/>
                <w:sz w:val="18"/>
                <w:szCs w:val="18"/>
                <w:u w:color="000000"/>
                <w:bdr w:val="nil"/>
                <w14:textOutline w14:w="0" w14:cap="flat" w14:cmpd="sng" w14:algn="ctr">
                  <w14:noFill/>
                  <w14:prstDash w14:val="solid"/>
                  <w14:bevel/>
                </w14:textOutline>
              </w:rPr>
            </w:pPr>
            <w:r w:rsidRPr="00D435EC">
              <w:rPr>
                <w:rFonts w:eastAsia="Arial Unicode MS" w:cs="Times New Roman"/>
                <w:bCs/>
                <w:color w:val="000000"/>
                <w:sz w:val="18"/>
                <w:szCs w:val="18"/>
                <w:u w:color="000000"/>
                <w:bdr w:val="nil"/>
                <w14:textOutline w14:w="0" w14:cap="flat" w14:cmpd="sng" w14:algn="ctr">
                  <w14:noFill/>
                  <w14:prstDash w14:val="solid"/>
                  <w14:bevel/>
                </w14:textOutline>
              </w:rPr>
              <w:t>-.185</w:t>
            </w:r>
          </w:p>
        </w:tc>
        <w:tc>
          <w:tcPr>
            <w:tcW w:w="864" w:type="dxa"/>
            <w:tcBorders>
              <w:bottom w:val="single" w:sz="8" w:space="0" w:color="auto"/>
            </w:tcBorders>
          </w:tcPr>
          <w:p w14:paraId="6912B035" w14:textId="77777777" w:rsidR="0029693C" w:rsidRPr="00D435EC" w:rsidRDefault="0029693C" w:rsidP="00241050">
            <w:pPr>
              <w:pBdr>
                <w:top w:val="nil"/>
                <w:left w:val="nil"/>
                <w:bottom w:val="nil"/>
                <w:right w:val="nil"/>
                <w:between w:val="nil"/>
                <w:bar w:val="nil"/>
              </w:pBdr>
              <w:spacing w:line="240" w:lineRule="auto"/>
              <w:jc w:val="center"/>
              <w:rPr>
                <w:rFonts w:eastAsia="Arial Unicode MS" w:cs="Times New Roman"/>
                <w:bCs/>
                <w:color w:val="000000"/>
                <w:sz w:val="18"/>
                <w:szCs w:val="18"/>
                <w:u w:color="000000"/>
                <w:bdr w:val="nil"/>
                <w14:textOutline w14:w="0" w14:cap="flat" w14:cmpd="sng" w14:algn="ctr">
                  <w14:noFill/>
                  <w14:prstDash w14:val="solid"/>
                  <w14:bevel/>
                </w14:textOutline>
              </w:rPr>
            </w:pPr>
            <w:r w:rsidRPr="00D435EC">
              <w:rPr>
                <w:rFonts w:eastAsia="Arial Unicode MS" w:cs="Times New Roman"/>
                <w:bCs/>
                <w:color w:val="000000"/>
                <w:sz w:val="18"/>
                <w:szCs w:val="18"/>
                <w:u w:color="000000"/>
                <w:bdr w:val="nil"/>
                <w14:textOutline w14:w="0" w14:cap="flat" w14:cmpd="sng" w14:algn="ctr">
                  <w14:noFill/>
                  <w14:prstDash w14:val="solid"/>
                  <w14:bevel/>
                </w14:textOutline>
              </w:rPr>
              <w:t>-.399</w:t>
            </w:r>
          </w:p>
        </w:tc>
      </w:tr>
    </w:tbl>
    <w:p w14:paraId="1B7A244D" w14:textId="63BD61EA" w:rsidR="0029693C" w:rsidRDefault="0029693C" w:rsidP="002C3289">
      <w:pPr>
        <w:spacing w:line="240" w:lineRule="auto"/>
        <w:ind w:hanging="810"/>
        <w:rPr>
          <w:rFonts w:cs="Times New Roman"/>
          <w:b/>
          <w:bCs/>
        </w:rPr>
      </w:pPr>
      <w:r w:rsidRPr="00D000B6">
        <w:rPr>
          <w:rFonts w:eastAsia="Arial Unicode MS" w:cs="Times New Roman"/>
          <w:i/>
          <w:color w:val="000000"/>
          <w:sz w:val="18"/>
          <w:szCs w:val="18"/>
          <w:u w:color="000000"/>
          <w:bdr w:val="nil"/>
          <w14:textOutline w14:w="0" w14:cap="flat" w14:cmpd="sng" w14:algn="ctr">
            <w14:noFill/>
            <w14:prstDash w14:val="solid"/>
            <w14:bevel/>
          </w14:textOutline>
        </w:rPr>
        <w:t xml:space="preserve">Note. N </w:t>
      </w:r>
      <w:r w:rsidRPr="00D000B6">
        <w:rPr>
          <w:rFonts w:eastAsia="Arial Unicode MS" w:cs="Times New Roman"/>
          <w:color w:val="000000"/>
          <w:sz w:val="18"/>
          <w:szCs w:val="18"/>
          <w:u w:color="000000"/>
          <w:bdr w:val="nil"/>
          <w14:textOutline w14:w="0" w14:cap="flat" w14:cmpd="sng" w14:algn="ctr">
            <w14:noFill/>
            <w14:prstDash w14:val="solid"/>
            <w14:bevel/>
          </w14:textOutline>
        </w:rPr>
        <w:t xml:space="preserve">= </w:t>
      </w:r>
      <w:r>
        <w:rPr>
          <w:rFonts w:eastAsia="Arial Unicode MS" w:cs="Times New Roman"/>
          <w:color w:val="000000"/>
          <w:sz w:val="18"/>
          <w:szCs w:val="18"/>
          <w:u w:color="000000"/>
          <w:bdr w:val="nil"/>
          <w14:textOutline w14:w="0" w14:cap="flat" w14:cmpd="sng" w14:algn="ctr">
            <w14:noFill/>
            <w14:prstDash w14:val="solid"/>
            <w14:bevel/>
          </w14:textOutline>
        </w:rPr>
        <w:t>91</w:t>
      </w:r>
      <w:r w:rsidRPr="00D000B6">
        <w:rPr>
          <w:rFonts w:eastAsia="Arial Unicode MS" w:cs="Times New Roman"/>
          <w:color w:val="000000"/>
          <w:sz w:val="18"/>
          <w:szCs w:val="18"/>
          <w:u w:color="000000"/>
          <w:bdr w:val="nil"/>
          <w14:textOutline w14:w="0" w14:cap="flat" w14:cmpd="sng" w14:algn="ctr">
            <w14:noFill/>
            <w14:prstDash w14:val="solid"/>
            <w14:bevel/>
          </w14:textOutline>
        </w:rPr>
        <w:t xml:space="preserve">. The extraction method was principal </w:t>
      </w:r>
      <w:r>
        <w:rPr>
          <w:rFonts w:eastAsia="Arial Unicode MS" w:cs="Times New Roman"/>
          <w:color w:val="000000"/>
          <w:sz w:val="18"/>
          <w:szCs w:val="18"/>
          <w:u w:color="000000"/>
          <w:bdr w:val="nil"/>
          <w14:textOutline w14:w="0" w14:cap="flat" w14:cmpd="sng" w14:algn="ctr">
            <w14:noFill/>
            <w14:prstDash w14:val="solid"/>
            <w14:bevel/>
          </w14:textOutline>
        </w:rPr>
        <w:t>component</w:t>
      </w:r>
      <w:r w:rsidRPr="00D000B6">
        <w:rPr>
          <w:rFonts w:eastAsia="Arial Unicode MS" w:cs="Times New Roman"/>
          <w:color w:val="000000"/>
          <w:sz w:val="18"/>
          <w:szCs w:val="18"/>
          <w:u w:color="000000"/>
          <w:bdr w:val="nil"/>
          <w14:textOutline w14:w="0" w14:cap="flat" w14:cmpd="sng" w14:algn="ctr">
            <w14:noFill/>
            <w14:prstDash w14:val="solid"/>
            <w14:bevel/>
          </w14:textOutline>
        </w:rPr>
        <w:t xml:space="preserve"> </w:t>
      </w:r>
      <w:r>
        <w:rPr>
          <w:rFonts w:eastAsia="Arial Unicode MS" w:cs="Times New Roman"/>
          <w:color w:val="000000"/>
          <w:sz w:val="18"/>
          <w:szCs w:val="18"/>
          <w:u w:color="000000"/>
          <w:bdr w:val="nil"/>
          <w14:textOutline w14:w="0" w14:cap="flat" w14:cmpd="sng" w14:algn="ctr">
            <w14:noFill/>
            <w14:prstDash w14:val="solid"/>
            <w14:bevel/>
          </w14:textOutline>
        </w:rPr>
        <w:t>analysis (PCA)</w:t>
      </w:r>
      <w:r w:rsidRPr="00D000B6">
        <w:rPr>
          <w:rFonts w:eastAsia="Arial Unicode MS" w:cs="Times New Roman"/>
          <w:color w:val="000000"/>
          <w:sz w:val="18"/>
          <w:szCs w:val="18"/>
          <w:u w:color="000000"/>
          <w:bdr w:val="nil"/>
          <w14:textOutline w14:w="0" w14:cap="flat" w14:cmpd="sng" w14:algn="ctr">
            <w14:noFill/>
            <w14:prstDash w14:val="solid"/>
            <w14:bevel/>
          </w14:textOutline>
        </w:rPr>
        <w:t xml:space="preserve"> with an oblique rotation.</w:t>
      </w:r>
      <w:r>
        <w:rPr>
          <w:rFonts w:eastAsia="Arial Unicode MS" w:cs="Times New Roman"/>
          <w:color w:val="000000"/>
          <w:sz w:val="18"/>
          <w:szCs w:val="18"/>
          <w:u w:color="000000"/>
          <w:bdr w:val="nil"/>
          <w14:textOutline w14:w="0" w14:cap="flat" w14:cmpd="sng" w14:algn="ctr">
            <w14:noFill/>
            <w14:prstDash w14:val="solid"/>
            <w14:bevel/>
          </w14:textOutline>
        </w:rPr>
        <w:t xml:space="preserve"> 5 components extracted. </w:t>
      </w:r>
      <w:r w:rsidRPr="00D435EC">
        <w:rPr>
          <w:rFonts w:eastAsia="Arial Unicode MS" w:cs="Times New Roman"/>
          <w:color w:val="000000"/>
          <w:sz w:val="18"/>
          <w:szCs w:val="18"/>
          <w:u w:color="000000"/>
          <w:bdr w:val="nil"/>
          <w14:textOutline w14:w="0" w14:cap="flat" w14:cmpd="sng" w14:algn="ctr">
            <w14:noFill/>
            <w14:prstDash w14:val="solid"/>
            <w14:bevel/>
          </w14:textOutline>
        </w:rPr>
        <w:t>Bolded values indicate the highest factor loading for each item. Factor loadings below 0.30 are suppressed.</w:t>
      </w:r>
    </w:p>
    <w:p w14:paraId="39DA215A" w14:textId="77777777" w:rsidR="002C3289" w:rsidRPr="00416EDA" w:rsidRDefault="002C3289" w:rsidP="00A10841">
      <w:pPr>
        <w:spacing w:line="240" w:lineRule="auto"/>
        <w:ind w:hanging="810"/>
        <w:rPr>
          <w:rFonts w:cs="Times New Roman"/>
        </w:rPr>
      </w:pPr>
    </w:p>
    <w:p w14:paraId="338674F2" w14:textId="0D6258D7" w:rsidR="00967D7B" w:rsidRDefault="004A3DE3" w:rsidP="002C3289">
      <w:pPr>
        <w:ind w:firstLine="720"/>
      </w:pPr>
      <w:r>
        <w:t xml:space="preserve">As presented in Table -, the first factor primarily represented neglect, with strong loadings on items related to emotional and physical neglect, including lack of emotional support, absence of basic caregiving, and feeling of familial disconnection during childhood. This supports the conceptualization of neglect as a distinct, robust component of adversity, aligning with theory suggesting that neglect impacts relational security and emotional self-regulation (Narayan et al., 2021). The second factor corresponded to household dysfunction, including parental separation, substance use, and caregiver mental illness, reflecting systemic </w:t>
      </w:r>
      <w:r w:rsidR="00BD64C9">
        <w:t>disruptions</w:t>
      </w:r>
      <w:r>
        <w:t xml:space="preserve"> within the family environment. Factors three through five captured emotional, physical, and sexual abuse respectively. These patterns align with previous research emphasizing that neglect is separate from abuse-related experiences and may have different implications for long-term relationship functioning (Felitti et al., 1998; Guo et al., 2022). Given the centrality of neglect to Bowen’s model of differentiation and emotional cutoff (Bowen, 1978; Kerr &amp; Bowen, 1988), the neglect factor was retained for further analyses as the primary childhood adversity variable. </w:t>
      </w:r>
    </w:p>
    <w:p w14:paraId="44348B9C" w14:textId="0DD96138" w:rsidR="001927E8" w:rsidRPr="001927E8" w:rsidRDefault="00987F57" w:rsidP="00E95F78">
      <w:pPr>
        <w:pStyle w:val="Heading3"/>
      </w:pPr>
      <w:r>
        <w:lastRenderedPageBreak/>
        <w:t>Bivariate Pearson Correlation Analyses</w:t>
      </w:r>
      <w:ins w:id="91" w:author="Millie Ash" w:date="2025-03-23T14:41:00Z" w16du:dateUtc="2025-03-23T18:41:00Z">
        <w:r w:rsidR="00EF765A">
          <w:t xml:space="preserve"> </w:t>
        </w:r>
      </w:ins>
    </w:p>
    <w:p w14:paraId="4EFEA574" w14:textId="18FD2614" w:rsidR="00E91ADC" w:rsidRDefault="00E91ADC" w:rsidP="00982D60">
      <w:pPr>
        <w:ind w:firstLine="720"/>
      </w:pPr>
      <w:r>
        <w:t xml:space="preserve">Table </w:t>
      </w:r>
      <w:r w:rsidR="00157EC8">
        <w:t>–</w:t>
      </w:r>
      <w:r>
        <w:t xml:space="preserve"> </w:t>
      </w:r>
      <w:r w:rsidR="00157EC8">
        <w:t xml:space="preserve">represents the bivariate Pearson correlations among the primary study variables, including relationship satisfaction (CSI), demand-withdraw communication patterns, neglect, and differentiation of self (separateness and connectedness to family of origin; Bowen, 1978) for both Partner 1 and Partner 2. </w:t>
      </w:r>
    </w:p>
    <w:p w14:paraId="5AE8D287" w14:textId="3FDF807C" w:rsidR="00057BC5" w:rsidRDefault="005E7495" w:rsidP="00BF3E72">
      <w:pPr>
        <w:ind w:firstLine="720"/>
      </w:pPr>
      <w:r>
        <w:t>For partner 1, relationship satisfaction (CSI) was significantly associated with both Partner 1’s demand withdraw behaviors (</w:t>
      </w:r>
      <w:r>
        <w:rPr>
          <w:i/>
          <w:iCs/>
        </w:rPr>
        <w:t>r</w:t>
      </w:r>
      <w:r>
        <w:t xml:space="preserve"> = -0.455, </w:t>
      </w:r>
      <w:r>
        <w:rPr>
          <w:i/>
          <w:iCs/>
        </w:rPr>
        <w:t>p</w:t>
      </w:r>
      <w:r>
        <w:t xml:space="preserve"> &lt; 0.05) and neglect from family of origin (</w:t>
      </w:r>
      <w:r>
        <w:rPr>
          <w:i/>
          <w:iCs/>
        </w:rPr>
        <w:t>r</w:t>
      </w:r>
      <w:r>
        <w:t xml:space="preserve"> = -0.320, </w:t>
      </w:r>
      <w:r>
        <w:rPr>
          <w:i/>
          <w:iCs/>
        </w:rPr>
        <w:t>p</w:t>
      </w:r>
      <w:r>
        <w:t xml:space="preserve"> &lt; 0.01), indicating that higher levels of demand </w:t>
      </w:r>
      <w:r w:rsidR="00585E06">
        <w:t>withdraw,</w:t>
      </w:r>
      <w:r>
        <w:t xml:space="preserve"> and neglect correspond to lower levels of </w:t>
      </w:r>
      <w:r w:rsidR="008F08B4">
        <w:t>reported relationship satisfaction. Additionally, Partner 1’s connectedness to their family of origin was positively correlated with their relationship satisfaction (</w:t>
      </w:r>
      <w:r w:rsidR="008F08B4">
        <w:rPr>
          <w:i/>
          <w:iCs/>
        </w:rPr>
        <w:t>r</w:t>
      </w:r>
      <w:r w:rsidR="008F08B4">
        <w:t xml:space="preserve"> = 0.383, </w:t>
      </w:r>
      <w:r w:rsidR="008F08B4">
        <w:rPr>
          <w:i/>
          <w:iCs/>
        </w:rPr>
        <w:t>p</w:t>
      </w:r>
      <w:r w:rsidR="008F08B4">
        <w:t xml:space="preserve"> &lt; 0.05) and negatively associated with neglect (</w:t>
      </w:r>
      <w:r w:rsidR="008F08B4">
        <w:rPr>
          <w:i/>
          <w:iCs/>
        </w:rPr>
        <w:t>r</w:t>
      </w:r>
      <w:r w:rsidR="008F08B4">
        <w:t xml:space="preserve"> = -0.515, </w:t>
      </w:r>
      <w:r w:rsidR="008F08B4">
        <w:rPr>
          <w:i/>
          <w:iCs/>
        </w:rPr>
        <w:t>p</w:t>
      </w:r>
      <w:r w:rsidR="008F08B4">
        <w:t xml:space="preserve"> &lt; 0.01), suggesting that more positive familial connections (i.e., higher connectedness) are linked with </w:t>
      </w:r>
      <w:del w:id="92" w:author="Bartle-Haring, Suzanne" w:date="2025-03-25T13:49:00Z" w16du:dateUtc="2025-03-25T17:49:00Z">
        <w:r w:rsidR="008F08B4" w:rsidDel="00BE2266">
          <w:delText xml:space="preserve">oth </w:delText>
        </w:r>
      </w:del>
      <w:r w:rsidR="008F08B4">
        <w:t>higher relationship satisfaction and fewer neglect experiences. Interestingly, Partner 1’s separateness and connectedness were positively and strongly associated (</w:t>
      </w:r>
      <w:r w:rsidR="008F08B4">
        <w:rPr>
          <w:i/>
          <w:iCs/>
        </w:rPr>
        <w:t>r</w:t>
      </w:r>
      <w:r w:rsidR="008F08B4">
        <w:t xml:space="preserve"> = 0.544, </w:t>
      </w:r>
      <w:r w:rsidR="008F08B4">
        <w:rPr>
          <w:i/>
          <w:iCs/>
        </w:rPr>
        <w:t>p</w:t>
      </w:r>
      <w:r w:rsidR="008F08B4">
        <w:t xml:space="preserve"> &lt; 0.01), reflecting Bowen’s (1978) assumption of differentiation as the balance of autonomy (separateness) and intimacy (connectedness) within the family of origin. </w:t>
      </w:r>
      <w:r w:rsidR="00B44B98">
        <w:t xml:space="preserve">However, Partner 1’s demand withdraw was not </w:t>
      </w:r>
      <w:r w:rsidR="00B44B98">
        <w:lastRenderedPageBreak/>
        <w:t>significantly correlated with their own separateness (</w:t>
      </w:r>
      <w:r w:rsidR="00B44B98">
        <w:rPr>
          <w:i/>
          <w:iCs/>
        </w:rPr>
        <w:t>r</w:t>
      </w:r>
      <w:r w:rsidR="00B44B98">
        <w:t xml:space="preserve"> = -0.254, </w:t>
      </w:r>
      <w:r w:rsidR="00B44B98">
        <w:rPr>
          <w:i/>
          <w:iCs/>
        </w:rPr>
        <w:t>p</w:t>
      </w:r>
      <w:r w:rsidR="00B44B98">
        <w:t xml:space="preserve"> = 0.201) or connectedness (</w:t>
      </w:r>
      <w:r w:rsidR="00B44B98">
        <w:rPr>
          <w:i/>
          <w:iCs/>
        </w:rPr>
        <w:t>r</w:t>
      </w:r>
      <w:r w:rsidR="00B44B98">
        <w:t xml:space="preserve"> = -0.243, </w:t>
      </w:r>
      <w:r w:rsidR="00B44B98">
        <w:rPr>
          <w:i/>
          <w:iCs/>
        </w:rPr>
        <w:t>p</w:t>
      </w:r>
      <w:r w:rsidR="00B44B98">
        <w:t xml:space="preserve"> = 0.232), suggesting that differentiation of self may not relate directly with demand withdraw communication behaviors</w:t>
      </w:r>
      <w:r w:rsidR="004C47D1">
        <w:t xml:space="preserve">. </w:t>
      </w:r>
    </w:p>
    <w:p w14:paraId="2C5BEEA8" w14:textId="0688BD8D" w:rsidR="004C47D1" w:rsidRDefault="004C47D1" w:rsidP="00BF3E72">
      <w:pPr>
        <w:ind w:firstLine="720"/>
      </w:pPr>
      <w:r>
        <w:t>For Partner 2, higher relationship satisfaction was negatively associated with their own demand withdraw behaviors (</w:t>
      </w:r>
      <w:r>
        <w:rPr>
          <w:i/>
          <w:iCs/>
        </w:rPr>
        <w:t>r</w:t>
      </w:r>
      <w:r>
        <w:t xml:space="preserve"> = -0.585, </w:t>
      </w:r>
      <w:r>
        <w:rPr>
          <w:i/>
          <w:iCs/>
        </w:rPr>
        <w:t>p</w:t>
      </w:r>
      <w:r>
        <w:t xml:space="preserve"> &lt; 0.01)</w:t>
      </w:r>
      <w:r w:rsidR="00F962B2">
        <w:t xml:space="preserve"> and neglect experiences (</w:t>
      </w:r>
      <w:r w:rsidR="00F962B2">
        <w:rPr>
          <w:i/>
          <w:iCs/>
        </w:rPr>
        <w:t>r</w:t>
      </w:r>
      <w:r w:rsidR="00F962B2">
        <w:t xml:space="preserve"> = -0.204, </w:t>
      </w:r>
      <w:r w:rsidR="00F962B2">
        <w:rPr>
          <w:i/>
          <w:iCs/>
        </w:rPr>
        <w:t>p</w:t>
      </w:r>
      <w:r w:rsidR="00F962B2">
        <w:t xml:space="preserve"> = 0.086). Notably, </w:t>
      </w:r>
      <w:r w:rsidR="00F33315">
        <w:t>Partner 2’s connectedness to the family of origin was negatively correlated with neglect (</w:t>
      </w:r>
      <w:r w:rsidR="00F33315">
        <w:rPr>
          <w:i/>
          <w:iCs/>
        </w:rPr>
        <w:t>r</w:t>
      </w:r>
      <w:r w:rsidR="00F33315">
        <w:t xml:space="preserve"> = -0.282, </w:t>
      </w:r>
      <w:r w:rsidR="00F33315">
        <w:rPr>
          <w:i/>
          <w:iCs/>
        </w:rPr>
        <w:t>p</w:t>
      </w:r>
      <w:r w:rsidR="00F33315">
        <w:t xml:space="preserve"> &lt; 0.05), indicating that stronger emotional connections to the family of origin were linked with fewer neglect experiences. </w:t>
      </w:r>
      <w:proofErr w:type="gramStart"/>
      <w:r w:rsidR="00F33315">
        <w:t>Similar to</w:t>
      </w:r>
      <w:proofErr w:type="gramEnd"/>
      <w:r w:rsidR="00F33315">
        <w:t xml:space="preserve"> Partner 1, Partner 2’s separateness and connectedness were </w:t>
      </w:r>
      <w:r w:rsidR="00BB7741">
        <w:t>positively associated (</w:t>
      </w:r>
      <w:r w:rsidR="00BB7741">
        <w:rPr>
          <w:i/>
          <w:iCs/>
        </w:rPr>
        <w:t>r</w:t>
      </w:r>
      <w:r w:rsidR="00BB7741">
        <w:t xml:space="preserve"> = 0.635, </w:t>
      </w:r>
      <w:r w:rsidR="00BB7741">
        <w:rPr>
          <w:i/>
          <w:iCs/>
        </w:rPr>
        <w:t>p</w:t>
      </w:r>
      <w:r w:rsidR="00BB7741">
        <w:t xml:space="preserve"> &lt; 0.001), further supporting the theoretical expectation that healthy differentiation includes both separateness and connectedness. However, Partner 2’s demand withdraw showed no significant relationship with either separateness (</w:t>
      </w:r>
      <w:r w:rsidR="00BB7741">
        <w:rPr>
          <w:i/>
          <w:iCs/>
        </w:rPr>
        <w:t>r</w:t>
      </w:r>
      <w:r w:rsidR="00BB7741">
        <w:t xml:space="preserve"> = -0.113, </w:t>
      </w:r>
      <w:r w:rsidR="00BB7741">
        <w:rPr>
          <w:i/>
          <w:iCs/>
        </w:rPr>
        <w:t>p</w:t>
      </w:r>
      <w:r w:rsidR="00BB7741">
        <w:t xml:space="preserve"> = 0.510) or connectedness (</w:t>
      </w:r>
      <w:r w:rsidR="00BB7741">
        <w:rPr>
          <w:i/>
          <w:iCs/>
        </w:rPr>
        <w:t>r</w:t>
      </w:r>
      <w:r w:rsidR="00BB7741">
        <w:t xml:space="preserve"> = -0.012, </w:t>
      </w:r>
      <w:r w:rsidR="00BB7741">
        <w:rPr>
          <w:i/>
          <w:iCs/>
        </w:rPr>
        <w:t>p</w:t>
      </w:r>
      <w:r w:rsidR="00BB7741">
        <w:t xml:space="preserve"> = 0.943). </w:t>
      </w:r>
    </w:p>
    <w:p w14:paraId="220E4150" w14:textId="1A07C8EE" w:rsidR="00BB7741" w:rsidRPr="007A261A" w:rsidRDefault="00BB7741" w:rsidP="00BF3E72">
      <w:pPr>
        <w:ind w:firstLine="720"/>
      </w:pPr>
      <w:r>
        <w:t xml:space="preserve">Several </w:t>
      </w:r>
      <w:r w:rsidR="007A261A">
        <w:t>cross-partner effects were observed. Partner 1’s relationship satisfaction was positively associated with Partner 2’s relationship satisfaction (</w:t>
      </w:r>
      <w:r w:rsidR="007A261A">
        <w:rPr>
          <w:i/>
          <w:iCs/>
        </w:rPr>
        <w:t>r</w:t>
      </w:r>
      <w:r w:rsidR="007A261A">
        <w:t xml:space="preserve"> = 0.695, </w:t>
      </w:r>
      <w:r w:rsidR="007A261A">
        <w:rPr>
          <w:i/>
          <w:iCs/>
        </w:rPr>
        <w:t>p</w:t>
      </w:r>
      <w:r w:rsidR="007A261A">
        <w:t xml:space="preserve"> &lt; 0.001), and Partner 1’s demand withdraw correlated positively with Partner 2’s demand withdraw (</w:t>
      </w:r>
      <w:r w:rsidR="007A261A">
        <w:rPr>
          <w:i/>
          <w:iCs/>
        </w:rPr>
        <w:t>r</w:t>
      </w:r>
      <w:r w:rsidR="007A261A">
        <w:t xml:space="preserve"> = 0.510, </w:t>
      </w:r>
      <w:r w:rsidR="007A261A">
        <w:rPr>
          <w:i/>
          <w:iCs/>
        </w:rPr>
        <w:t>p</w:t>
      </w:r>
      <w:r w:rsidR="007A261A">
        <w:t xml:space="preserve"> &lt; 0.01), suggesting a reciprocal pattern within couples. Additionally, Partner 1’s demand withdraw was negatively associated with Partner 2’s relationship satisfaction (</w:t>
      </w:r>
      <w:r w:rsidR="007A261A">
        <w:rPr>
          <w:i/>
          <w:iCs/>
        </w:rPr>
        <w:t>r</w:t>
      </w:r>
      <w:r w:rsidR="007A261A">
        <w:t xml:space="preserve"> = -0.381, </w:t>
      </w:r>
      <w:r w:rsidR="007A261A">
        <w:rPr>
          <w:i/>
          <w:iCs/>
        </w:rPr>
        <w:t>p</w:t>
      </w:r>
      <w:r w:rsidR="007A261A">
        <w:t xml:space="preserve"> &lt; 0.05), indicating that one partner’s withdraw </w:t>
      </w:r>
      <w:r w:rsidR="007A261A">
        <w:lastRenderedPageBreak/>
        <w:t xml:space="preserve">behaviors may impact the other’s relationship </w:t>
      </w:r>
      <w:commentRangeStart w:id="93"/>
      <w:r w:rsidR="007A261A">
        <w:t>satisfaction</w:t>
      </w:r>
      <w:commentRangeEnd w:id="93"/>
      <w:r w:rsidR="003B4AA6">
        <w:rPr>
          <w:rStyle w:val="CommentReference"/>
        </w:rPr>
        <w:commentReference w:id="93"/>
      </w:r>
      <w:r w:rsidR="007A261A">
        <w:t>. Interestingly, Partner 2’s neglect experiences were negatively correlated with Partner 2’s separateness (</w:t>
      </w:r>
      <w:r w:rsidR="007A261A">
        <w:rPr>
          <w:i/>
          <w:iCs/>
        </w:rPr>
        <w:t>r</w:t>
      </w:r>
      <w:r w:rsidR="007A261A">
        <w:t xml:space="preserve"> = -0.389, </w:t>
      </w:r>
      <w:r w:rsidR="007A261A">
        <w:rPr>
          <w:i/>
          <w:iCs/>
        </w:rPr>
        <w:t>p</w:t>
      </w:r>
      <w:r w:rsidR="007A261A">
        <w:t xml:space="preserve"> &lt; 0.01) and connectedness (</w:t>
      </w:r>
      <w:r w:rsidR="007A261A">
        <w:rPr>
          <w:i/>
          <w:iCs/>
        </w:rPr>
        <w:t>r</w:t>
      </w:r>
      <w:r w:rsidR="007A261A">
        <w:t xml:space="preserve"> = -0.282, </w:t>
      </w:r>
      <w:r w:rsidR="007A261A">
        <w:rPr>
          <w:i/>
          <w:iCs/>
        </w:rPr>
        <w:t>p</w:t>
      </w:r>
      <w:r w:rsidR="007A261A">
        <w:t xml:space="preserve"> &lt; 0.05), highlighting the </w:t>
      </w:r>
      <w:del w:id="94" w:author="Bartle-Haring, Suzanne" w:date="2025-03-25T13:51:00Z" w16du:dateUtc="2025-03-25T17:51:00Z">
        <w:r w:rsidR="007A261A" w:rsidDel="003B4AA6">
          <w:delText>lingering impacts of</w:delText>
        </w:r>
      </w:del>
      <w:ins w:id="95" w:author="Bartle-Haring, Suzanne" w:date="2025-03-25T13:51:00Z" w16du:dateUtc="2025-03-25T17:51:00Z">
        <w:r w:rsidR="003B4AA6">
          <w:t xml:space="preserve">associations </w:t>
        </w:r>
      </w:ins>
      <w:proofErr w:type="gramStart"/>
      <w:ins w:id="96" w:author="Bartle-Haring, Suzanne" w:date="2025-03-25T13:52:00Z" w16du:dateUtc="2025-03-25T17:52:00Z">
        <w:r w:rsidR="003B4AA6">
          <w:t>among</w:t>
        </w:r>
      </w:ins>
      <w:ins w:id="97" w:author="Bartle-Haring, Suzanne" w:date="2025-03-25T13:51:00Z" w16du:dateUtc="2025-03-25T17:51:00Z">
        <w:r w:rsidR="003B4AA6">
          <w:t xml:space="preserve"> </w:t>
        </w:r>
      </w:ins>
      <w:r w:rsidR="007A261A">
        <w:t xml:space="preserve"> family</w:t>
      </w:r>
      <w:proofErr w:type="gramEnd"/>
      <w:r w:rsidR="007A261A">
        <w:t xml:space="preserve"> of origin dynamics </w:t>
      </w:r>
      <w:del w:id="98" w:author="Bartle-Haring, Suzanne" w:date="2025-03-25T13:51:00Z" w16du:dateUtc="2025-03-25T17:51:00Z">
        <w:r w:rsidR="007A261A" w:rsidDel="003B4AA6">
          <w:delText xml:space="preserve">on </w:delText>
        </w:r>
      </w:del>
      <w:ins w:id="99" w:author="Bartle-Haring, Suzanne" w:date="2025-03-25T13:51:00Z" w16du:dateUtc="2025-03-25T17:51:00Z">
        <w:r w:rsidR="003B4AA6">
          <w:t>and</w:t>
        </w:r>
        <w:r w:rsidR="003B4AA6">
          <w:t xml:space="preserve"> </w:t>
        </w:r>
      </w:ins>
      <w:r w:rsidR="007A261A">
        <w:t xml:space="preserve">adult relationship functioning and wellbeing. </w:t>
      </w:r>
    </w:p>
    <w:p w14:paraId="5719082D" w14:textId="05A11D8D" w:rsidR="00E72C1F" w:rsidRDefault="003D43DC" w:rsidP="00E72C1F">
      <w:pPr>
        <w:ind w:firstLine="720"/>
      </w:pPr>
      <w:r>
        <w:t xml:space="preserve">Table </w:t>
      </w:r>
      <w:r w:rsidR="00E72C1F">
        <w:t>-. Bivariate Pearson Correlation Table</w:t>
      </w:r>
      <w:r w:rsidR="0014368F">
        <w:t xml:space="preserve"> between Study Variables</w:t>
      </w:r>
    </w:p>
    <w:tbl>
      <w:tblPr>
        <w:tblW w:w="11685" w:type="dxa"/>
        <w:tblInd w:w="-1425" w:type="dxa"/>
        <w:tblBorders>
          <w:top w:val="single" w:sz="6" w:space="0" w:color="auto"/>
          <w:left w:val="none" w:sz="12" w:space="0" w:color="000000" w:themeColor="text1"/>
          <w:bottom w:val="single" w:sz="6" w:space="0" w:color="auto"/>
          <w:right w:val="single" w:sz="12" w:space="0" w:color="000000" w:themeColor="text1"/>
        </w:tblBorders>
        <w:tblLayout w:type="fixed"/>
        <w:tblLook w:val="01E0" w:firstRow="1" w:lastRow="1" w:firstColumn="1" w:lastColumn="1" w:noHBand="0" w:noVBand="0"/>
      </w:tblPr>
      <w:tblGrid>
        <w:gridCol w:w="2595"/>
        <w:gridCol w:w="1080"/>
        <w:gridCol w:w="900"/>
        <w:gridCol w:w="990"/>
        <w:gridCol w:w="810"/>
        <w:gridCol w:w="810"/>
        <w:gridCol w:w="900"/>
        <w:gridCol w:w="900"/>
        <w:gridCol w:w="1080"/>
        <w:gridCol w:w="720"/>
        <w:gridCol w:w="900"/>
      </w:tblGrid>
      <w:tr w:rsidR="00E72C1F" w:rsidRPr="00376887" w14:paraId="50E0FB36" w14:textId="77777777">
        <w:trPr>
          <w:trHeight w:val="159"/>
        </w:trPr>
        <w:tc>
          <w:tcPr>
            <w:tcW w:w="2595" w:type="dxa"/>
            <w:tcBorders>
              <w:top w:val="single" w:sz="12" w:space="0" w:color="000000" w:themeColor="text1"/>
              <w:bottom w:val="single" w:sz="12" w:space="0" w:color="000000" w:themeColor="text1"/>
            </w:tcBorders>
          </w:tcPr>
          <w:p w14:paraId="765B886D" w14:textId="77777777" w:rsidR="00E72C1F" w:rsidRPr="00CF5582" w:rsidRDefault="00E72C1F" w:rsidP="00385898">
            <w:pPr>
              <w:pStyle w:val="TableParagraph"/>
              <w:spacing w:before="2" w:line="240" w:lineRule="auto"/>
              <w:ind w:left="92"/>
              <w:jc w:val="left"/>
              <w:rPr>
                <w:sz w:val="18"/>
                <w:szCs w:val="18"/>
              </w:rPr>
            </w:pPr>
            <w:r w:rsidRPr="00CF5582">
              <w:rPr>
                <w:b/>
                <w:sz w:val="18"/>
                <w:szCs w:val="18"/>
              </w:rPr>
              <w:t>Variable</w:t>
            </w:r>
          </w:p>
        </w:tc>
        <w:tc>
          <w:tcPr>
            <w:tcW w:w="1080" w:type="dxa"/>
            <w:tcBorders>
              <w:top w:val="single" w:sz="12" w:space="0" w:color="000000" w:themeColor="text1"/>
              <w:bottom w:val="single" w:sz="12" w:space="0" w:color="000000" w:themeColor="text1"/>
              <w:right w:val="none" w:sz="12" w:space="0" w:color="000000" w:themeColor="text1"/>
            </w:tcBorders>
          </w:tcPr>
          <w:p w14:paraId="308DB4E2" w14:textId="77777777" w:rsidR="00E72C1F" w:rsidRPr="00CF5582" w:rsidRDefault="00E72C1F" w:rsidP="00385898">
            <w:pPr>
              <w:pStyle w:val="TableParagraph"/>
              <w:spacing w:before="2" w:line="240" w:lineRule="auto"/>
              <w:ind w:right="266"/>
              <w:rPr>
                <w:sz w:val="18"/>
                <w:szCs w:val="18"/>
              </w:rPr>
            </w:pPr>
            <w:r w:rsidRPr="00CF5582">
              <w:rPr>
                <w:b/>
                <w:sz w:val="18"/>
                <w:szCs w:val="18"/>
              </w:rPr>
              <w:t>1</w:t>
            </w:r>
          </w:p>
        </w:tc>
        <w:tc>
          <w:tcPr>
            <w:tcW w:w="900" w:type="dxa"/>
            <w:tcBorders>
              <w:top w:val="single" w:sz="12" w:space="0" w:color="000000" w:themeColor="text1"/>
              <w:left w:val="none" w:sz="12" w:space="0" w:color="000000" w:themeColor="text1"/>
              <w:bottom w:val="single" w:sz="12" w:space="0" w:color="000000" w:themeColor="text1"/>
              <w:right w:val="none" w:sz="12" w:space="0" w:color="000000" w:themeColor="text1"/>
            </w:tcBorders>
          </w:tcPr>
          <w:p w14:paraId="47612289" w14:textId="77777777" w:rsidR="00E72C1F" w:rsidRPr="00CF5582" w:rsidRDefault="00E72C1F" w:rsidP="00385898">
            <w:pPr>
              <w:pStyle w:val="TableParagraph"/>
              <w:spacing w:before="2" w:line="240" w:lineRule="auto"/>
              <w:ind w:right="98"/>
              <w:rPr>
                <w:b/>
                <w:sz w:val="18"/>
                <w:szCs w:val="18"/>
              </w:rPr>
            </w:pPr>
            <w:r w:rsidRPr="00CF5582">
              <w:rPr>
                <w:b/>
                <w:sz w:val="18"/>
                <w:szCs w:val="18"/>
              </w:rPr>
              <w:t>2</w:t>
            </w:r>
          </w:p>
        </w:tc>
        <w:tc>
          <w:tcPr>
            <w:tcW w:w="990" w:type="dxa"/>
            <w:tcBorders>
              <w:top w:val="single" w:sz="12" w:space="0" w:color="000000" w:themeColor="text1"/>
              <w:left w:val="none" w:sz="12" w:space="0" w:color="000000" w:themeColor="text1"/>
              <w:bottom w:val="single" w:sz="12" w:space="0" w:color="000000" w:themeColor="text1"/>
              <w:right w:val="none" w:sz="12" w:space="0" w:color="000000" w:themeColor="text1"/>
            </w:tcBorders>
          </w:tcPr>
          <w:p w14:paraId="7476B2D7" w14:textId="77777777" w:rsidR="00E72C1F" w:rsidRPr="00CF5582" w:rsidRDefault="00E72C1F" w:rsidP="00385898">
            <w:pPr>
              <w:pStyle w:val="TableParagraph"/>
              <w:spacing w:before="2" w:line="240" w:lineRule="auto"/>
              <w:ind w:right="98"/>
              <w:rPr>
                <w:b/>
                <w:sz w:val="18"/>
                <w:szCs w:val="18"/>
              </w:rPr>
            </w:pPr>
            <w:r w:rsidRPr="00CF5582">
              <w:rPr>
                <w:b/>
                <w:sz w:val="18"/>
                <w:szCs w:val="18"/>
              </w:rPr>
              <w:t>3</w:t>
            </w:r>
          </w:p>
        </w:tc>
        <w:tc>
          <w:tcPr>
            <w:tcW w:w="810" w:type="dxa"/>
            <w:tcBorders>
              <w:top w:val="single" w:sz="12" w:space="0" w:color="000000" w:themeColor="text1"/>
              <w:left w:val="none" w:sz="12" w:space="0" w:color="000000" w:themeColor="text1"/>
              <w:bottom w:val="single" w:sz="12" w:space="0" w:color="000000" w:themeColor="text1"/>
              <w:right w:val="none" w:sz="12" w:space="0" w:color="000000" w:themeColor="text1"/>
            </w:tcBorders>
          </w:tcPr>
          <w:p w14:paraId="08B7D07B" w14:textId="77777777" w:rsidR="00E72C1F" w:rsidRPr="00CF5582" w:rsidRDefault="00E72C1F" w:rsidP="00385898">
            <w:pPr>
              <w:pStyle w:val="TableParagraph"/>
              <w:spacing w:before="2" w:line="240" w:lineRule="auto"/>
              <w:ind w:right="98"/>
              <w:rPr>
                <w:b/>
                <w:sz w:val="18"/>
                <w:szCs w:val="18"/>
              </w:rPr>
            </w:pPr>
            <w:r w:rsidRPr="00CF5582">
              <w:rPr>
                <w:b/>
                <w:sz w:val="18"/>
                <w:szCs w:val="18"/>
              </w:rPr>
              <w:t>4</w:t>
            </w:r>
          </w:p>
        </w:tc>
        <w:tc>
          <w:tcPr>
            <w:tcW w:w="810" w:type="dxa"/>
            <w:tcBorders>
              <w:top w:val="single" w:sz="12" w:space="0" w:color="000000" w:themeColor="text1"/>
              <w:left w:val="none" w:sz="12" w:space="0" w:color="000000" w:themeColor="text1"/>
              <w:bottom w:val="single" w:sz="12" w:space="0" w:color="000000" w:themeColor="text1"/>
              <w:right w:val="none" w:sz="12" w:space="0" w:color="000000" w:themeColor="text1"/>
            </w:tcBorders>
          </w:tcPr>
          <w:p w14:paraId="0EC5A13B" w14:textId="77777777" w:rsidR="00E72C1F" w:rsidRPr="00CF5582" w:rsidRDefault="00E72C1F" w:rsidP="00385898">
            <w:pPr>
              <w:pStyle w:val="TableParagraph"/>
              <w:spacing w:before="2" w:line="240" w:lineRule="auto"/>
              <w:ind w:right="98"/>
              <w:rPr>
                <w:b/>
                <w:sz w:val="18"/>
                <w:szCs w:val="18"/>
              </w:rPr>
            </w:pPr>
            <w:r w:rsidRPr="00CF5582">
              <w:rPr>
                <w:b/>
                <w:sz w:val="18"/>
                <w:szCs w:val="18"/>
              </w:rPr>
              <w:t>5</w:t>
            </w:r>
          </w:p>
        </w:tc>
        <w:tc>
          <w:tcPr>
            <w:tcW w:w="900" w:type="dxa"/>
            <w:tcBorders>
              <w:top w:val="single" w:sz="12" w:space="0" w:color="000000" w:themeColor="text1"/>
              <w:left w:val="none" w:sz="12" w:space="0" w:color="000000" w:themeColor="text1"/>
              <w:bottom w:val="single" w:sz="12" w:space="0" w:color="000000" w:themeColor="text1"/>
              <w:right w:val="none" w:sz="12" w:space="0" w:color="000000" w:themeColor="text1"/>
            </w:tcBorders>
          </w:tcPr>
          <w:p w14:paraId="4EC6FDCB" w14:textId="77777777" w:rsidR="00E72C1F" w:rsidRPr="00CF5582" w:rsidRDefault="00E72C1F" w:rsidP="00385898">
            <w:pPr>
              <w:pStyle w:val="TableParagraph"/>
              <w:spacing w:before="2" w:line="240" w:lineRule="auto"/>
              <w:ind w:right="98"/>
              <w:rPr>
                <w:b/>
                <w:sz w:val="18"/>
                <w:szCs w:val="18"/>
              </w:rPr>
            </w:pPr>
            <w:r w:rsidRPr="00CF5582">
              <w:rPr>
                <w:b/>
                <w:sz w:val="18"/>
                <w:szCs w:val="18"/>
              </w:rPr>
              <w:t>6</w:t>
            </w:r>
          </w:p>
        </w:tc>
        <w:tc>
          <w:tcPr>
            <w:tcW w:w="900" w:type="dxa"/>
            <w:tcBorders>
              <w:top w:val="single" w:sz="12" w:space="0" w:color="000000" w:themeColor="text1"/>
              <w:left w:val="none" w:sz="12" w:space="0" w:color="000000" w:themeColor="text1"/>
              <w:bottom w:val="single" w:sz="12" w:space="0" w:color="000000" w:themeColor="text1"/>
              <w:right w:val="none" w:sz="12" w:space="0" w:color="000000" w:themeColor="text1"/>
            </w:tcBorders>
          </w:tcPr>
          <w:p w14:paraId="430338C7" w14:textId="77777777" w:rsidR="00E72C1F" w:rsidRPr="00CF5582" w:rsidRDefault="00E72C1F" w:rsidP="00385898">
            <w:pPr>
              <w:pStyle w:val="TableParagraph"/>
              <w:spacing w:before="2" w:line="240" w:lineRule="auto"/>
              <w:ind w:right="98"/>
              <w:rPr>
                <w:b/>
                <w:sz w:val="18"/>
                <w:szCs w:val="18"/>
              </w:rPr>
            </w:pPr>
            <w:r w:rsidRPr="00CF5582">
              <w:rPr>
                <w:b/>
                <w:sz w:val="18"/>
                <w:szCs w:val="18"/>
              </w:rPr>
              <w:t>7</w:t>
            </w:r>
          </w:p>
        </w:tc>
        <w:tc>
          <w:tcPr>
            <w:tcW w:w="1080" w:type="dxa"/>
            <w:tcBorders>
              <w:top w:val="single" w:sz="12" w:space="0" w:color="000000" w:themeColor="text1"/>
              <w:left w:val="none" w:sz="12" w:space="0" w:color="000000" w:themeColor="text1"/>
              <w:bottom w:val="single" w:sz="12" w:space="0" w:color="000000" w:themeColor="text1"/>
              <w:right w:val="none" w:sz="12" w:space="0" w:color="000000" w:themeColor="text1"/>
            </w:tcBorders>
          </w:tcPr>
          <w:p w14:paraId="6DA5F093" w14:textId="77777777" w:rsidR="00E72C1F" w:rsidRPr="00CF5582" w:rsidRDefault="00E72C1F" w:rsidP="00385898">
            <w:pPr>
              <w:pStyle w:val="TableParagraph"/>
              <w:spacing w:before="2" w:line="240" w:lineRule="auto"/>
              <w:ind w:right="98"/>
              <w:rPr>
                <w:b/>
                <w:sz w:val="18"/>
                <w:szCs w:val="18"/>
              </w:rPr>
            </w:pPr>
            <w:r w:rsidRPr="00CF5582">
              <w:rPr>
                <w:b/>
                <w:sz w:val="18"/>
                <w:szCs w:val="18"/>
              </w:rPr>
              <w:t>8</w:t>
            </w:r>
          </w:p>
        </w:tc>
        <w:tc>
          <w:tcPr>
            <w:tcW w:w="720" w:type="dxa"/>
            <w:tcBorders>
              <w:top w:val="single" w:sz="12" w:space="0" w:color="000000" w:themeColor="text1"/>
              <w:left w:val="none" w:sz="12" w:space="0" w:color="000000" w:themeColor="text1"/>
              <w:bottom w:val="single" w:sz="12" w:space="0" w:color="000000" w:themeColor="text1"/>
              <w:right w:val="none" w:sz="12" w:space="0" w:color="000000" w:themeColor="text1"/>
            </w:tcBorders>
          </w:tcPr>
          <w:p w14:paraId="120B1FC8" w14:textId="77777777" w:rsidR="00E72C1F" w:rsidRPr="00CF5582" w:rsidRDefault="00E72C1F" w:rsidP="00385898">
            <w:pPr>
              <w:pStyle w:val="TableParagraph"/>
              <w:spacing w:before="2" w:line="240" w:lineRule="auto"/>
              <w:ind w:right="98"/>
              <w:rPr>
                <w:b/>
                <w:sz w:val="18"/>
                <w:szCs w:val="18"/>
              </w:rPr>
            </w:pPr>
            <w:r w:rsidRPr="00CF5582">
              <w:rPr>
                <w:b/>
                <w:sz w:val="18"/>
                <w:szCs w:val="18"/>
              </w:rPr>
              <w:t>9</w:t>
            </w:r>
          </w:p>
        </w:tc>
        <w:tc>
          <w:tcPr>
            <w:tcW w:w="900" w:type="dxa"/>
            <w:tcBorders>
              <w:top w:val="single" w:sz="12" w:space="0" w:color="000000" w:themeColor="text1"/>
              <w:left w:val="none" w:sz="12" w:space="0" w:color="000000" w:themeColor="text1"/>
              <w:bottom w:val="single" w:sz="12" w:space="0" w:color="000000" w:themeColor="text1"/>
              <w:right w:val="none" w:sz="12" w:space="0" w:color="000000" w:themeColor="text1"/>
            </w:tcBorders>
          </w:tcPr>
          <w:p w14:paraId="4FCEF02E" w14:textId="77777777" w:rsidR="00E72C1F" w:rsidRPr="00CF5582" w:rsidRDefault="00E72C1F" w:rsidP="00385898">
            <w:pPr>
              <w:pStyle w:val="TableParagraph"/>
              <w:spacing w:before="2" w:line="240" w:lineRule="auto"/>
              <w:ind w:right="98"/>
              <w:rPr>
                <w:b/>
                <w:sz w:val="18"/>
                <w:szCs w:val="18"/>
              </w:rPr>
            </w:pPr>
            <w:r w:rsidRPr="00CF5582">
              <w:rPr>
                <w:b/>
                <w:sz w:val="18"/>
                <w:szCs w:val="18"/>
              </w:rPr>
              <w:t>10</w:t>
            </w:r>
          </w:p>
        </w:tc>
      </w:tr>
      <w:tr w:rsidR="00375410" w:rsidRPr="00376887" w14:paraId="129A0CC2" w14:textId="77777777">
        <w:trPr>
          <w:trHeight w:val="51"/>
        </w:trPr>
        <w:tc>
          <w:tcPr>
            <w:tcW w:w="2595" w:type="dxa"/>
          </w:tcPr>
          <w:p w14:paraId="1A4ACDE7" w14:textId="64E07543" w:rsidR="00375410" w:rsidRPr="00CF5582" w:rsidRDefault="00375410" w:rsidP="00385898">
            <w:pPr>
              <w:spacing w:before="20" w:line="240" w:lineRule="auto"/>
              <w:rPr>
                <w:rFonts w:eastAsia="Times New Roman" w:cs="Times New Roman"/>
                <w:b/>
                <w:color w:val="000000" w:themeColor="text1"/>
                <w:sz w:val="18"/>
                <w:szCs w:val="18"/>
              </w:rPr>
            </w:pPr>
            <w:r>
              <w:rPr>
                <w:rFonts w:eastAsia="Times New Roman" w:cs="Times New Roman"/>
                <w:b/>
                <w:color w:val="000000" w:themeColor="text1"/>
                <w:sz w:val="18"/>
                <w:szCs w:val="18"/>
              </w:rPr>
              <w:t>Partner 1 Variables</w:t>
            </w:r>
          </w:p>
        </w:tc>
        <w:tc>
          <w:tcPr>
            <w:tcW w:w="1080" w:type="dxa"/>
            <w:tcBorders>
              <w:right w:val="none" w:sz="12" w:space="0" w:color="000000" w:themeColor="text1"/>
            </w:tcBorders>
          </w:tcPr>
          <w:p w14:paraId="42C9CE84" w14:textId="77777777" w:rsidR="00375410" w:rsidRPr="00CF5582" w:rsidRDefault="00375410" w:rsidP="00385898">
            <w:pPr>
              <w:spacing w:line="240" w:lineRule="auto"/>
              <w:jc w:val="center"/>
              <w:rPr>
                <w:rFonts w:eastAsia="Times New Roman" w:cs="Times New Roman"/>
                <w:sz w:val="18"/>
                <w:szCs w:val="18"/>
              </w:rPr>
            </w:pP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53046F40" w14:textId="77777777" w:rsidR="00375410" w:rsidRPr="00CF5582" w:rsidRDefault="00375410" w:rsidP="00385898">
            <w:pPr>
              <w:spacing w:line="240" w:lineRule="auto"/>
              <w:jc w:val="center"/>
              <w:rPr>
                <w:rFonts w:eastAsia="Times New Roman" w:cs="Times New Roman"/>
                <w:sz w:val="18"/>
                <w:szCs w:val="18"/>
              </w:rPr>
            </w:pPr>
          </w:p>
        </w:tc>
        <w:tc>
          <w:tcPr>
            <w:tcW w:w="99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6C2CC729" w14:textId="77777777" w:rsidR="00375410" w:rsidRPr="00CF5582" w:rsidRDefault="00375410" w:rsidP="00385898">
            <w:pPr>
              <w:spacing w:line="240" w:lineRule="auto"/>
              <w:jc w:val="center"/>
              <w:rPr>
                <w:rFonts w:eastAsia="Times New Roman" w:cs="Times New Roman"/>
                <w:sz w:val="18"/>
                <w:szCs w:val="18"/>
              </w:rPr>
            </w:pPr>
          </w:p>
        </w:tc>
        <w:tc>
          <w:tcPr>
            <w:tcW w:w="81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0CE152BA" w14:textId="77777777" w:rsidR="00375410" w:rsidRPr="00CF5582" w:rsidRDefault="00375410" w:rsidP="00385898">
            <w:pPr>
              <w:spacing w:line="240" w:lineRule="auto"/>
              <w:jc w:val="center"/>
              <w:rPr>
                <w:rFonts w:eastAsia="Times New Roman" w:cs="Times New Roman"/>
                <w:sz w:val="18"/>
                <w:szCs w:val="18"/>
              </w:rPr>
            </w:pPr>
          </w:p>
        </w:tc>
        <w:tc>
          <w:tcPr>
            <w:tcW w:w="81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3B2F7386" w14:textId="77777777" w:rsidR="00375410" w:rsidRPr="00CF5582" w:rsidRDefault="00375410" w:rsidP="00385898">
            <w:pPr>
              <w:spacing w:line="240" w:lineRule="auto"/>
              <w:jc w:val="center"/>
              <w:rPr>
                <w:rFonts w:eastAsia="Times New Roman" w:cs="Times New Roman"/>
                <w:sz w:val="18"/>
                <w:szCs w:val="18"/>
              </w:rPr>
            </w:pP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266FC03C" w14:textId="77777777" w:rsidR="00375410" w:rsidRPr="00CF5582" w:rsidRDefault="00375410" w:rsidP="00385898">
            <w:pPr>
              <w:spacing w:line="240" w:lineRule="auto"/>
              <w:jc w:val="center"/>
              <w:rPr>
                <w:rFonts w:eastAsia="Times New Roman" w:cs="Times New Roman"/>
                <w:sz w:val="18"/>
                <w:szCs w:val="18"/>
              </w:rPr>
            </w:pP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282E8E7F" w14:textId="77777777" w:rsidR="00375410" w:rsidRPr="00CF5582" w:rsidRDefault="00375410" w:rsidP="00385898">
            <w:pPr>
              <w:spacing w:line="240" w:lineRule="auto"/>
              <w:jc w:val="center"/>
              <w:rPr>
                <w:rFonts w:eastAsia="Times New Roman" w:cs="Times New Roman"/>
                <w:sz w:val="18"/>
                <w:szCs w:val="18"/>
              </w:rPr>
            </w:pPr>
          </w:p>
        </w:tc>
        <w:tc>
          <w:tcPr>
            <w:tcW w:w="108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1D1D69AB" w14:textId="77777777" w:rsidR="00375410" w:rsidRPr="00CF5582" w:rsidRDefault="00375410" w:rsidP="00385898">
            <w:pPr>
              <w:spacing w:line="240" w:lineRule="auto"/>
              <w:jc w:val="center"/>
              <w:rPr>
                <w:rFonts w:eastAsia="Times New Roman" w:cs="Times New Roman"/>
                <w:sz w:val="18"/>
                <w:szCs w:val="18"/>
              </w:rPr>
            </w:pPr>
          </w:p>
        </w:tc>
        <w:tc>
          <w:tcPr>
            <w:tcW w:w="72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0C6B7C32" w14:textId="77777777" w:rsidR="00375410" w:rsidRPr="00CF5582" w:rsidRDefault="00375410" w:rsidP="00385898">
            <w:pPr>
              <w:spacing w:line="240" w:lineRule="auto"/>
              <w:jc w:val="center"/>
              <w:rPr>
                <w:rFonts w:eastAsia="Times New Roman" w:cs="Times New Roman"/>
                <w:sz w:val="18"/>
                <w:szCs w:val="18"/>
              </w:rPr>
            </w:pP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1288510D" w14:textId="77777777" w:rsidR="00375410" w:rsidRPr="00CF5582" w:rsidRDefault="00375410" w:rsidP="00385898">
            <w:pPr>
              <w:spacing w:line="240" w:lineRule="auto"/>
              <w:jc w:val="center"/>
              <w:rPr>
                <w:rFonts w:eastAsia="Times New Roman" w:cs="Times New Roman"/>
                <w:sz w:val="18"/>
                <w:szCs w:val="18"/>
              </w:rPr>
            </w:pPr>
          </w:p>
        </w:tc>
      </w:tr>
      <w:tr w:rsidR="00E72C1F" w:rsidRPr="00376887" w14:paraId="20D68FBE" w14:textId="77777777">
        <w:trPr>
          <w:trHeight w:val="51"/>
        </w:trPr>
        <w:tc>
          <w:tcPr>
            <w:tcW w:w="2595" w:type="dxa"/>
          </w:tcPr>
          <w:p w14:paraId="62123309" w14:textId="77777777" w:rsidR="00E72C1F" w:rsidRPr="00CF5582" w:rsidRDefault="00E72C1F" w:rsidP="00385898">
            <w:pPr>
              <w:spacing w:before="20" w:line="240" w:lineRule="auto"/>
              <w:rPr>
                <w:rFonts w:eastAsia="Times New Roman" w:cs="Times New Roman"/>
                <w:color w:val="000000" w:themeColor="text1"/>
                <w:sz w:val="18"/>
                <w:szCs w:val="18"/>
              </w:rPr>
            </w:pPr>
            <w:r w:rsidRPr="00CF5582">
              <w:rPr>
                <w:rFonts w:eastAsia="Times New Roman" w:cs="Times New Roman"/>
                <w:b/>
                <w:color w:val="000000" w:themeColor="text1"/>
                <w:sz w:val="18"/>
                <w:szCs w:val="18"/>
              </w:rPr>
              <w:t>1. CSI (P1)</w:t>
            </w:r>
          </w:p>
        </w:tc>
        <w:tc>
          <w:tcPr>
            <w:tcW w:w="1080" w:type="dxa"/>
            <w:tcBorders>
              <w:right w:val="none" w:sz="12" w:space="0" w:color="000000" w:themeColor="text1"/>
            </w:tcBorders>
          </w:tcPr>
          <w:p w14:paraId="6F3CDA1A"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w:t>
            </w: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0C87FEA0" w14:textId="77777777" w:rsidR="00E72C1F" w:rsidRPr="00CF5582" w:rsidRDefault="00E72C1F" w:rsidP="00385898">
            <w:pPr>
              <w:spacing w:line="240" w:lineRule="auto"/>
              <w:jc w:val="center"/>
              <w:rPr>
                <w:rFonts w:eastAsia="Times New Roman" w:cs="Times New Roman"/>
                <w:sz w:val="18"/>
                <w:szCs w:val="18"/>
              </w:rPr>
            </w:pPr>
          </w:p>
        </w:tc>
        <w:tc>
          <w:tcPr>
            <w:tcW w:w="99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583FF83F" w14:textId="77777777" w:rsidR="00E72C1F" w:rsidRPr="00CF5582" w:rsidRDefault="00E72C1F" w:rsidP="00385898">
            <w:pPr>
              <w:spacing w:line="240" w:lineRule="auto"/>
              <w:jc w:val="center"/>
              <w:rPr>
                <w:rFonts w:eastAsia="Times New Roman" w:cs="Times New Roman"/>
                <w:sz w:val="18"/>
                <w:szCs w:val="18"/>
              </w:rPr>
            </w:pPr>
          </w:p>
        </w:tc>
        <w:tc>
          <w:tcPr>
            <w:tcW w:w="81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2923649A" w14:textId="77777777" w:rsidR="00E72C1F" w:rsidRPr="00CF5582" w:rsidRDefault="00E72C1F" w:rsidP="00385898">
            <w:pPr>
              <w:spacing w:line="240" w:lineRule="auto"/>
              <w:jc w:val="center"/>
              <w:rPr>
                <w:rFonts w:eastAsia="Times New Roman" w:cs="Times New Roman"/>
                <w:sz w:val="18"/>
                <w:szCs w:val="18"/>
              </w:rPr>
            </w:pPr>
          </w:p>
        </w:tc>
        <w:tc>
          <w:tcPr>
            <w:tcW w:w="81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DD72802" w14:textId="77777777" w:rsidR="00E72C1F" w:rsidRPr="00CF5582" w:rsidRDefault="00E72C1F" w:rsidP="00385898">
            <w:pPr>
              <w:spacing w:line="240" w:lineRule="auto"/>
              <w:jc w:val="center"/>
              <w:rPr>
                <w:rFonts w:eastAsia="Times New Roman" w:cs="Times New Roman"/>
                <w:sz w:val="18"/>
                <w:szCs w:val="18"/>
              </w:rPr>
            </w:pP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5226BA2E" w14:textId="77777777" w:rsidR="00E72C1F" w:rsidRPr="00CF5582" w:rsidRDefault="00E72C1F" w:rsidP="00385898">
            <w:pPr>
              <w:spacing w:line="240" w:lineRule="auto"/>
              <w:jc w:val="center"/>
              <w:rPr>
                <w:rFonts w:eastAsia="Times New Roman" w:cs="Times New Roman"/>
                <w:sz w:val="18"/>
                <w:szCs w:val="18"/>
              </w:rPr>
            </w:pP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32C14E4E" w14:textId="77777777" w:rsidR="00E72C1F" w:rsidRPr="00CF5582" w:rsidRDefault="00E72C1F" w:rsidP="00385898">
            <w:pPr>
              <w:spacing w:line="240" w:lineRule="auto"/>
              <w:jc w:val="center"/>
              <w:rPr>
                <w:rFonts w:eastAsia="Times New Roman" w:cs="Times New Roman"/>
                <w:sz w:val="18"/>
                <w:szCs w:val="18"/>
              </w:rPr>
            </w:pPr>
          </w:p>
        </w:tc>
        <w:tc>
          <w:tcPr>
            <w:tcW w:w="108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3CE5C6C6" w14:textId="77777777" w:rsidR="00E72C1F" w:rsidRPr="00CF5582" w:rsidRDefault="00E72C1F" w:rsidP="00385898">
            <w:pPr>
              <w:spacing w:line="240" w:lineRule="auto"/>
              <w:jc w:val="center"/>
              <w:rPr>
                <w:rFonts w:eastAsia="Times New Roman" w:cs="Times New Roman"/>
                <w:sz w:val="18"/>
                <w:szCs w:val="18"/>
              </w:rPr>
            </w:pPr>
          </w:p>
        </w:tc>
        <w:tc>
          <w:tcPr>
            <w:tcW w:w="72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56077BDC" w14:textId="77777777" w:rsidR="00E72C1F" w:rsidRPr="00CF5582" w:rsidRDefault="00E72C1F" w:rsidP="00385898">
            <w:pPr>
              <w:spacing w:line="240" w:lineRule="auto"/>
              <w:jc w:val="center"/>
              <w:rPr>
                <w:rFonts w:eastAsia="Times New Roman" w:cs="Times New Roman"/>
                <w:sz w:val="18"/>
                <w:szCs w:val="18"/>
              </w:rPr>
            </w:pP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8279045" w14:textId="77777777" w:rsidR="00E72C1F" w:rsidRPr="00CF5582" w:rsidRDefault="00E72C1F" w:rsidP="00385898">
            <w:pPr>
              <w:spacing w:line="240" w:lineRule="auto"/>
              <w:jc w:val="center"/>
              <w:rPr>
                <w:rFonts w:eastAsia="Times New Roman" w:cs="Times New Roman"/>
                <w:sz w:val="18"/>
                <w:szCs w:val="18"/>
              </w:rPr>
            </w:pPr>
          </w:p>
        </w:tc>
      </w:tr>
      <w:tr w:rsidR="00E72C1F" w:rsidRPr="00376887" w14:paraId="3A98E31D" w14:textId="77777777">
        <w:trPr>
          <w:trHeight w:val="51"/>
        </w:trPr>
        <w:tc>
          <w:tcPr>
            <w:tcW w:w="2595" w:type="dxa"/>
          </w:tcPr>
          <w:p w14:paraId="62553C6B" w14:textId="77777777" w:rsidR="00E72C1F" w:rsidRPr="00CF5582" w:rsidRDefault="00E72C1F" w:rsidP="00385898">
            <w:pPr>
              <w:spacing w:before="20" w:line="240" w:lineRule="auto"/>
              <w:rPr>
                <w:rFonts w:eastAsia="Times New Roman" w:cs="Times New Roman"/>
                <w:b/>
                <w:color w:val="000000" w:themeColor="text1"/>
                <w:sz w:val="18"/>
                <w:szCs w:val="18"/>
              </w:rPr>
            </w:pPr>
            <w:r w:rsidRPr="00CF5582">
              <w:rPr>
                <w:rFonts w:eastAsia="Times New Roman" w:cs="Times New Roman"/>
                <w:b/>
                <w:color w:val="000000" w:themeColor="text1"/>
                <w:sz w:val="18"/>
                <w:szCs w:val="18"/>
              </w:rPr>
              <w:t>2. Demand-Withdraw (P1)</w:t>
            </w:r>
          </w:p>
        </w:tc>
        <w:tc>
          <w:tcPr>
            <w:tcW w:w="1080" w:type="dxa"/>
            <w:tcBorders>
              <w:right w:val="none" w:sz="12" w:space="0" w:color="000000" w:themeColor="text1"/>
            </w:tcBorders>
          </w:tcPr>
          <w:p w14:paraId="7AFBD140" w14:textId="59C3E899"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w:t>
            </w:r>
            <w:r w:rsidR="00C81916">
              <w:rPr>
                <w:rFonts w:eastAsia="Times New Roman" w:cs="Times New Roman"/>
                <w:sz w:val="18"/>
                <w:szCs w:val="18"/>
              </w:rPr>
              <w:t>4</w:t>
            </w:r>
            <w:r w:rsidR="0066444F">
              <w:rPr>
                <w:rFonts w:eastAsia="Times New Roman" w:cs="Times New Roman"/>
                <w:sz w:val="18"/>
                <w:szCs w:val="18"/>
              </w:rPr>
              <w:t>55</w:t>
            </w:r>
            <w:r w:rsidRPr="00CF5582">
              <w:rPr>
                <w:rFonts w:eastAsia="Times New Roman" w:cs="Times New Roman"/>
                <w:sz w:val="18"/>
                <w:szCs w:val="18"/>
              </w:rPr>
              <w:t>*</w:t>
            </w: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2997722C"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w:t>
            </w:r>
          </w:p>
        </w:tc>
        <w:tc>
          <w:tcPr>
            <w:tcW w:w="99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3203C772" w14:textId="77777777" w:rsidR="00E72C1F" w:rsidRPr="00CF5582" w:rsidRDefault="00E72C1F" w:rsidP="00385898">
            <w:pPr>
              <w:spacing w:line="240" w:lineRule="auto"/>
              <w:jc w:val="center"/>
              <w:rPr>
                <w:rFonts w:eastAsia="Times New Roman" w:cs="Times New Roman"/>
                <w:sz w:val="18"/>
                <w:szCs w:val="18"/>
              </w:rPr>
            </w:pPr>
          </w:p>
        </w:tc>
        <w:tc>
          <w:tcPr>
            <w:tcW w:w="81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56072280" w14:textId="77777777" w:rsidR="00E72C1F" w:rsidRPr="00CF5582" w:rsidRDefault="00E72C1F" w:rsidP="00385898">
            <w:pPr>
              <w:spacing w:line="240" w:lineRule="auto"/>
              <w:jc w:val="center"/>
              <w:rPr>
                <w:rFonts w:eastAsia="Times New Roman" w:cs="Times New Roman"/>
                <w:sz w:val="18"/>
                <w:szCs w:val="18"/>
              </w:rPr>
            </w:pPr>
          </w:p>
        </w:tc>
        <w:tc>
          <w:tcPr>
            <w:tcW w:w="81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6AC36A47" w14:textId="77777777" w:rsidR="00E72C1F" w:rsidRPr="00CF5582" w:rsidRDefault="00E72C1F" w:rsidP="00385898">
            <w:pPr>
              <w:spacing w:line="240" w:lineRule="auto"/>
              <w:jc w:val="center"/>
              <w:rPr>
                <w:rFonts w:eastAsia="Times New Roman" w:cs="Times New Roman"/>
                <w:sz w:val="18"/>
                <w:szCs w:val="18"/>
              </w:rPr>
            </w:pP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65D12791" w14:textId="77777777" w:rsidR="00E72C1F" w:rsidRPr="00CF5582" w:rsidRDefault="00E72C1F" w:rsidP="00385898">
            <w:pPr>
              <w:spacing w:line="240" w:lineRule="auto"/>
              <w:jc w:val="center"/>
              <w:rPr>
                <w:rFonts w:eastAsia="Times New Roman" w:cs="Times New Roman"/>
                <w:sz w:val="18"/>
                <w:szCs w:val="18"/>
              </w:rPr>
            </w:pP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23E7D698" w14:textId="77777777" w:rsidR="00E72C1F" w:rsidRPr="00CF5582" w:rsidRDefault="00E72C1F" w:rsidP="00385898">
            <w:pPr>
              <w:spacing w:line="240" w:lineRule="auto"/>
              <w:jc w:val="center"/>
              <w:rPr>
                <w:rFonts w:eastAsia="Times New Roman" w:cs="Times New Roman"/>
                <w:sz w:val="18"/>
                <w:szCs w:val="18"/>
              </w:rPr>
            </w:pPr>
          </w:p>
        </w:tc>
        <w:tc>
          <w:tcPr>
            <w:tcW w:w="108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102054CC" w14:textId="77777777" w:rsidR="00E72C1F" w:rsidRPr="00CF5582" w:rsidRDefault="00E72C1F" w:rsidP="00385898">
            <w:pPr>
              <w:spacing w:line="240" w:lineRule="auto"/>
              <w:jc w:val="center"/>
              <w:rPr>
                <w:rFonts w:eastAsia="Times New Roman" w:cs="Times New Roman"/>
                <w:sz w:val="18"/>
                <w:szCs w:val="18"/>
              </w:rPr>
            </w:pPr>
          </w:p>
        </w:tc>
        <w:tc>
          <w:tcPr>
            <w:tcW w:w="72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361C5D7" w14:textId="77777777" w:rsidR="00E72C1F" w:rsidRPr="00CF5582" w:rsidRDefault="00E72C1F" w:rsidP="00385898">
            <w:pPr>
              <w:spacing w:line="240" w:lineRule="auto"/>
              <w:jc w:val="center"/>
              <w:rPr>
                <w:rFonts w:eastAsia="Times New Roman" w:cs="Times New Roman"/>
                <w:sz w:val="18"/>
                <w:szCs w:val="18"/>
              </w:rPr>
            </w:pP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18EF97A2" w14:textId="77777777" w:rsidR="00E72C1F" w:rsidRPr="00CF5582" w:rsidRDefault="00E72C1F" w:rsidP="00385898">
            <w:pPr>
              <w:spacing w:line="240" w:lineRule="auto"/>
              <w:jc w:val="center"/>
              <w:rPr>
                <w:rFonts w:eastAsia="Times New Roman" w:cs="Times New Roman"/>
                <w:sz w:val="18"/>
                <w:szCs w:val="18"/>
              </w:rPr>
            </w:pPr>
          </w:p>
        </w:tc>
      </w:tr>
      <w:tr w:rsidR="00E72C1F" w:rsidRPr="00376887" w14:paraId="770C2B2C" w14:textId="77777777">
        <w:trPr>
          <w:trHeight w:val="51"/>
        </w:trPr>
        <w:tc>
          <w:tcPr>
            <w:tcW w:w="2595" w:type="dxa"/>
          </w:tcPr>
          <w:p w14:paraId="164DB165" w14:textId="77777777" w:rsidR="00E72C1F" w:rsidRPr="00CF5582" w:rsidRDefault="00E72C1F" w:rsidP="00385898">
            <w:pPr>
              <w:spacing w:before="20" w:line="240" w:lineRule="auto"/>
              <w:rPr>
                <w:rFonts w:eastAsia="Times New Roman" w:cs="Times New Roman"/>
                <w:b/>
                <w:color w:val="000000" w:themeColor="text1"/>
                <w:sz w:val="18"/>
                <w:szCs w:val="18"/>
              </w:rPr>
            </w:pPr>
            <w:r w:rsidRPr="00CF5582">
              <w:rPr>
                <w:rFonts w:eastAsia="Times New Roman" w:cs="Times New Roman"/>
                <w:b/>
                <w:color w:val="000000" w:themeColor="text1"/>
                <w:sz w:val="18"/>
                <w:szCs w:val="18"/>
              </w:rPr>
              <w:t>3. Neglect (ACEs) (P1)</w:t>
            </w:r>
          </w:p>
        </w:tc>
        <w:tc>
          <w:tcPr>
            <w:tcW w:w="1080" w:type="dxa"/>
            <w:tcBorders>
              <w:right w:val="none" w:sz="12" w:space="0" w:color="000000" w:themeColor="text1"/>
            </w:tcBorders>
          </w:tcPr>
          <w:p w14:paraId="3D9B2BB6"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-0.320**</w:t>
            </w: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04E8AB8E"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0.341</w:t>
            </w:r>
          </w:p>
        </w:tc>
        <w:tc>
          <w:tcPr>
            <w:tcW w:w="99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6D0A102B"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w:t>
            </w:r>
          </w:p>
        </w:tc>
        <w:tc>
          <w:tcPr>
            <w:tcW w:w="81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361B3A8E" w14:textId="77777777" w:rsidR="00E72C1F" w:rsidRPr="00CF5582" w:rsidRDefault="00E72C1F" w:rsidP="00385898">
            <w:pPr>
              <w:spacing w:line="240" w:lineRule="auto"/>
              <w:jc w:val="center"/>
              <w:rPr>
                <w:rFonts w:eastAsia="Times New Roman" w:cs="Times New Roman"/>
                <w:sz w:val="18"/>
                <w:szCs w:val="18"/>
              </w:rPr>
            </w:pPr>
          </w:p>
        </w:tc>
        <w:tc>
          <w:tcPr>
            <w:tcW w:w="81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DA239DE" w14:textId="77777777" w:rsidR="00E72C1F" w:rsidRPr="00CF5582" w:rsidRDefault="00E72C1F" w:rsidP="00385898">
            <w:pPr>
              <w:spacing w:line="240" w:lineRule="auto"/>
              <w:jc w:val="center"/>
              <w:rPr>
                <w:rFonts w:eastAsia="Times New Roman" w:cs="Times New Roman"/>
                <w:sz w:val="18"/>
                <w:szCs w:val="18"/>
              </w:rPr>
            </w:pP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6392E325" w14:textId="77777777" w:rsidR="00E72C1F" w:rsidRPr="00CF5582" w:rsidRDefault="00E72C1F" w:rsidP="00385898">
            <w:pPr>
              <w:spacing w:line="240" w:lineRule="auto"/>
              <w:jc w:val="center"/>
              <w:rPr>
                <w:rFonts w:eastAsia="Times New Roman" w:cs="Times New Roman"/>
                <w:sz w:val="18"/>
                <w:szCs w:val="18"/>
              </w:rPr>
            </w:pP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1520F90E" w14:textId="77777777" w:rsidR="00E72C1F" w:rsidRPr="00CF5582" w:rsidRDefault="00E72C1F" w:rsidP="00385898">
            <w:pPr>
              <w:spacing w:line="240" w:lineRule="auto"/>
              <w:jc w:val="center"/>
              <w:rPr>
                <w:rFonts w:eastAsia="Times New Roman" w:cs="Times New Roman"/>
                <w:sz w:val="18"/>
                <w:szCs w:val="18"/>
              </w:rPr>
            </w:pPr>
          </w:p>
        </w:tc>
        <w:tc>
          <w:tcPr>
            <w:tcW w:w="108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2CFF562B" w14:textId="77777777" w:rsidR="00E72C1F" w:rsidRPr="00CF5582" w:rsidRDefault="00E72C1F" w:rsidP="00385898">
            <w:pPr>
              <w:spacing w:line="240" w:lineRule="auto"/>
              <w:jc w:val="center"/>
              <w:rPr>
                <w:rFonts w:eastAsia="Times New Roman" w:cs="Times New Roman"/>
                <w:sz w:val="18"/>
                <w:szCs w:val="18"/>
              </w:rPr>
            </w:pPr>
          </w:p>
        </w:tc>
        <w:tc>
          <w:tcPr>
            <w:tcW w:w="72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5A997F6B" w14:textId="77777777" w:rsidR="00E72C1F" w:rsidRPr="00CF5582" w:rsidRDefault="00E72C1F" w:rsidP="00385898">
            <w:pPr>
              <w:spacing w:line="240" w:lineRule="auto"/>
              <w:jc w:val="center"/>
              <w:rPr>
                <w:rFonts w:eastAsia="Times New Roman" w:cs="Times New Roman"/>
                <w:sz w:val="18"/>
                <w:szCs w:val="18"/>
              </w:rPr>
            </w:pP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DBA16DE" w14:textId="77777777" w:rsidR="00E72C1F" w:rsidRPr="00CF5582" w:rsidRDefault="00E72C1F" w:rsidP="00385898">
            <w:pPr>
              <w:spacing w:line="240" w:lineRule="auto"/>
              <w:jc w:val="center"/>
              <w:rPr>
                <w:rFonts w:eastAsia="Times New Roman" w:cs="Times New Roman"/>
                <w:sz w:val="18"/>
                <w:szCs w:val="18"/>
              </w:rPr>
            </w:pPr>
          </w:p>
        </w:tc>
      </w:tr>
      <w:tr w:rsidR="00E72C1F" w:rsidRPr="00376887" w14:paraId="4157155D" w14:textId="77777777">
        <w:trPr>
          <w:trHeight w:val="51"/>
        </w:trPr>
        <w:tc>
          <w:tcPr>
            <w:tcW w:w="2595" w:type="dxa"/>
          </w:tcPr>
          <w:p w14:paraId="28E11FBC" w14:textId="77777777" w:rsidR="00E72C1F" w:rsidRPr="00CF5582" w:rsidRDefault="00E72C1F" w:rsidP="00385898">
            <w:pPr>
              <w:spacing w:before="20" w:line="240" w:lineRule="auto"/>
              <w:rPr>
                <w:rFonts w:eastAsia="Times New Roman" w:cs="Times New Roman"/>
                <w:b/>
                <w:color w:val="000000" w:themeColor="text1"/>
                <w:sz w:val="18"/>
                <w:szCs w:val="18"/>
              </w:rPr>
            </w:pPr>
            <w:r w:rsidRPr="00CF5582">
              <w:rPr>
                <w:rFonts w:eastAsia="Times New Roman" w:cs="Times New Roman"/>
                <w:b/>
                <w:color w:val="000000" w:themeColor="text1"/>
                <w:sz w:val="18"/>
                <w:szCs w:val="18"/>
              </w:rPr>
              <w:t>4. Separateness (P1)</w:t>
            </w:r>
          </w:p>
        </w:tc>
        <w:tc>
          <w:tcPr>
            <w:tcW w:w="1080" w:type="dxa"/>
            <w:tcBorders>
              <w:right w:val="none" w:sz="12" w:space="0" w:color="000000" w:themeColor="text1"/>
            </w:tcBorders>
          </w:tcPr>
          <w:p w14:paraId="5F8B4696"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0.159</w:t>
            </w: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D1FD9C8"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-0.254</w:t>
            </w:r>
          </w:p>
        </w:tc>
        <w:tc>
          <w:tcPr>
            <w:tcW w:w="99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9F2C012" w14:textId="77777777" w:rsidR="00E72C1F" w:rsidRPr="00CF5582" w:rsidRDefault="00E72C1F" w:rsidP="00385898">
            <w:pPr>
              <w:spacing w:line="240" w:lineRule="auto"/>
              <w:jc w:val="center"/>
              <w:rPr>
                <w:rFonts w:eastAsia="Times New Roman" w:cs="Times New Roman"/>
                <w:sz w:val="18"/>
                <w:szCs w:val="18"/>
              </w:rPr>
            </w:pPr>
            <w:r>
              <w:rPr>
                <w:rFonts w:eastAsia="Times New Roman" w:cs="Times New Roman"/>
                <w:sz w:val="18"/>
                <w:szCs w:val="18"/>
              </w:rPr>
              <w:t>-0.141</w:t>
            </w:r>
          </w:p>
        </w:tc>
        <w:tc>
          <w:tcPr>
            <w:tcW w:w="81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00BF5A78"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w:t>
            </w:r>
          </w:p>
        </w:tc>
        <w:tc>
          <w:tcPr>
            <w:tcW w:w="81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7FE5E99" w14:textId="77777777" w:rsidR="00E72C1F" w:rsidRPr="00CF5582" w:rsidRDefault="00E72C1F" w:rsidP="00385898">
            <w:pPr>
              <w:spacing w:line="240" w:lineRule="auto"/>
              <w:jc w:val="center"/>
              <w:rPr>
                <w:rFonts w:eastAsia="Times New Roman" w:cs="Times New Roman"/>
                <w:sz w:val="18"/>
                <w:szCs w:val="18"/>
              </w:rPr>
            </w:pP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047FE57C" w14:textId="77777777" w:rsidR="00E72C1F" w:rsidRPr="00CF5582" w:rsidRDefault="00E72C1F" w:rsidP="00385898">
            <w:pPr>
              <w:spacing w:line="240" w:lineRule="auto"/>
              <w:jc w:val="center"/>
              <w:rPr>
                <w:rFonts w:eastAsia="Times New Roman" w:cs="Times New Roman"/>
                <w:sz w:val="18"/>
                <w:szCs w:val="18"/>
              </w:rPr>
            </w:pP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39937314" w14:textId="77777777" w:rsidR="00E72C1F" w:rsidRPr="00CF5582" w:rsidRDefault="00E72C1F" w:rsidP="00385898">
            <w:pPr>
              <w:spacing w:line="240" w:lineRule="auto"/>
              <w:jc w:val="center"/>
              <w:rPr>
                <w:rFonts w:eastAsia="Times New Roman" w:cs="Times New Roman"/>
                <w:sz w:val="18"/>
                <w:szCs w:val="18"/>
              </w:rPr>
            </w:pPr>
          </w:p>
        </w:tc>
        <w:tc>
          <w:tcPr>
            <w:tcW w:w="108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68B2A679" w14:textId="77777777" w:rsidR="00E72C1F" w:rsidRPr="00CF5582" w:rsidRDefault="00E72C1F" w:rsidP="00385898">
            <w:pPr>
              <w:spacing w:line="240" w:lineRule="auto"/>
              <w:jc w:val="center"/>
              <w:rPr>
                <w:rFonts w:eastAsia="Times New Roman" w:cs="Times New Roman"/>
                <w:sz w:val="18"/>
                <w:szCs w:val="18"/>
              </w:rPr>
            </w:pPr>
          </w:p>
        </w:tc>
        <w:tc>
          <w:tcPr>
            <w:tcW w:w="72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28A9527D" w14:textId="77777777" w:rsidR="00E72C1F" w:rsidRPr="00CF5582" w:rsidRDefault="00E72C1F" w:rsidP="00385898">
            <w:pPr>
              <w:spacing w:line="240" w:lineRule="auto"/>
              <w:jc w:val="center"/>
              <w:rPr>
                <w:rFonts w:eastAsia="Times New Roman" w:cs="Times New Roman"/>
                <w:sz w:val="18"/>
                <w:szCs w:val="18"/>
              </w:rPr>
            </w:pP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02CE59C9" w14:textId="77777777" w:rsidR="00E72C1F" w:rsidRPr="00CF5582" w:rsidRDefault="00E72C1F" w:rsidP="00385898">
            <w:pPr>
              <w:spacing w:line="240" w:lineRule="auto"/>
              <w:jc w:val="center"/>
              <w:rPr>
                <w:rFonts w:eastAsia="Times New Roman" w:cs="Times New Roman"/>
                <w:sz w:val="18"/>
                <w:szCs w:val="18"/>
              </w:rPr>
            </w:pPr>
          </w:p>
        </w:tc>
      </w:tr>
      <w:tr w:rsidR="00E72C1F" w:rsidRPr="00376887" w14:paraId="5BF876C2" w14:textId="77777777">
        <w:trPr>
          <w:trHeight w:val="51"/>
        </w:trPr>
        <w:tc>
          <w:tcPr>
            <w:tcW w:w="2595" w:type="dxa"/>
          </w:tcPr>
          <w:p w14:paraId="44DB641C" w14:textId="77777777" w:rsidR="00E72C1F" w:rsidRPr="00CF5582" w:rsidRDefault="00E72C1F" w:rsidP="00385898">
            <w:pPr>
              <w:spacing w:before="20" w:line="240" w:lineRule="auto"/>
              <w:rPr>
                <w:rFonts w:eastAsia="Times New Roman" w:cs="Times New Roman"/>
                <w:b/>
                <w:color w:val="000000" w:themeColor="text1"/>
                <w:sz w:val="18"/>
                <w:szCs w:val="18"/>
              </w:rPr>
            </w:pPr>
            <w:r w:rsidRPr="00CF5582">
              <w:rPr>
                <w:rFonts w:eastAsia="Times New Roman" w:cs="Times New Roman"/>
                <w:b/>
                <w:color w:val="000000" w:themeColor="text1"/>
                <w:sz w:val="18"/>
                <w:szCs w:val="18"/>
              </w:rPr>
              <w:t>5. Connectedness (P1)</w:t>
            </w:r>
          </w:p>
        </w:tc>
        <w:tc>
          <w:tcPr>
            <w:tcW w:w="1080" w:type="dxa"/>
            <w:tcBorders>
              <w:right w:val="none" w:sz="12" w:space="0" w:color="000000" w:themeColor="text1"/>
            </w:tcBorders>
          </w:tcPr>
          <w:p w14:paraId="2F9C500D"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0.383*</w:t>
            </w: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1AB7E050"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-0.243</w:t>
            </w:r>
          </w:p>
        </w:tc>
        <w:tc>
          <w:tcPr>
            <w:tcW w:w="99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1B250B85"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-0.515**</w:t>
            </w:r>
          </w:p>
        </w:tc>
        <w:tc>
          <w:tcPr>
            <w:tcW w:w="81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737B877" w14:textId="77777777" w:rsidR="00E72C1F" w:rsidRPr="00CF5582" w:rsidRDefault="00E72C1F" w:rsidP="00385898">
            <w:pPr>
              <w:spacing w:line="240" w:lineRule="auto"/>
              <w:jc w:val="center"/>
              <w:rPr>
                <w:rFonts w:eastAsia="Times New Roman" w:cs="Times New Roman"/>
                <w:sz w:val="18"/>
                <w:szCs w:val="18"/>
              </w:rPr>
            </w:pPr>
            <w:r>
              <w:rPr>
                <w:rFonts w:eastAsia="Times New Roman" w:cs="Times New Roman"/>
                <w:sz w:val="18"/>
                <w:szCs w:val="18"/>
              </w:rPr>
              <w:t>0.544**</w:t>
            </w:r>
          </w:p>
        </w:tc>
        <w:tc>
          <w:tcPr>
            <w:tcW w:w="81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2FACB48D"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w:t>
            </w: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0F9760B7" w14:textId="77777777" w:rsidR="00E72C1F" w:rsidRPr="00CF5582" w:rsidRDefault="00E72C1F" w:rsidP="00385898">
            <w:pPr>
              <w:spacing w:line="240" w:lineRule="auto"/>
              <w:jc w:val="center"/>
              <w:rPr>
                <w:rFonts w:eastAsia="Times New Roman" w:cs="Times New Roman"/>
                <w:sz w:val="18"/>
                <w:szCs w:val="18"/>
              </w:rPr>
            </w:pP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3D65F7A4" w14:textId="77777777" w:rsidR="00E72C1F" w:rsidRPr="00CF5582" w:rsidRDefault="00E72C1F" w:rsidP="00385898">
            <w:pPr>
              <w:spacing w:line="240" w:lineRule="auto"/>
              <w:jc w:val="center"/>
              <w:rPr>
                <w:rFonts w:eastAsia="Times New Roman" w:cs="Times New Roman"/>
                <w:sz w:val="18"/>
                <w:szCs w:val="18"/>
              </w:rPr>
            </w:pPr>
          </w:p>
        </w:tc>
        <w:tc>
          <w:tcPr>
            <w:tcW w:w="108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0BDA1A09" w14:textId="77777777" w:rsidR="00E72C1F" w:rsidRPr="00CF5582" w:rsidRDefault="00E72C1F" w:rsidP="00385898">
            <w:pPr>
              <w:spacing w:line="240" w:lineRule="auto"/>
              <w:jc w:val="center"/>
              <w:rPr>
                <w:rFonts w:eastAsia="Times New Roman" w:cs="Times New Roman"/>
                <w:sz w:val="18"/>
                <w:szCs w:val="18"/>
              </w:rPr>
            </w:pPr>
          </w:p>
        </w:tc>
        <w:tc>
          <w:tcPr>
            <w:tcW w:w="72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9257B60" w14:textId="77777777" w:rsidR="00E72C1F" w:rsidRPr="00CF5582" w:rsidRDefault="00E72C1F" w:rsidP="00385898">
            <w:pPr>
              <w:spacing w:line="240" w:lineRule="auto"/>
              <w:jc w:val="center"/>
              <w:rPr>
                <w:rFonts w:eastAsia="Times New Roman" w:cs="Times New Roman"/>
                <w:sz w:val="18"/>
                <w:szCs w:val="18"/>
              </w:rPr>
            </w:pP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3DFADCE1" w14:textId="77777777" w:rsidR="00E72C1F" w:rsidRPr="00CF5582" w:rsidRDefault="00E72C1F" w:rsidP="00385898">
            <w:pPr>
              <w:spacing w:line="240" w:lineRule="auto"/>
              <w:jc w:val="center"/>
              <w:rPr>
                <w:rFonts w:eastAsia="Times New Roman" w:cs="Times New Roman"/>
                <w:sz w:val="18"/>
                <w:szCs w:val="18"/>
              </w:rPr>
            </w:pPr>
          </w:p>
        </w:tc>
      </w:tr>
      <w:tr w:rsidR="00375410" w:rsidRPr="00376887" w14:paraId="6F3725AE" w14:textId="77777777">
        <w:trPr>
          <w:trHeight w:val="51"/>
        </w:trPr>
        <w:tc>
          <w:tcPr>
            <w:tcW w:w="2595" w:type="dxa"/>
          </w:tcPr>
          <w:p w14:paraId="08B62CDE" w14:textId="739DCE66" w:rsidR="00375410" w:rsidRPr="00CF5582" w:rsidRDefault="00375410" w:rsidP="00385898">
            <w:pPr>
              <w:spacing w:before="20" w:line="240" w:lineRule="auto"/>
              <w:rPr>
                <w:rFonts w:eastAsia="Times New Roman" w:cs="Times New Roman"/>
                <w:b/>
                <w:color w:val="000000" w:themeColor="text1"/>
                <w:sz w:val="18"/>
                <w:szCs w:val="18"/>
              </w:rPr>
            </w:pPr>
            <w:r>
              <w:rPr>
                <w:rFonts w:eastAsia="Times New Roman" w:cs="Times New Roman"/>
                <w:b/>
                <w:color w:val="000000" w:themeColor="text1"/>
                <w:sz w:val="18"/>
                <w:szCs w:val="18"/>
              </w:rPr>
              <w:t>Partner 2 Variables</w:t>
            </w:r>
          </w:p>
        </w:tc>
        <w:tc>
          <w:tcPr>
            <w:tcW w:w="1080" w:type="dxa"/>
            <w:tcBorders>
              <w:right w:val="none" w:sz="12" w:space="0" w:color="000000" w:themeColor="text1"/>
            </w:tcBorders>
          </w:tcPr>
          <w:p w14:paraId="4FE3FE3D" w14:textId="77777777" w:rsidR="00375410" w:rsidRPr="00CF5582" w:rsidRDefault="00375410" w:rsidP="00385898">
            <w:pPr>
              <w:spacing w:line="240" w:lineRule="auto"/>
              <w:jc w:val="center"/>
              <w:rPr>
                <w:rFonts w:eastAsia="Times New Roman" w:cs="Times New Roman"/>
                <w:sz w:val="18"/>
                <w:szCs w:val="18"/>
              </w:rPr>
            </w:pP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89D4FD6" w14:textId="77777777" w:rsidR="00375410" w:rsidRPr="00CF5582" w:rsidRDefault="00375410" w:rsidP="00385898">
            <w:pPr>
              <w:spacing w:line="240" w:lineRule="auto"/>
              <w:jc w:val="center"/>
              <w:rPr>
                <w:rFonts w:eastAsia="Times New Roman" w:cs="Times New Roman"/>
                <w:sz w:val="18"/>
                <w:szCs w:val="18"/>
              </w:rPr>
            </w:pPr>
          </w:p>
        </w:tc>
        <w:tc>
          <w:tcPr>
            <w:tcW w:w="99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60CB13D" w14:textId="77777777" w:rsidR="00375410" w:rsidRPr="00CF5582" w:rsidRDefault="00375410" w:rsidP="00385898">
            <w:pPr>
              <w:spacing w:line="240" w:lineRule="auto"/>
              <w:jc w:val="center"/>
              <w:rPr>
                <w:rFonts w:eastAsia="Times New Roman" w:cs="Times New Roman"/>
                <w:sz w:val="18"/>
                <w:szCs w:val="18"/>
              </w:rPr>
            </w:pPr>
          </w:p>
        </w:tc>
        <w:tc>
          <w:tcPr>
            <w:tcW w:w="81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6FF84B99" w14:textId="77777777" w:rsidR="00375410" w:rsidRPr="00CF5582" w:rsidRDefault="00375410" w:rsidP="00385898">
            <w:pPr>
              <w:spacing w:line="240" w:lineRule="auto"/>
              <w:jc w:val="center"/>
              <w:rPr>
                <w:rFonts w:eastAsia="Times New Roman" w:cs="Times New Roman"/>
                <w:sz w:val="18"/>
                <w:szCs w:val="18"/>
              </w:rPr>
            </w:pPr>
          </w:p>
        </w:tc>
        <w:tc>
          <w:tcPr>
            <w:tcW w:w="81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23790FA4" w14:textId="77777777" w:rsidR="00375410" w:rsidRPr="00CF5582" w:rsidRDefault="00375410" w:rsidP="00385898">
            <w:pPr>
              <w:spacing w:line="240" w:lineRule="auto"/>
              <w:jc w:val="center"/>
              <w:rPr>
                <w:rFonts w:eastAsia="Times New Roman" w:cs="Times New Roman"/>
                <w:sz w:val="18"/>
                <w:szCs w:val="18"/>
              </w:rPr>
            </w:pP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659BEFF" w14:textId="77777777" w:rsidR="00375410" w:rsidRPr="00CF5582" w:rsidRDefault="00375410" w:rsidP="00385898">
            <w:pPr>
              <w:spacing w:line="240" w:lineRule="auto"/>
              <w:jc w:val="center"/>
              <w:rPr>
                <w:rFonts w:eastAsia="Times New Roman" w:cs="Times New Roman"/>
                <w:sz w:val="18"/>
                <w:szCs w:val="18"/>
              </w:rPr>
            </w:pP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6C013438" w14:textId="77777777" w:rsidR="00375410" w:rsidRPr="00CF5582" w:rsidRDefault="00375410" w:rsidP="00385898">
            <w:pPr>
              <w:spacing w:line="240" w:lineRule="auto"/>
              <w:jc w:val="center"/>
              <w:rPr>
                <w:rFonts w:eastAsia="Times New Roman" w:cs="Times New Roman"/>
                <w:sz w:val="18"/>
                <w:szCs w:val="18"/>
              </w:rPr>
            </w:pPr>
          </w:p>
        </w:tc>
        <w:tc>
          <w:tcPr>
            <w:tcW w:w="108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053D44A7" w14:textId="77777777" w:rsidR="00375410" w:rsidRPr="00CF5582" w:rsidRDefault="00375410" w:rsidP="00385898">
            <w:pPr>
              <w:spacing w:line="240" w:lineRule="auto"/>
              <w:jc w:val="center"/>
              <w:rPr>
                <w:rFonts w:eastAsia="Times New Roman" w:cs="Times New Roman"/>
                <w:sz w:val="18"/>
                <w:szCs w:val="18"/>
              </w:rPr>
            </w:pPr>
          </w:p>
        </w:tc>
        <w:tc>
          <w:tcPr>
            <w:tcW w:w="72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1A7F7B55" w14:textId="77777777" w:rsidR="00375410" w:rsidRPr="00CF5582" w:rsidRDefault="00375410" w:rsidP="00385898">
            <w:pPr>
              <w:spacing w:line="240" w:lineRule="auto"/>
              <w:jc w:val="center"/>
              <w:rPr>
                <w:rFonts w:eastAsia="Times New Roman" w:cs="Times New Roman"/>
                <w:sz w:val="18"/>
                <w:szCs w:val="18"/>
              </w:rPr>
            </w:pP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27AB3C5B" w14:textId="77777777" w:rsidR="00375410" w:rsidRPr="00CF5582" w:rsidRDefault="00375410" w:rsidP="00385898">
            <w:pPr>
              <w:spacing w:line="240" w:lineRule="auto"/>
              <w:jc w:val="center"/>
              <w:rPr>
                <w:rFonts w:eastAsia="Times New Roman" w:cs="Times New Roman"/>
                <w:sz w:val="18"/>
                <w:szCs w:val="18"/>
              </w:rPr>
            </w:pPr>
          </w:p>
        </w:tc>
      </w:tr>
      <w:tr w:rsidR="00E72C1F" w:rsidRPr="00376887" w14:paraId="68D8C94E" w14:textId="77777777">
        <w:trPr>
          <w:trHeight w:val="51"/>
        </w:trPr>
        <w:tc>
          <w:tcPr>
            <w:tcW w:w="2595" w:type="dxa"/>
          </w:tcPr>
          <w:p w14:paraId="65F0D434" w14:textId="77777777" w:rsidR="00E72C1F" w:rsidRPr="00CF5582" w:rsidRDefault="00E72C1F" w:rsidP="00385898">
            <w:pPr>
              <w:spacing w:before="20" w:line="240" w:lineRule="auto"/>
              <w:rPr>
                <w:rFonts w:eastAsia="Times New Roman" w:cs="Times New Roman"/>
                <w:b/>
                <w:color w:val="000000" w:themeColor="text1"/>
                <w:sz w:val="18"/>
                <w:szCs w:val="18"/>
              </w:rPr>
            </w:pPr>
            <w:r w:rsidRPr="00CF5582">
              <w:rPr>
                <w:rFonts w:eastAsia="Times New Roman" w:cs="Times New Roman"/>
                <w:b/>
                <w:color w:val="000000" w:themeColor="text1"/>
                <w:sz w:val="18"/>
                <w:szCs w:val="18"/>
              </w:rPr>
              <w:t>6. CSI (P2)</w:t>
            </w:r>
          </w:p>
        </w:tc>
        <w:tc>
          <w:tcPr>
            <w:tcW w:w="1080" w:type="dxa"/>
            <w:tcBorders>
              <w:right w:val="none" w:sz="12" w:space="0" w:color="000000" w:themeColor="text1"/>
            </w:tcBorders>
          </w:tcPr>
          <w:p w14:paraId="6309C606"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0.695**</w:t>
            </w: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08FECD0B"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-0.381*</w:t>
            </w:r>
          </w:p>
        </w:tc>
        <w:tc>
          <w:tcPr>
            <w:tcW w:w="99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320CD1F3"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-0.204</w:t>
            </w:r>
          </w:p>
        </w:tc>
        <w:tc>
          <w:tcPr>
            <w:tcW w:w="81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30DF1E89"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-0.021</w:t>
            </w:r>
          </w:p>
        </w:tc>
        <w:tc>
          <w:tcPr>
            <w:tcW w:w="81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AA33DA4"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0.003</w:t>
            </w: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6380AE8B"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w:t>
            </w: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5AB4EEF9" w14:textId="77777777" w:rsidR="00E72C1F" w:rsidRPr="00CF5582" w:rsidRDefault="00E72C1F" w:rsidP="00385898">
            <w:pPr>
              <w:spacing w:line="240" w:lineRule="auto"/>
              <w:jc w:val="center"/>
              <w:rPr>
                <w:rFonts w:eastAsia="Times New Roman" w:cs="Times New Roman"/>
                <w:sz w:val="18"/>
                <w:szCs w:val="18"/>
              </w:rPr>
            </w:pPr>
          </w:p>
        </w:tc>
        <w:tc>
          <w:tcPr>
            <w:tcW w:w="108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6A40B68C" w14:textId="77777777" w:rsidR="00E72C1F" w:rsidRPr="00CF5582" w:rsidRDefault="00E72C1F" w:rsidP="00385898">
            <w:pPr>
              <w:spacing w:line="240" w:lineRule="auto"/>
              <w:jc w:val="center"/>
              <w:rPr>
                <w:rFonts w:eastAsia="Times New Roman" w:cs="Times New Roman"/>
                <w:sz w:val="18"/>
                <w:szCs w:val="18"/>
              </w:rPr>
            </w:pPr>
          </w:p>
        </w:tc>
        <w:tc>
          <w:tcPr>
            <w:tcW w:w="72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FA80EDF" w14:textId="77777777" w:rsidR="00E72C1F" w:rsidRPr="00CF5582" w:rsidRDefault="00E72C1F" w:rsidP="00385898">
            <w:pPr>
              <w:spacing w:line="240" w:lineRule="auto"/>
              <w:jc w:val="center"/>
              <w:rPr>
                <w:rFonts w:eastAsia="Times New Roman" w:cs="Times New Roman"/>
                <w:sz w:val="18"/>
                <w:szCs w:val="18"/>
              </w:rPr>
            </w:pP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D4F5E12" w14:textId="77777777" w:rsidR="00E72C1F" w:rsidRPr="00CF5582" w:rsidRDefault="00E72C1F" w:rsidP="00385898">
            <w:pPr>
              <w:spacing w:line="240" w:lineRule="auto"/>
              <w:jc w:val="center"/>
              <w:rPr>
                <w:rFonts w:eastAsia="Times New Roman" w:cs="Times New Roman"/>
                <w:sz w:val="18"/>
                <w:szCs w:val="18"/>
              </w:rPr>
            </w:pPr>
          </w:p>
        </w:tc>
      </w:tr>
      <w:tr w:rsidR="00E72C1F" w:rsidRPr="00376887" w14:paraId="58C18363" w14:textId="77777777">
        <w:trPr>
          <w:trHeight w:val="51"/>
        </w:trPr>
        <w:tc>
          <w:tcPr>
            <w:tcW w:w="2595" w:type="dxa"/>
          </w:tcPr>
          <w:p w14:paraId="5FAF9D69" w14:textId="77777777" w:rsidR="00E72C1F" w:rsidRPr="00CF5582" w:rsidRDefault="00E72C1F" w:rsidP="00385898">
            <w:pPr>
              <w:spacing w:before="20" w:line="240" w:lineRule="auto"/>
              <w:rPr>
                <w:rFonts w:eastAsia="Times New Roman" w:cs="Times New Roman"/>
                <w:b/>
                <w:color w:val="000000" w:themeColor="text1"/>
                <w:sz w:val="18"/>
                <w:szCs w:val="18"/>
              </w:rPr>
            </w:pPr>
            <w:r w:rsidRPr="00CF5582">
              <w:rPr>
                <w:rFonts w:eastAsia="Times New Roman" w:cs="Times New Roman"/>
                <w:b/>
                <w:color w:val="000000" w:themeColor="text1"/>
                <w:sz w:val="18"/>
                <w:szCs w:val="18"/>
              </w:rPr>
              <w:t>7. Demand-Withdraw (P2)</w:t>
            </w:r>
          </w:p>
        </w:tc>
        <w:tc>
          <w:tcPr>
            <w:tcW w:w="1080" w:type="dxa"/>
            <w:tcBorders>
              <w:right w:val="none" w:sz="12" w:space="0" w:color="000000" w:themeColor="text1"/>
            </w:tcBorders>
          </w:tcPr>
          <w:p w14:paraId="6F36AA72"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-0.487**</w:t>
            </w: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1F35C76F"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0.510**</w:t>
            </w:r>
          </w:p>
        </w:tc>
        <w:tc>
          <w:tcPr>
            <w:tcW w:w="99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6D30B614"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0.275</w:t>
            </w:r>
          </w:p>
        </w:tc>
        <w:tc>
          <w:tcPr>
            <w:tcW w:w="81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00C6056C"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-0.156</w:t>
            </w:r>
          </w:p>
        </w:tc>
        <w:tc>
          <w:tcPr>
            <w:tcW w:w="81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7CA9FC7"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-0.198</w:t>
            </w: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3608131" w14:textId="7253C81E" w:rsidR="00E72C1F" w:rsidRPr="00CF5582" w:rsidRDefault="00BD79BB" w:rsidP="00385898">
            <w:pPr>
              <w:spacing w:line="240" w:lineRule="auto"/>
              <w:jc w:val="center"/>
              <w:rPr>
                <w:rFonts w:eastAsia="Times New Roman" w:cs="Times New Roman"/>
                <w:sz w:val="18"/>
                <w:szCs w:val="18"/>
              </w:rPr>
            </w:pPr>
            <w:r>
              <w:rPr>
                <w:rFonts w:eastAsia="Times New Roman" w:cs="Times New Roman"/>
                <w:sz w:val="18"/>
                <w:szCs w:val="18"/>
              </w:rPr>
              <w:t>-0.585**</w:t>
            </w: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68490951"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w:t>
            </w:r>
          </w:p>
        </w:tc>
        <w:tc>
          <w:tcPr>
            <w:tcW w:w="108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54F7646E" w14:textId="77777777" w:rsidR="00E72C1F" w:rsidRPr="00CF5582" w:rsidRDefault="00E72C1F" w:rsidP="00385898">
            <w:pPr>
              <w:spacing w:line="240" w:lineRule="auto"/>
              <w:jc w:val="center"/>
              <w:rPr>
                <w:rFonts w:eastAsia="Times New Roman" w:cs="Times New Roman"/>
                <w:sz w:val="18"/>
                <w:szCs w:val="18"/>
              </w:rPr>
            </w:pPr>
          </w:p>
        </w:tc>
        <w:tc>
          <w:tcPr>
            <w:tcW w:w="72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31D4C167" w14:textId="77777777" w:rsidR="00E72C1F" w:rsidRPr="00CF5582" w:rsidRDefault="00E72C1F" w:rsidP="00385898">
            <w:pPr>
              <w:spacing w:line="240" w:lineRule="auto"/>
              <w:jc w:val="center"/>
              <w:rPr>
                <w:rFonts w:eastAsia="Times New Roman" w:cs="Times New Roman"/>
                <w:sz w:val="18"/>
                <w:szCs w:val="18"/>
              </w:rPr>
            </w:pP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A0C6668" w14:textId="77777777" w:rsidR="00E72C1F" w:rsidRPr="00CF5582" w:rsidRDefault="00E72C1F" w:rsidP="00385898">
            <w:pPr>
              <w:spacing w:line="240" w:lineRule="auto"/>
              <w:jc w:val="center"/>
              <w:rPr>
                <w:rFonts w:eastAsia="Times New Roman" w:cs="Times New Roman"/>
                <w:sz w:val="18"/>
                <w:szCs w:val="18"/>
              </w:rPr>
            </w:pPr>
          </w:p>
        </w:tc>
      </w:tr>
      <w:tr w:rsidR="00E72C1F" w:rsidRPr="00376887" w14:paraId="3DD442D6" w14:textId="77777777">
        <w:trPr>
          <w:trHeight w:val="51"/>
        </w:trPr>
        <w:tc>
          <w:tcPr>
            <w:tcW w:w="2595" w:type="dxa"/>
          </w:tcPr>
          <w:p w14:paraId="12DA647B" w14:textId="77777777" w:rsidR="00E72C1F" w:rsidRPr="00CF5582" w:rsidRDefault="00E72C1F" w:rsidP="00385898">
            <w:pPr>
              <w:spacing w:before="20" w:line="240" w:lineRule="auto"/>
              <w:rPr>
                <w:rFonts w:eastAsia="Times New Roman" w:cs="Times New Roman"/>
                <w:b/>
                <w:color w:val="000000" w:themeColor="text1"/>
                <w:sz w:val="18"/>
                <w:szCs w:val="18"/>
              </w:rPr>
            </w:pPr>
            <w:r w:rsidRPr="00CF5582">
              <w:rPr>
                <w:rFonts w:eastAsia="Times New Roman" w:cs="Times New Roman"/>
                <w:b/>
                <w:color w:val="000000" w:themeColor="text1"/>
                <w:sz w:val="18"/>
                <w:szCs w:val="18"/>
              </w:rPr>
              <w:t>8. Neglect (ACEs) (P2)</w:t>
            </w:r>
          </w:p>
        </w:tc>
        <w:tc>
          <w:tcPr>
            <w:tcW w:w="1080" w:type="dxa"/>
            <w:tcBorders>
              <w:right w:val="none" w:sz="12" w:space="0" w:color="000000" w:themeColor="text1"/>
            </w:tcBorders>
          </w:tcPr>
          <w:p w14:paraId="5F4D6B4B"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-0.159</w:t>
            </w: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381A0752"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0.051</w:t>
            </w:r>
          </w:p>
        </w:tc>
        <w:tc>
          <w:tcPr>
            <w:tcW w:w="99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59979DEB"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0.051</w:t>
            </w:r>
          </w:p>
        </w:tc>
        <w:tc>
          <w:tcPr>
            <w:tcW w:w="81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28922500"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-0.041</w:t>
            </w:r>
          </w:p>
        </w:tc>
        <w:tc>
          <w:tcPr>
            <w:tcW w:w="81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09A248AB"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-0.088</w:t>
            </w: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31CA8F87"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-0.184</w:t>
            </w: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2F10BDA"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0.437**</w:t>
            </w:r>
          </w:p>
        </w:tc>
        <w:tc>
          <w:tcPr>
            <w:tcW w:w="108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346093EC"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w:t>
            </w:r>
          </w:p>
        </w:tc>
        <w:tc>
          <w:tcPr>
            <w:tcW w:w="72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8178385" w14:textId="77777777" w:rsidR="00E72C1F" w:rsidRPr="00CF5582" w:rsidRDefault="00E72C1F" w:rsidP="00385898">
            <w:pPr>
              <w:spacing w:line="240" w:lineRule="auto"/>
              <w:jc w:val="center"/>
              <w:rPr>
                <w:rFonts w:eastAsia="Times New Roman" w:cs="Times New Roman"/>
                <w:sz w:val="18"/>
                <w:szCs w:val="18"/>
              </w:rPr>
            </w:pPr>
          </w:p>
        </w:tc>
        <w:tc>
          <w:tcPr>
            <w:tcW w:w="9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391D8DC3" w14:textId="77777777" w:rsidR="00E72C1F" w:rsidRPr="00CF5582" w:rsidRDefault="00E72C1F" w:rsidP="00385898">
            <w:pPr>
              <w:spacing w:line="240" w:lineRule="auto"/>
              <w:jc w:val="center"/>
              <w:rPr>
                <w:rFonts w:eastAsia="Times New Roman" w:cs="Times New Roman"/>
                <w:sz w:val="18"/>
                <w:szCs w:val="18"/>
              </w:rPr>
            </w:pPr>
          </w:p>
        </w:tc>
      </w:tr>
      <w:tr w:rsidR="00E72C1F" w:rsidRPr="00376887" w14:paraId="28727F50" w14:textId="77777777">
        <w:trPr>
          <w:trHeight w:val="51"/>
        </w:trPr>
        <w:tc>
          <w:tcPr>
            <w:tcW w:w="2595" w:type="dxa"/>
          </w:tcPr>
          <w:p w14:paraId="1314F325" w14:textId="77777777" w:rsidR="00E72C1F" w:rsidRPr="00CF5582" w:rsidRDefault="00E72C1F" w:rsidP="00385898">
            <w:pPr>
              <w:spacing w:before="20" w:line="240" w:lineRule="auto"/>
              <w:rPr>
                <w:rFonts w:eastAsia="Times New Roman" w:cs="Times New Roman"/>
                <w:b/>
                <w:color w:val="000000" w:themeColor="text1"/>
                <w:sz w:val="18"/>
                <w:szCs w:val="18"/>
              </w:rPr>
            </w:pPr>
            <w:r w:rsidRPr="00CF5582">
              <w:rPr>
                <w:rFonts w:eastAsia="Times New Roman" w:cs="Times New Roman"/>
                <w:b/>
                <w:color w:val="000000" w:themeColor="text1"/>
                <w:sz w:val="18"/>
                <w:szCs w:val="18"/>
              </w:rPr>
              <w:t>9. Separateness (P2)</w:t>
            </w:r>
          </w:p>
        </w:tc>
        <w:tc>
          <w:tcPr>
            <w:tcW w:w="1080" w:type="dxa"/>
            <w:tcBorders>
              <w:right w:val="none" w:sz="12" w:space="0" w:color="000000" w:themeColor="text1"/>
            </w:tcBorders>
          </w:tcPr>
          <w:p w14:paraId="25C09F65"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0.109</w:t>
            </w:r>
          </w:p>
        </w:tc>
        <w:tc>
          <w:tcPr>
            <w:tcW w:w="900" w:type="dxa"/>
            <w:tcBorders>
              <w:top w:val="none" w:sz="12" w:space="0" w:color="000000" w:themeColor="text1"/>
              <w:left w:val="none" w:sz="12" w:space="0" w:color="000000" w:themeColor="text1"/>
              <w:bottom w:val="nil"/>
              <w:right w:val="none" w:sz="12" w:space="0" w:color="000000" w:themeColor="text1"/>
            </w:tcBorders>
          </w:tcPr>
          <w:p w14:paraId="69AFAE12"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0.216</w:t>
            </w:r>
          </w:p>
        </w:tc>
        <w:tc>
          <w:tcPr>
            <w:tcW w:w="990" w:type="dxa"/>
            <w:tcBorders>
              <w:top w:val="none" w:sz="12" w:space="0" w:color="000000" w:themeColor="text1"/>
              <w:left w:val="none" w:sz="12" w:space="0" w:color="000000" w:themeColor="text1"/>
              <w:bottom w:val="nil"/>
              <w:right w:val="none" w:sz="12" w:space="0" w:color="000000" w:themeColor="text1"/>
            </w:tcBorders>
          </w:tcPr>
          <w:p w14:paraId="13B5D437"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-0.037</w:t>
            </w:r>
          </w:p>
        </w:tc>
        <w:tc>
          <w:tcPr>
            <w:tcW w:w="810" w:type="dxa"/>
            <w:tcBorders>
              <w:top w:val="none" w:sz="12" w:space="0" w:color="000000" w:themeColor="text1"/>
              <w:left w:val="none" w:sz="12" w:space="0" w:color="000000" w:themeColor="text1"/>
              <w:bottom w:val="nil"/>
              <w:right w:val="none" w:sz="12" w:space="0" w:color="000000" w:themeColor="text1"/>
            </w:tcBorders>
          </w:tcPr>
          <w:p w14:paraId="419AF621"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-0.146</w:t>
            </w:r>
          </w:p>
        </w:tc>
        <w:tc>
          <w:tcPr>
            <w:tcW w:w="810" w:type="dxa"/>
            <w:tcBorders>
              <w:top w:val="none" w:sz="12" w:space="0" w:color="000000" w:themeColor="text1"/>
              <w:left w:val="none" w:sz="12" w:space="0" w:color="000000" w:themeColor="text1"/>
              <w:bottom w:val="nil"/>
              <w:right w:val="none" w:sz="12" w:space="0" w:color="000000" w:themeColor="text1"/>
            </w:tcBorders>
          </w:tcPr>
          <w:p w14:paraId="70E13A02"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0.140</w:t>
            </w:r>
          </w:p>
        </w:tc>
        <w:tc>
          <w:tcPr>
            <w:tcW w:w="900" w:type="dxa"/>
            <w:tcBorders>
              <w:top w:val="none" w:sz="12" w:space="0" w:color="000000" w:themeColor="text1"/>
              <w:left w:val="none" w:sz="12" w:space="0" w:color="000000" w:themeColor="text1"/>
              <w:bottom w:val="nil"/>
              <w:right w:val="none" w:sz="12" w:space="0" w:color="000000" w:themeColor="text1"/>
            </w:tcBorders>
          </w:tcPr>
          <w:p w14:paraId="0B7B5FC2"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0.170</w:t>
            </w:r>
          </w:p>
        </w:tc>
        <w:tc>
          <w:tcPr>
            <w:tcW w:w="900" w:type="dxa"/>
            <w:tcBorders>
              <w:top w:val="none" w:sz="12" w:space="0" w:color="000000" w:themeColor="text1"/>
              <w:left w:val="none" w:sz="12" w:space="0" w:color="000000" w:themeColor="text1"/>
              <w:bottom w:val="nil"/>
              <w:right w:val="none" w:sz="12" w:space="0" w:color="000000" w:themeColor="text1"/>
            </w:tcBorders>
          </w:tcPr>
          <w:p w14:paraId="171540B7"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-0.113</w:t>
            </w:r>
          </w:p>
        </w:tc>
        <w:tc>
          <w:tcPr>
            <w:tcW w:w="1080" w:type="dxa"/>
            <w:tcBorders>
              <w:top w:val="none" w:sz="12" w:space="0" w:color="000000" w:themeColor="text1"/>
              <w:left w:val="none" w:sz="12" w:space="0" w:color="000000" w:themeColor="text1"/>
              <w:bottom w:val="nil"/>
              <w:right w:val="none" w:sz="12" w:space="0" w:color="000000" w:themeColor="text1"/>
            </w:tcBorders>
          </w:tcPr>
          <w:p w14:paraId="2560588A"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-0.389**</w:t>
            </w:r>
          </w:p>
        </w:tc>
        <w:tc>
          <w:tcPr>
            <w:tcW w:w="720" w:type="dxa"/>
            <w:tcBorders>
              <w:top w:val="none" w:sz="12" w:space="0" w:color="000000" w:themeColor="text1"/>
              <w:left w:val="none" w:sz="12" w:space="0" w:color="000000" w:themeColor="text1"/>
              <w:bottom w:val="nil"/>
              <w:right w:val="none" w:sz="12" w:space="0" w:color="000000" w:themeColor="text1"/>
            </w:tcBorders>
          </w:tcPr>
          <w:p w14:paraId="7C31787A"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w:t>
            </w:r>
          </w:p>
        </w:tc>
        <w:tc>
          <w:tcPr>
            <w:tcW w:w="900" w:type="dxa"/>
            <w:tcBorders>
              <w:top w:val="none" w:sz="12" w:space="0" w:color="000000" w:themeColor="text1"/>
              <w:left w:val="none" w:sz="12" w:space="0" w:color="000000" w:themeColor="text1"/>
              <w:bottom w:val="nil"/>
              <w:right w:val="none" w:sz="12" w:space="0" w:color="000000" w:themeColor="text1"/>
            </w:tcBorders>
          </w:tcPr>
          <w:p w14:paraId="10E7D211" w14:textId="77777777" w:rsidR="00E72C1F" w:rsidRPr="00CF5582" w:rsidRDefault="00E72C1F" w:rsidP="00385898">
            <w:pPr>
              <w:spacing w:line="240" w:lineRule="auto"/>
              <w:jc w:val="center"/>
              <w:rPr>
                <w:rFonts w:eastAsia="Times New Roman" w:cs="Times New Roman"/>
                <w:sz w:val="18"/>
                <w:szCs w:val="18"/>
              </w:rPr>
            </w:pPr>
          </w:p>
        </w:tc>
      </w:tr>
      <w:tr w:rsidR="00E72C1F" w:rsidRPr="00376887" w14:paraId="785B5A3C" w14:textId="77777777">
        <w:trPr>
          <w:trHeight w:val="51"/>
        </w:trPr>
        <w:tc>
          <w:tcPr>
            <w:tcW w:w="2595" w:type="dxa"/>
          </w:tcPr>
          <w:p w14:paraId="4B8AEF30" w14:textId="77777777" w:rsidR="00E72C1F" w:rsidRPr="00CF5582" w:rsidRDefault="00E72C1F" w:rsidP="00385898">
            <w:pPr>
              <w:spacing w:before="20" w:line="240" w:lineRule="auto"/>
              <w:rPr>
                <w:rFonts w:eastAsia="Times New Roman" w:cs="Times New Roman"/>
                <w:b/>
                <w:color w:val="000000" w:themeColor="text1"/>
                <w:sz w:val="18"/>
                <w:szCs w:val="18"/>
              </w:rPr>
            </w:pPr>
            <w:r w:rsidRPr="00CF5582">
              <w:rPr>
                <w:rFonts w:eastAsia="Times New Roman" w:cs="Times New Roman"/>
                <w:b/>
                <w:color w:val="000000" w:themeColor="text1"/>
                <w:sz w:val="18"/>
                <w:szCs w:val="18"/>
              </w:rPr>
              <w:t>10. Connectedness (P2)</w:t>
            </w:r>
          </w:p>
        </w:tc>
        <w:tc>
          <w:tcPr>
            <w:tcW w:w="1080" w:type="dxa"/>
            <w:tcBorders>
              <w:right w:val="nil"/>
            </w:tcBorders>
          </w:tcPr>
          <w:p w14:paraId="2C06D716"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0.116</w:t>
            </w:r>
          </w:p>
        </w:tc>
        <w:tc>
          <w:tcPr>
            <w:tcW w:w="900" w:type="dxa"/>
            <w:tcBorders>
              <w:top w:val="nil"/>
              <w:left w:val="nil"/>
              <w:bottom w:val="single" w:sz="4" w:space="0" w:color="000000" w:themeColor="text1"/>
              <w:right w:val="nil"/>
            </w:tcBorders>
          </w:tcPr>
          <w:p w14:paraId="1D7627E2"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0.321</w:t>
            </w:r>
          </w:p>
        </w:tc>
        <w:tc>
          <w:tcPr>
            <w:tcW w:w="990" w:type="dxa"/>
            <w:tcBorders>
              <w:top w:val="nil"/>
              <w:left w:val="nil"/>
              <w:bottom w:val="single" w:sz="4" w:space="0" w:color="000000" w:themeColor="text1"/>
              <w:right w:val="nil"/>
            </w:tcBorders>
          </w:tcPr>
          <w:p w14:paraId="58E4C81D"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0.091</w:t>
            </w:r>
          </w:p>
        </w:tc>
        <w:tc>
          <w:tcPr>
            <w:tcW w:w="810" w:type="dxa"/>
            <w:tcBorders>
              <w:top w:val="nil"/>
              <w:left w:val="nil"/>
              <w:bottom w:val="single" w:sz="4" w:space="0" w:color="000000" w:themeColor="text1"/>
              <w:right w:val="nil"/>
            </w:tcBorders>
          </w:tcPr>
          <w:p w14:paraId="5BDDF785"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-0.172</w:t>
            </w:r>
          </w:p>
        </w:tc>
        <w:tc>
          <w:tcPr>
            <w:tcW w:w="810" w:type="dxa"/>
            <w:tcBorders>
              <w:top w:val="nil"/>
              <w:left w:val="nil"/>
              <w:bottom w:val="single" w:sz="4" w:space="0" w:color="000000" w:themeColor="text1"/>
              <w:right w:val="nil"/>
            </w:tcBorders>
          </w:tcPr>
          <w:p w14:paraId="6D6D943D"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-0.012</w:t>
            </w:r>
          </w:p>
        </w:tc>
        <w:tc>
          <w:tcPr>
            <w:tcW w:w="900" w:type="dxa"/>
            <w:tcBorders>
              <w:top w:val="nil"/>
              <w:left w:val="nil"/>
              <w:bottom w:val="single" w:sz="4" w:space="0" w:color="000000" w:themeColor="text1"/>
              <w:right w:val="nil"/>
            </w:tcBorders>
          </w:tcPr>
          <w:p w14:paraId="1FDCC9B8"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0.188</w:t>
            </w:r>
          </w:p>
        </w:tc>
        <w:tc>
          <w:tcPr>
            <w:tcW w:w="900" w:type="dxa"/>
            <w:tcBorders>
              <w:top w:val="nil"/>
              <w:left w:val="nil"/>
              <w:bottom w:val="single" w:sz="4" w:space="0" w:color="000000" w:themeColor="text1"/>
              <w:right w:val="nil"/>
            </w:tcBorders>
          </w:tcPr>
          <w:p w14:paraId="74335E59"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-0.012</w:t>
            </w:r>
          </w:p>
        </w:tc>
        <w:tc>
          <w:tcPr>
            <w:tcW w:w="1080" w:type="dxa"/>
            <w:tcBorders>
              <w:top w:val="nil"/>
              <w:left w:val="nil"/>
              <w:bottom w:val="single" w:sz="4" w:space="0" w:color="000000" w:themeColor="text1"/>
              <w:right w:val="nil"/>
            </w:tcBorders>
          </w:tcPr>
          <w:p w14:paraId="71B7799C"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-0.282*</w:t>
            </w:r>
          </w:p>
        </w:tc>
        <w:tc>
          <w:tcPr>
            <w:tcW w:w="720" w:type="dxa"/>
            <w:tcBorders>
              <w:top w:val="nil"/>
              <w:left w:val="nil"/>
              <w:bottom w:val="single" w:sz="4" w:space="0" w:color="000000" w:themeColor="text1"/>
              <w:right w:val="nil"/>
            </w:tcBorders>
          </w:tcPr>
          <w:p w14:paraId="26C14A7D"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0.635*</w:t>
            </w:r>
          </w:p>
        </w:tc>
        <w:tc>
          <w:tcPr>
            <w:tcW w:w="900" w:type="dxa"/>
            <w:tcBorders>
              <w:top w:val="nil"/>
              <w:left w:val="nil"/>
              <w:bottom w:val="single" w:sz="4" w:space="0" w:color="000000" w:themeColor="text1"/>
              <w:right w:val="nil"/>
            </w:tcBorders>
          </w:tcPr>
          <w:p w14:paraId="605357C7" w14:textId="77777777" w:rsidR="00E72C1F" w:rsidRPr="00CF5582" w:rsidRDefault="00E72C1F" w:rsidP="00385898">
            <w:pPr>
              <w:spacing w:line="240" w:lineRule="auto"/>
              <w:jc w:val="center"/>
              <w:rPr>
                <w:rFonts w:eastAsia="Times New Roman" w:cs="Times New Roman"/>
                <w:sz w:val="18"/>
                <w:szCs w:val="18"/>
              </w:rPr>
            </w:pPr>
            <w:r w:rsidRPr="00CF5582">
              <w:rPr>
                <w:rFonts w:eastAsia="Times New Roman" w:cs="Times New Roman"/>
                <w:sz w:val="18"/>
                <w:szCs w:val="18"/>
              </w:rPr>
              <w:t>-</w:t>
            </w:r>
          </w:p>
        </w:tc>
      </w:tr>
    </w:tbl>
    <w:p w14:paraId="6189B104" w14:textId="1C54B43E" w:rsidR="00D435EC" w:rsidRPr="00D435EC" w:rsidRDefault="00E72C1F" w:rsidP="00585E06">
      <w:pPr>
        <w:ind w:hanging="1260"/>
      </w:pPr>
      <w:r w:rsidRPr="00F73FD4">
        <w:rPr>
          <w:i/>
          <w:iCs/>
          <w:sz w:val="18"/>
          <w:szCs w:val="18"/>
        </w:rPr>
        <w:t xml:space="preserve">Note. </w:t>
      </w:r>
      <w:r w:rsidRPr="00F73FD4">
        <w:rPr>
          <w:sz w:val="18"/>
          <w:szCs w:val="18"/>
        </w:rPr>
        <w:t xml:space="preserve">* </w:t>
      </w:r>
      <w:r w:rsidRPr="00F73FD4">
        <w:rPr>
          <w:i/>
          <w:iCs/>
          <w:sz w:val="18"/>
          <w:szCs w:val="18"/>
        </w:rPr>
        <w:t>p</w:t>
      </w:r>
      <w:r w:rsidRPr="00F73FD4">
        <w:rPr>
          <w:sz w:val="18"/>
          <w:szCs w:val="18"/>
        </w:rPr>
        <w:t xml:space="preserve"> &lt; 0.05; ** </w:t>
      </w:r>
      <w:r w:rsidRPr="00F73FD4">
        <w:rPr>
          <w:i/>
          <w:iCs/>
          <w:sz w:val="18"/>
          <w:szCs w:val="18"/>
        </w:rPr>
        <w:t>p</w:t>
      </w:r>
      <w:r w:rsidRPr="00F73FD4">
        <w:rPr>
          <w:sz w:val="18"/>
          <w:szCs w:val="18"/>
        </w:rPr>
        <w:t xml:space="preserve"> &lt; 0.01</w:t>
      </w:r>
    </w:p>
    <w:p w14:paraId="1A35BFD6" w14:textId="1D051E91" w:rsidR="00A24921" w:rsidRPr="002B1557" w:rsidRDefault="00A24921" w:rsidP="00A24921">
      <w:pPr>
        <w:pStyle w:val="Heading3"/>
      </w:pPr>
      <w:r>
        <w:t>Missing Data</w:t>
      </w:r>
    </w:p>
    <w:p w14:paraId="1BF34630" w14:textId="2B45524B" w:rsidR="003173A5" w:rsidRDefault="00A54875" w:rsidP="00A24921">
      <w:pPr>
        <w:ind w:firstLine="720"/>
      </w:pPr>
      <w:r>
        <w:t>Given the presence of missing data</w:t>
      </w:r>
      <w:r w:rsidR="003173A5">
        <w:t xml:space="preserve"> across key variables</w:t>
      </w:r>
      <w:r>
        <w:t xml:space="preserve">, steps were taken to ensure robustness in the analysis. </w:t>
      </w:r>
      <w:r w:rsidR="000D7447">
        <w:t xml:space="preserve">Specifically, missing values were handled using full information maximum likelihood (FIML) estimation in both Mplus and SPSS AMOS, </w:t>
      </w:r>
      <w:r w:rsidR="000D7447">
        <w:lastRenderedPageBreak/>
        <w:t xml:space="preserve">which allows for the inclusion of all available data without listwise deletion (Enders, 2010). </w:t>
      </w:r>
      <w:r w:rsidR="005C5C6D">
        <w:t xml:space="preserve">Multiple imputation (MI) was conducted using fully conditional specification (FCS) with predictive mean matching (PMM) and 10 imputations. This approach minimized the potential influence of missing data on parameter estimates and model fit indices. </w:t>
      </w:r>
    </w:p>
    <w:p w14:paraId="7DAE4655" w14:textId="4C0ECA0C" w:rsidR="008E7CD0" w:rsidRDefault="005C5C6D" w:rsidP="00636D99">
      <w:pPr>
        <w:ind w:firstLine="720"/>
      </w:pPr>
      <w:r>
        <w:t xml:space="preserve">To assess whether data were missing completely at random (MCAR), Little’s MCAR test was conducted and yielded non-significant results </w:t>
      </w:r>
      <w:r w:rsidR="002E195A">
        <w:t>(</w:t>
      </w:r>
      <w:r w:rsidR="007E5BE3">
        <w:t>χ</w:t>
      </w:r>
      <w:r w:rsidR="00CC1EFA">
        <w:rPr>
          <w:vertAlign w:val="superscript"/>
        </w:rPr>
        <w:t>2</w:t>
      </w:r>
      <w:r w:rsidR="00B55FAA">
        <w:t xml:space="preserve">(12) = 10.36, </w:t>
      </w:r>
      <w:r w:rsidR="009B57AB">
        <w:rPr>
          <w:i/>
          <w:iCs/>
        </w:rPr>
        <w:t>p</w:t>
      </w:r>
      <w:r w:rsidR="009B57AB">
        <w:t xml:space="preserve"> = 0.584), </w:t>
      </w:r>
      <w:r w:rsidR="00970AD9">
        <w:t xml:space="preserve">confirming that missing data did not follow a systematic pattern. </w:t>
      </w:r>
      <w:r w:rsidR="00F23ED6">
        <w:t xml:space="preserve">Sensitivity analyses comparing results with and without imputation revealed minimal differences in parameter estimates, suggesting that missing data did not significantly bias the </w:t>
      </w:r>
      <w:commentRangeStart w:id="100"/>
      <w:r w:rsidR="00585E06">
        <w:t>results</w:t>
      </w:r>
      <w:commentRangeEnd w:id="100"/>
      <w:r w:rsidR="003B4AA6">
        <w:rPr>
          <w:rStyle w:val="CommentReference"/>
        </w:rPr>
        <w:commentReference w:id="100"/>
      </w:r>
      <w:r w:rsidR="00F23ED6">
        <w:t xml:space="preserve">. </w:t>
      </w:r>
    </w:p>
    <w:p w14:paraId="655EC284" w14:textId="73A8AC68" w:rsidR="00F23ED6" w:rsidRDefault="00F23ED6" w:rsidP="00F23ED6">
      <w:pPr>
        <w:pStyle w:val="Heading2"/>
      </w:pPr>
      <w:r>
        <w:t xml:space="preserve">Structural Equation Modeling (SEM) </w:t>
      </w:r>
      <w:r w:rsidR="0045135B">
        <w:t xml:space="preserve">and </w:t>
      </w:r>
      <w:del w:id="101" w:author="Bartle-Haring, Suzanne" w:date="2025-03-25T13:53:00Z" w16du:dateUtc="2025-03-25T17:53:00Z">
        <w:r w:rsidR="0045135B" w:rsidDel="003B4AA6">
          <w:delText xml:space="preserve">APIMoM </w:delText>
        </w:r>
      </w:del>
      <w:proofErr w:type="spellStart"/>
      <w:ins w:id="102" w:author="Bartle-Haring, Suzanne" w:date="2025-03-25T13:53:00Z" w16du:dateUtc="2025-03-25T17:53:00Z">
        <w:r w:rsidR="003B4AA6">
          <w:t>APIM</w:t>
        </w:r>
        <w:r w:rsidR="003B4AA6">
          <w:t>e</w:t>
        </w:r>
        <w:r w:rsidR="003B4AA6">
          <w:t>M</w:t>
        </w:r>
        <w:proofErr w:type="spellEnd"/>
        <w:r w:rsidR="003B4AA6">
          <w:t xml:space="preserve"> </w:t>
        </w:r>
      </w:ins>
      <w:r>
        <w:t>Analysis</w:t>
      </w:r>
    </w:p>
    <w:p w14:paraId="4DD9F818" w14:textId="6CEEB4FB" w:rsidR="00403D7A" w:rsidRDefault="00A337D3" w:rsidP="00414691">
      <w:r>
        <w:tab/>
        <w:t xml:space="preserve">A structural equation model (SEM) </w:t>
      </w:r>
      <w:r w:rsidR="00636D99">
        <w:t xml:space="preserve">was estimated </w:t>
      </w:r>
      <w:r>
        <w:t xml:space="preserve">using the Actor-Partner Interdependence Model with </w:t>
      </w:r>
      <w:del w:id="103" w:author="Bartle-Haring, Suzanne" w:date="2025-03-25T13:54:00Z" w16du:dateUtc="2025-03-25T17:54:00Z">
        <w:r w:rsidDel="003B4AA6">
          <w:delText xml:space="preserve">Moderation </w:delText>
        </w:r>
      </w:del>
      <w:ins w:id="104" w:author="Bartle-Haring, Suzanne" w:date="2025-03-25T13:54:00Z" w16du:dateUtc="2025-03-25T17:54:00Z">
        <w:r w:rsidR="003B4AA6">
          <w:t>M</w:t>
        </w:r>
        <w:r w:rsidR="003B4AA6">
          <w:t>ediation</w:t>
        </w:r>
        <w:r w:rsidR="003B4AA6">
          <w:t xml:space="preserve"> </w:t>
        </w:r>
      </w:ins>
      <w:r>
        <w:t>(</w:t>
      </w:r>
      <w:proofErr w:type="spellStart"/>
      <w:r>
        <w:t>APIMoM</w:t>
      </w:r>
      <w:proofErr w:type="spellEnd"/>
      <w:r>
        <w:t xml:space="preserve">; Kenny et al., 2020) </w:t>
      </w:r>
      <w:r w:rsidR="00531A23">
        <w:t xml:space="preserve">to examine the mediating and moderating role of differentiation of self (separateness and connectedness) in the relationship between childhood neglect and relationship outcomes (i.e., demand-withdraw patterns and relationship satisfaction) for both partners. </w:t>
      </w:r>
      <w:r w:rsidR="00D97E88">
        <w:t xml:space="preserve">Following Bowen’s (1978) FST, differentiation was modeled as a </w:t>
      </w:r>
      <w:del w:id="105" w:author="Bartle-Haring, Suzanne" w:date="2025-03-25T13:54:00Z" w16du:dateUtc="2025-03-25T17:54:00Z">
        <w:r w:rsidR="00D97E88" w:rsidDel="003B4AA6">
          <w:delText xml:space="preserve">moderator </w:delText>
        </w:r>
      </w:del>
      <w:ins w:id="106" w:author="Bartle-Haring, Suzanne" w:date="2025-03-25T13:54:00Z" w16du:dateUtc="2025-03-25T17:54:00Z">
        <w:r w:rsidR="003B4AA6">
          <w:t>m</w:t>
        </w:r>
        <w:r w:rsidR="003B4AA6">
          <w:t>e</w:t>
        </w:r>
        <w:r w:rsidR="003B4AA6">
          <w:t>d</w:t>
        </w:r>
        <w:r w:rsidR="003B4AA6">
          <w:t xml:space="preserve">iator </w:t>
        </w:r>
      </w:ins>
      <w:r w:rsidR="00D97E88">
        <w:t xml:space="preserve">between family of origin neglect and maladaptive communication behaviors within romantic dyads. Additionally, an interaction </w:t>
      </w:r>
      <w:r w:rsidR="00D97E88">
        <w:lastRenderedPageBreak/>
        <w:t>term between separateness and connectedness was specified to capture Bowenian concepts of emotional fusion/cutoff</w:t>
      </w:r>
      <w:r w:rsidR="00A7223A">
        <w:t xml:space="preserve"> </w:t>
      </w:r>
      <w:del w:id="107" w:author="Bartle-Haring, Suzanne" w:date="2025-03-25T13:55:00Z" w16du:dateUtc="2025-03-25T17:55:00Z">
        <w:r w:rsidR="00A7223A" w:rsidDel="003B4AA6">
          <w:delText>versus healthy individuation</w:delText>
        </w:r>
      </w:del>
      <w:ins w:id="108" w:author="Bartle-Haring, Suzanne" w:date="2025-03-25T13:55:00Z" w16du:dateUtc="2025-03-25T17:55:00Z">
        <w:r w:rsidR="003B4AA6">
          <w:t>versus differentiation</w:t>
        </w:r>
      </w:ins>
      <w:r w:rsidR="00A7223A">
        <w:t>.</w:t>
      </w:r>
    </w:p>
    <w:p w14:paraId="3C8C5309" w14:textId="319266BD" w:rsidR="00006681" w:rsidRDefault="00006681" w:rsidP="00414691">
      <w:r>
        <w:t>Figure -. SEM Depicting Actor-Partner Effects of Neglect on Relationship Satisfaction</w:t>
      </w:r>
    </w:p>
    <w:p w14:paraId="0D8043B1" w14:textId="49721036" w:rsidR="00C2195C" w:rsidRPr="00C5130A" w:rsidRDefault="003333F9" w:rsidP="003333F9">
      <w:r>
        <w:rPr>
          <w:noProof/>
        </w:rPr>
        <w:lastRenderedPageBreak/>
        <w:drawing>
          <wp:inline distT="0" distB="0" distL="0" distR="0" wp14:anchorId="164B8F6A" wp14:editId="610EF2E0">
            <wp:extent cx="5207267" cy="5207267"/>
            <wp:effectExtent l="0" t="0" r="0" b="0"/>
            <wp:docPr id="874597670"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97670" name="Picture 1" descr="A diagram of a network&#10;&#10;AI-generated content may be incorrect."/>
                    <pic:cNvPicPr/>
                  </pic:nvPicPr>
                  <pic:blipFill>
                    <a:blip r:embed="rId22"/>
                    <a:stretch>
                      <a:fillRect/>
                    </a:stretch>
                  </pic:blipFill>
                  <pic:spPr>
                    <a:xfrm>
                      <a:off x="0" y="0"/>
                      <a:ext cx="5257118" cy="5257118"/>
                    </a:xfrm>
                    <a:prstGeom prst="rect">
                      <a:avLst/>
                    </a:prstGeom>
                  </pic:spPr>
                </pic:pic>
              </a:graphicData>
            </a:graphic>
          </wp:inline>
        </w:drawing>
      </w:r>
    </w:p>
    <w:p w14:paraId="21E7E38E" w14:textId="359609CD" w:rsidR="00F23ED6" w:rsidRDefault="00F23ED6" w:rsidP="00F23ED6">
      <w:pPr>
        <w:pStyle w:val="Heading3"/>
      </w:pPr>
      <w:r>
        <w:lastRenderedPageBreak/>
        <w:t>Model Fit and Refinements</w:t>
      </w:r>
    </w:p>
    <w:p w14:paraId="138820EB" w14:textId="65F94D69" w:rsidR="00F23ED6" w:rsidRDefault="00F23ED6" w:rsidP="003317FB">
      <w:r>
        <w:tab/>
      </w:r>
      <w:del w:id="109" w:author="Bartle-Haring, Suzanne" w:date="2025-03-25T13:56:00Z" w16du:dateUtc="2025-03-25T17:56:00Z">
        <w:r w:rsidR="00FC41BC" w:rsidDel="003B4AA6">
          <w:delText>To examine actor-partner effects, an actor-partner interdependence model (</w:delText>
        </w:r>
      </w:del>
      <w:del w:id="110" w:author="Bartle-Haring, Suzanne" w:date="2025-03-25T13:55:00Z" w16du:dateUtc="2025-03-25T17:55:00Z">
        <w:r w:rsidR="00FC41BC" w:rsidDel="003B4AA6">
          <w:delText>APIMoM</w:delText>
        </w:r>
      </w:del>
      <w:del w:id="111" w:author="Bartle-Haring, Suzanne" w:date="2025-03-25T13:56:00Z" w16du:dateUtc="2025-03-25T17:56:00Z">
        <w:r w:rsidR="00FC41BC" w:rsidDel="003B4AA6">
          <w:delText xml:space="preserve">) was tested using SEM. </w:delText>
        </w:r>
        <w:r w:rsidR="00237929" w:rsidDel="003B4AA6">
          <w:delText xml:space="preserve">The initial SEM results showed that a </w:delText>
        </w:r>
        <w:r w:rsidR="00102BAB" w:rsidDel="003B4AA6">
          <w:delText>model including all ACEs subscales yielded a poor fit due to multicollinearity</w:delText>
        </w:r>
        <w:r w:rsidR="003317FB" w:rsidDel="003B4AA6">
          <w:delText xml:space="preserve"> (χ</w:delText>
        </w:r>
        <w:r w:rsidR="003317FB" w:rsidDel="003B4AA6">
          <w:rPr>
            <w:vertAlign w:val="superscript"/>
          </w:rPr>
          <w:delText>2</w:delText>
        </w:r>
        <w:r w:rsidR="003317FB" w:rsidDel="003B4AA6">
          <w:delText xml:space="preserve"> = 122.4, </w:delText>
        </w:r>
        <w:r w:rsidR="003317FB" w:rsidDel="003B4AA6">
          <w:rPr>
            <w:i/>
            <w:iCs/>
          </w:rPr>
          <w:delText>df</w:delText>
        </w:r>
        <w:r w:rsidR="003317FB" w:rsidDel="003B4AA6">
          <w:delText xml:space="preserve"> = 48, </w:delText>
        </w:r>
        <w:r w:rsidR="003317FB" w:rsidDel="003B4AA6">
          <w:rPr>
            <w:i/>
            <w:iCs/>
          </w:rPr>
          <w:delText>p</w:delText>
        </w:r>
        <w:r w:rsidR="003317FB" w:rsidDel="003B4AA6">
          <w:delText xml:space="preserve"> &lt; 0.05; RMSEA = 0.086; CFI = 0.87; TLI = 0.85)</w:delText>
        </w:r>
        <w:r w:rsidR="00102BAB" w:rsidDel="003B4AA6">
          <w:delText xml:space="preserve">. </w:delText>
        </w:r>
        <w:commentRangeStart w:id="112"/>
        <w:r w:rsidR="00102BAB" w:rsidDel="003B4AA6">
          <w:delText>The</w:delText>
        </w:r>
        <w:commentRangeEnd w:id="112"/>
        <w:r w:rsidR="003B4AA6" w:rsidDel="003B4AA6">
          <w:rPr>
            <w:rStyle w:val="CommentReference"/>
          </w:rPr>
          <w:commentReference w:id="112"/>
        </w:r>
        <w:r w:rsidR="00102BAB" w:rsidDel="003B4AA6">
          <w:delText xml:space="preserve"> model was subsequently trimmed to retain neglect as the primary ACEs predictor, </w:delText>
        </w:r>
        <w:r w:rsidR="002858A5" w:rsidDel="003B4AA6">
          <w:delText xml:space="preserve">as it emerged as the strongest and most consistent predictor in preliminary analyses. </w:delText>
        </w:r>
      </w:del>
      <w:del w:id="113" w:author="Bartle-Haring, Suzanne" w:date="2025-03-25T14:52:00Z" w16du:dateUtc="2025-03-25T18:52:00Z">
        <w:r w:rsidR="002858A5" w:rsidDel="00383503">
          <w:delText xml:space="preserve">The </w:delText>
        </w:r>
      </w:del>
      <w:del w:id="114" w:author="Bartle-Haring, Suzanne" w:date="2025-03-25T13:56:00Z" w16du:dateUtc="2025-03-25T17:56:00Z">
        <w:r w:rsidR="002858A5" w:rsidDel="003B4AA6">
          <w:delText xml:space="preserve">refined </w:delText>
        </w:r>
      </w:del>
      <w:del w:id="115" w:author="Bartle-Haring, Suzanne" w:date="2025-03-25T14:52:00Z" w16du:dateUtc="2025-03-25T18:52:00Z">
        <w:r w:rsidR="002858A5" w:rsidDel="00383503">
          <w:delText xml:space="preserve">model </w:delText>
        </w:r>
        <w:r w:rsidR="00817AE8" w:rsidDel="00383503">
          <w:delText xml:space="preserve">showed </w:delText>
        </w:r>
      </w:del>
      <w:del w:id="116" w:author="Bartle-Haring, Suzanne" w:date="2025-03-25T13:56:00Z" w16du:dateUtc="2025-03-25T17:56:00Z">
        <w:r w:rsidR="00817AE8" w:rsidDel="003B4AA6">
          <w:delText xml:space="preserve">improved </w:delText>
        </w:r>
      </w:del>
      <w:del w:id="117" w:author="Bartle-Haring, Suzanne" w:date="2025-03-25T14:52:00Z" w16du:dateUtc="2025-03-25T18:52:00Z">
        <w:r w:rsidR="00817AE8" w:rsidDel="00383503">
          <w:delText xml:space="preserve">fit, </w:delText>
        </w:r>
      </w:del>
      <w:del w:id="118" w:author="Bartle-Haring, Suzanne" w:date="2025-03-25T13:56:00Z" w16du:dateUtc="2025-03-25T17:56:00Z">
        <w:r w:rsidR="00817AE8" w:rsidDel="003B4AA6">
          <w:delText xml:space="preserve">aligning more closely with recommended guidelines for </w:delText>
        </w:r>
        <w:r w:rsidR="00FC77E8" w:rsidDel="003B4AA6">
          <w:delText>acceptable</w:delText>
        </w:r>
        <w:r w:rsidR="00817AE8" w:rsidDel="003B4AA6">
          <w:delText xml:space="preserve"> model fit </w:delText>
        </w:r>
      </w:del>
      <w:del w:id="119" w:author="Bartle-Haring, Suzanne" w:date="2025-03-25T14:52:00Z" w16du:dateUtc="2025-03-25T18:52:00Z">
        <w:r w:rsidR="00817AE8" w:rsidDel="00383503">
          <w:delText>(χ</w:delText>
        </w:r>
        <w:r w:rsidR="00817AE8" w:rsidDel="00383503">
          <w:rPr>
            <w:vertAlign w:val="superscript"/>
          </w:rPr>
          <w:delText>2</w:delText>
        </w:r>
        <w:r w:rsidR="00817AE8" w:rsidDel="00383503">
          <w:delText xml:space="preserve"> = 92.2, </w:delText>
        </w:r>
        <w:r w:rsidR="00817AE8" w:rsidDel="00383503">
          <w:rPr>
            <w:i/>
            <w:iCs/>
          </w:rPr>
          <w:delText>df</w:delText>
        </w:r>
        <w:r w:rsidR="00817AE8" w:rsidDel="00383503">
          <w:delText xml:space="preserve"> = 32, </w:delText>
        </w:r>
        <w:r w:rsidR="00817AE8" w:rsidDel="00383503">
          <w:rPr>
            <w:i/>
            <w:iCs/>
          </w:rPr>
          <w:delText>p</w:delText>
        </w:r>
        <w:r w:rsidR="00817AE8" w:rsidDel="00383503">
          <w:delText xml:space="preserve"> &lt; 0.05; RMSEA = 0.072; CFI = 0.91; TLI = 0.89). </w:delText>
        </w:r>
      </w:del>
    </w:p>
    <w:p w14:paraId="6AAF45D8" w14:textId="77777777" w:rsidR="00414691" w:rsidRPr="00193B7E" w:rsidRDefault="00414691" w:rsidP="00414691">
      <w:r>
        <w:t xml:space="preserve">Figure -. Model Fit Indices for SEM </w:t>
      </w:r>
      <w:commentRangeStart w:id="120"/>
      <w:r>
        <w:t>Analysis</w:t>
      </w:r>
      <w:commentRangeEnd w:id="120"/>
      <w:r w:rsidR="005B0C8C">
        <w:rPr>
          <w:rStyle w:val="CommentReference"/>
        </w:rPr>
        <w:commentReference w:id="120"/>
      </w:r>
    </w:p>
    <w:tbl>
      <w:tblPr>
        <w:tblW w:w="10794" w:type="dxa"/>
        <w:tblInd w:w="-1425" w:type="dxa"/>
        <w:tblBorders>
          <w:top w:val="single" w:sz="6" w:space="0" w:color="auto"/>
          <w:left w:val="none" w:sz="12" w:space="0" w:color="000000" w:themeColor="text1"/>
          <w:bottom w:val="single" w:sz="6" w:space="0" w:color="auto"/>
          <w:right w:val="single" w:sz="12" w:space="0" w:color="000000" w:themeColor="text1"/>
        </w:tblBorders>
        <w:tblLayout w:type="fixed"/>
        <w:tblLook w:val="01E0" w:firstRow="1" w:lastRow="1" w:firstColumn="1" w:lastColumn="1" w:noHBand="0" w:noVBand="0"/>
      </w:tblPr>
      <w:tblGrid>
        <w:gridCol w:w="3945"/>
        <w:gridCol w:w="1350"/>
        <w:gridCol w:w="1260"/>
        <w:gridCol w:w="1260"/>
        <w:gridCol w:w="1440"/>
        <w:gridCol w:w="1539"/>
      </w:tblGrid>
      <w:tr w:rsidR="00414691" w:rsidRPr="00CF5582" w14:paraId="227BC0EF" w14:textId="77777777">
        <w:trPr>
          <w:trHeight w:val="165"/>
        </w:trPr>
        <w:tc>
          <w:tcPr>
            <w:tcW w:w="3945" w:type="dxa"/>
            <w:tcBorders>
              <w:top w:val="single" w:sz="12" w:space="0" w:color="000000" w:themeColor="text1"/>
              <w:bottom w:val="single" w:sz="12" w:space="0" w:color="000000" w:themeColor="text1"/>
            </w:tcBorders>
          </w:tcPr>
          <w:p w14:paraId="611758D1" w14:textId="77777777" w:rsidR="00414691" w:rsidRPr="00CF5582" w:rsidRDefault="00414691" w:rsidP="00385898">
            <w:pPr>
              <w:pStyle w:val="TableParagraph"/>
              <w:spacing w:before="2" w:line="240" w:lineRule="auto"/>
              <w:ind w:left="92"/>
              <w:jc w:val="left"/>
              <w:rPr>
                <w:sz w:val="18"/>
                <w:szCs w:val="18"/>
              </w:rPr>
            </w:pPr>
            <w:r>
              <w:rPr>
                <w:b/>
                <w:sz w:val="18"/>
                <w:szCs w:val="18"/>
              </w:rPr>
              <w:t>Model</w:t>
            </w:r>
          </w:p>
        </w:tc>
        <w:tc>
          <w:tcPr>
            <w:tcW w:w="1350" w:type="dxa"/>
            <w:tcBorders>
              <w:top w:val="single" w:sz="12" w:space="0" w:color="000000" w:themeColor="text1"/>
              <w:bottom w:val="single" w:sz="12" w:space="0" w:color="000000" w:themeColor="text1"/>
              <w:right w:val="none" w:sz="12" w:space="0" w:color="000000" w:themeColor="text1"/>
            </w:tcBorders>
          </w:tcPr>
          <w:p w14:paraId="57B73299" w14:textId="77777777" w:rsidR="00414691" w:rsidRPr="0009089E" w:rsidRDefault="00414691" w:rsidP="00385898">
            <w:pPr>
              <w:pStyle w:val="TableParagraph"/>
              <w:spacing w:before="2" w:line="240" w:lineRule="auto"/>
              <w:ind w:right="266"/>
              <w:rPr>
                <w:sz w:val="18"/>
                <w:szCs w:val="18"/>
                <w:vertAlign w:val="superscript"/>
              </w:rPr>
            </w:pPr>
            <w:r>
              <w:t>Χ</w:t>
            </w:r>
            <w:r>
              <w:rPr>
                <w:vertAlign w:val="superscript"/>
              </w:rPr>
              <w:t>2</w:t>
            </w:r>
          </w:p>
        </w:tc>
        <w:tc>
          <w:tcPr>
            <w:tcW w:w="1260" w:type="dxa"/>
            <w:tcBorders>
              <w:top w:val="single" w:sz="12" w:space="0" w:color="000000" w:themeColor="text1"/>
              <w:left w:val="none" w:sz="12" w:space="0" w:color="000000" w:themeColor="text1"/>
              <w:bottom w:val="single" w:sz="12" w:space="0" w:color="000000" w:themeColor="text1"/>
              <w:right w:val="none" w:sz="12" w:space="0" w:color="000000" w:themeColor="text1"/>
            </w:tcBorders>
          </w:tcPr>
          <w:p w14:paraId="2A1D0E45" w14:textId="77777777" w:rsidR="00414691" w:rsidRPr="00CF5582" w:rsidRDefault="00414691" w:rsidP="00385898">
            <w:pPr>
              <w:pStyle w:val="TableParagraph"/>
              <w:spacing w:before="2" w:line="240" w:lineRule="auto"/>
              <w:ind w:right="98"/>
              <w:rPr>
                <w:b/>
                <w:sz w:val="18"/>
                <w:szCs w:val="18"/>
              </w:rPr>
            </w:pPr>
            <w:r>
              <w:rPr>
                <w:b/>
                <w:sz w:val="18"/>
                <w:szCs w:val="18"/>
              </w:rPr>
              <w:t>RMSEA</w:t>
            </w:r>
          </w:p>
        </w:tc>
        <w:tc>
          <w:tcPr>
            <w:tcW w:w="1260" w:type="dxa"/>
            <w:tcBorders>
              <w:top w:val="single" w:sz="12" w:space="0" w:color="000000" w:themeColor="text1"/>
              <w:left w:val="none" w:sz="12" w:space="0" w:color="000000" w:themeColor="text1"/>
              <w:bottom w:val="single" w:sz="12" w:space="0" w:color="000000" w:themeColor="text1"/>
              <w:right w:val="none" w:sz="12" w:space="0" w:color="000000" w:themeColor="text1"/>
            </w:tcBorders>
          </w:tcPr>
          <w:p w14:paraId="37B93C1E" w14:textId="77777777" w:rsidR="00414691" w:rsidRPr="00CF5582" w:rsidRDefault="00414691" w:rsidP="00385898">
            <w:pPr>
              <w:pStyle w:val="TableParagraph"/>
              <w:spacing w:before="2" w:line="240" w:lineRule="auto"/>
              <w:ind w:right="98"/>
              <w:rPr>
                <w:b/>
                <w:sz w:val="18"/>
                <w:szCs w:val="18"/>
              </w:rPr>
            </w:pPr>
            <w:r>
              <w:rPr>
                <w:b/>
                <w:sz w:val="18"/>
                <w:szCs w:val="18"/>
              </w:rPr>
              <w:t>CFI</w:t>
            </w:r>
          </w:p>
        </w:tc>
        <w:tc>
          <w:tcPr>
            <w:tcW w:w="1440" w:type="dxa"/>
            <w:tcBorders>
              <w:top w:val="single" w:sz="12" w:space="0" w:color="000000" w:themeColor="text1"/>
              <w:left w:val="none" w:sz="12" w:space="0" w:color="000000" w:themeColor="text1"/>
              <w:bottom w:val="single" w:sz="12" w:space="0" w:color="000000" w:themeColor="text1"/>
              <w:right w:val="none" w:sz="12" w:space="0" w:color="000000" w:themeColor="text1"/>
            </w:tcBorders>
          </w:tcPr>
          <w:p w14:paraId="58441693" w14:textId="77777777" w:rsidR="00414691" w:rsidRPr="00CF5582" w:rsidRDefault="00414691" w:rsidP="00385898">
            <w:pPr>
              <w:pStyle w:val="TableParagraph"/>
              <w:spacing w:before="2" w:line="240" w:lineRule="auto"/>
              <w:ind w:right="98"/>
              <w:rPr>
                <w:b/>
                <w:sz w:val="18"/>
                <w:szCs w:val="18"/>
              </w:rPr>
            </w:pPr>
            <w:r>
              <w:rPr>
                <w:b/>
                <w:sz w:val="18"/>
                <w:szCs w:val="18"/>
              </w:rPr>
              <w:t>TLI</w:t>
            </w:r>
          </w:p>
        </w:tc>
        <w:tc>
          <w:tcPr>
            <w:tcW w:w="1539" w:type="dxa"/>
            <w:tcBorders>
              <w:top w:val="single" w:sz="12" w:space="0" w:color="000000" w:themeColor="text1"/>
              <w:left w:val="none" w:sz="12" w:space="0" w:color="000000" w:themeColor="text1"/>
              <w:bottom w:val="single" w:sz="12" w:space="0" w:color="000000" w:themeColor="text1"/>
              <w:right w:val="none" w:sz="12" w:space="0" w:color="000000" w:themeColor="text1"/>
            </w:tcBorders>
          </w:tcPr>
          <w:p w14:paraId="4722F0C6" w14:textId="77777777" w:rsidR="00414691" w:rsidRDefault="00414691" w:rsidP="00385898">
            <w:pPr>
              <w:pStyle w:val="TableParagraph"/>
              <w:spacing w:before="2" w:line="240" w:lineRule="auto"/>
              <w:ind w:right="98"/>
              <w:rPr>
                <w:b/>
                <w:sz w:val="18"/>
                <w:szCs w:val="18"/>
              </w:rPr>
            </w:pPr>
            <w:r>
              <w:rPr>
                <w:b/>
                <w:sz w:val="18"/>
                <w:szCs w:val="18"/>
              </w:rPr>
              <w:t>SRMR</w:t>
            </w:r>
          </w:p>
        </w:tc>
      </w:tr>
      <w:tr w:rsidR="00414691" w:rsidRPr="00CF5582" w:rsidDel="003B4AA6" w14:paraId="73697621" w14:textId="73011416">
        <w:trPr>
          <w:trHeight w:val="52"/>
          <w:del w:id="121" w:author="Bartle-Haring, Suzanne" w:date="2025-03-25T13:57:00Z" w16du:dateUtc="2025-03-25T17:57:00Z"/>
        </w:trPr>
        <w:tc>
          <w:tcPr>
            <w:tcW w:w="3945" w:type="dxa"/>
          </w:tcPr>
          <w:p w14:paraId="00A564F9" w14:textId="356BDFFC" w:rsidR="00414691" w:rsidRPr="00CF5582" w:rsidDel="003B4AA6" w:rsidRDefault="00414691" w:rsidP="00385898">
            <w:pPr>
              <w:spacing w:before="20" w:line="240" w:lineRule="auto"/>
              <w:rPr>
                <w:del w:id="122" w:author="Bartle-Haring, Suzanne" w:date="2025-03-25T13:57:00Z" w16du:dateUtc="2025-03-25T17:57:00Z"/>
                <w:rFonts w:eastAsia="Times New Roman" w:cs="Times New Roman"/>
                <w:color w:val="000000" w:themeColor="text1"/>
                <w:sz w:val="18"/>
                <w:szCs w:val="18"/>
              </w:rPr>
            </w:pPr>
            <w:del w:id="123" w:author="Bartle-Haring, Suzanne" w:date="2025-03-25T13:57:00Z" w16du:dateUtc="2025-03-25T17:57:00Z">
              <w:r w:rsidDel="003B4AA6">
                <w:rPr>
                  <w:rFonts w:eastAsia="Times New Roman" w:cs="Times New Roman"/>
                  <w:b/>
                  <w:color w:val="000000" w:themeColor="text1"/>
                  <w:sz w:val="18"/>
                  <w:szCs w:val="18"/>
                </w:rPr>
                <w:delText>Initial Model</w:delText>
              </w:r>
            </w:del>
          </w:p>
        </w:tc>
        <w:tc>
          <w:tcPr>
            <w:tcW w:w="1350" w:type="dxa"/>
            <w:tcBorders>
              <w:right w:val="none" w:sz="12" w:space="0" w:color="000000" w:themeColor="text1"/>
            </w:tcBorders>
          </w:tcPr>
          <w:p w14:paraId="641F5742" w14:textId="73FFA035" w:rsidR="00414691" w:rsidRPr="00CF5582" w:rsidDel="003B4AA6" w:rsidRDefault="00414691" w:rsidP="00385898">
            <w:pPr>
              <w:spacing w:line="240" w:lineRule="auto"/>
              <w:jc w:val="center"/>
              <w:rPr>
                <w:del w:id="124" w:author="Bartle-Haring, Suzanne" w:date="2025-03-25T13:57:00Z" w16du:dateUtc="2025-03-25T17:57:00Z"/>
                <w:rFonts w:eastAsia="Times New Roman" w:cs="Times New Roman"/>
                <w:sz w:val="18"/>
                <w:szCs w:val="18"/>
              </w:rPr>
            </w:pPr>
            <w:del w:id="125" w:author="Bartle-Haring, Suzanne" w:date="2025-03-25T13:57:00Z" w16du:dateUtc="2025-03-25T17:57:00Z">
              <w:r w:rsidDel="003B4AA6">
                <w:rPr>
                  <w:rFonts w:eastAsia="Times New Roman" w:cs="Times New Roman"/>
                  <w:sz w:val="18"/>
                  <w:szCs w:val="18"/>
                </w:rPr>
                <w:delText>122.4 (48)</w:delText>
              </w:r>
            </w:del>
          </w:p>
        </w:tc>
        <w:tc>
          <w:tcPr>
            <w:tcW w:w="126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21635EAA" w14:textId="36DF2F15" w:rsidR="00414691" w:rsidRPr="00CF5582" w:rsidDel="003B4AA6" w:rsidRDefault="00414691" w:rsidP="00385898">
            <w:pPr>
              <w:spacing w:line="240" w:lineRule="auto"/>
              <w:jc w:val="center"/>
              <w:rPr>
                <w:del w:id="126" w:author="Bartle-Haring, Suzanne" w:date="2025-03-25T13:57:00Z" w16du:dateUtc="2025-03-25T17:57:00Z"/>
                <w:rFonts w:eastAsia="Times New Roman" w:cs="Times New Roman"/>
                <w:sz w:val="18"/>
                <w:szCs w:val="18"/>
              </w:rPr>
            </w:pPr>
            <w:del w:id="127" w:author="Bartle-Haring, Suzanne" w:date="2025-03-25T13:57:00Z" w16du:dateUtc="2025-03-25T17:57:00Z">
              <w:r w:rsidDel="003B4AA6">
                <w:rPr>
                  <w:rFonts w:eastAsia="Times New Roman" w:cs="Times New Roman"/>
                  <w:sz w:val="18"/>
                  <w:szCs w:val="18"/>
                </w:rPr>
                <w:delText>0.086</w:delText>
              </w:r>
            </w:del>
          </w:p>
        </w:tc>
        <w:tc>
          <w:tcPr>
            <w:tcW w:w="126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C335CF9" w14:textId="3D2FE653" w:rsidR="00414691" w:rsidRPr="00CF5582" w:rsidDel="003B4AA6" w:rsidRDefault="00414691" w:rsidP="00385898">
            <w:pPr>
              <w:spacing w:line="240" w:lineRule="auto"/>
              <w:jc w:val="center"/>
              <w:rPr>
                <w:del w:id="128" w:author="Bartle-Haring, Suzanne" w:date="2025-03-25T13:57:00Z" w16du:dateUtc="2025-03-25T17:57:00Z"/>
                <w:rFonts w:eastAsia="Times New Roman" w:cs="Times New Roman"/>
                <w:sz w:val="18"/>
                <w:szCs w:val="18"/>
              </w:rPr>
            </w:pPr>
            <w:del w:id="129" w:author="Bartle-Haring, Suzanne" w:date="2025-03-25T13:57:00Z" w16du:dateUtc="2025-03-25T17:57:00Z">
              <w:r w:rsidDel="003B4AA6">
                <w:rPr>
                  <w:rFonts w:eastAsia="Times New Roman" w:cs="Times New Roman"/>
                  <w:sz w:val="18"/>
                  <w:szCs w:val="18"/>
                </w:rPr>
                <w:delText>0.87</w:delText>
              </w:r>
            </w:del>
          </w:p>
        </w:tc>
        <w:tc>
          <w:tcPr>
            <w:tcW w:w="144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5982A5A8" w14:textId="35266282" w:rsidR="00414691" w:rsidRPr="00CF5582" w:rsidDel="003B4AA6" w:rsidRDefault="00414691" w:rsidP="00385898">
            <w:pPr>
              <w:spacing w:line="240" w:lineRule="auto"/>
              <w:jc w:val="center"/>
              <w:rPr>
                <w:del w:id="130" w:author="Bartle-Haring, Suzanne" w:date="2025-03-25T13:57:00Z" w16du:dateUtc="2025-03-25T17:57:00Z"/>
                <w:rFonts w:eastAsia="Times New Roman" w:cs="Times New Roman"/>
                <w:sz w:val="18"/>
                <w:szCs w:val="18"/>
              </w:rPr>
            </w:pPr>
            <w:del w:id="131" w:author="Bartle-Haring, Suzanne" w:date="2025-03-25T13:57:00Z" w16du:dateUtc="2025-03-25T17:57:00Z">
              <w:r w:rsidDel="003B4AA6">
                <w:rPr>
                  <w:rFonts w:eastAsia="Times New Roman" w:cs="Times New Roman"/>
                  <w:sz w:val="18"/>
                  <w:szCs w:val="18"/>
                </w:rPr>
                <w:delText>0.85</w:delText>
              </w:r>
            </w:del>
          </w:p>
        </w:tc>
        <w:tc>
          <w:tcPr>
            <w:tcW w:w="1539"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0419F8C6" w14:textId="6FAA4AB6" w:rsidR="00414691" w:rsidRPr="00CF5582" w:rsidDel="003B4AA6" w:rsidRDefault="00414691" w:rsidP="00385898">
            <w:pPr>
              <w:spacing w:line="240" w:lineRule="auto"/>
              <w:jc w:val="center"/>
              <w:rPr>
                <w:del w:id="132" w:author="Bartle-Haring, Suzanne" w:date="2025-03-25T13:57:00Z" w16du:dateUtc="2025-03-25T17:57:00Z"/>
                <w:rFonts w:eastAsia="Times New Roman" w:cs="Times New Roman"/>
                <w:sz w:val="18"/>
                <w:szCs w:val="18"/>
              </w:rPr>
            </w:pPr>
            <w:del w:id="133" w:author="Bartle-Haring, Suzanne" w:date="2025-03-25T13:57:00Z" w16du:dateUtc="2025-03-25T17:57:00Z">
              <w:r w:rsidDel="003B4AA6">
                <w:rPr>
                  <w:rFonts w:eastAsia="Times New Roman" w:cs="Times New Roman"/>
                  <w:sz w:val="18"/>
                  <w:szCs w:val="18"/>
                </w:rPr>
                <w:delText>0.07</w:delText>
              </w:r>
            </w:del>
          </w:p>
        </w:tc>
      </w:tr>
      <w:tr w:rsidR="00414691" w:rsidRPr="00CF5582" w14:paraId="05CBD83B" w14:textId="77777777">
        <w:trPr>
          <w:trHeight w:val="52"/>
        </w:trPr>
        <w:tc>
          <w:tcPr>
            <w:tcW w:w="3945" w:type="dxa"/>
          </w:tcPr>
          <w:p w14:paraId="2FE5C4A7" w14:textId="77777777" w:rsidR="00414691" w:rsidRPr="00CF5582" w:rsidRDefault="00414691" w:rsidP="00385898">
            <w:pPr>
              <w:spacing w:before="20" w:line="240" w:lineRule="auto"/>
              <w:rPr>
                <w:rFonts w:eastAsia="Times New Roman" w:cs="Times New Roman"/>
                <w:b/>
                <w:color w:val="000000" w:themeColor="text1"/>
                <w:sz w:val="18"/>
                <w:szCs w:val="18"/>
              </w:rPr>
            </w:pPr>
            <w:r>
              <w:rPr>
                <w:rFonts w:eastAsia="Times New Roman" w:cs="Times New Roman"/>
                <w:b/>
                <w:color w:val="000000" w:themeColor="text1"/>
                <w:sz w:val="18"/>
                <w:szCs w:val="18"/>
              </w:rPr>
              <w:t>Trimmed Model (Neglect Only)</w:t>
            </w:r>
          </w:p>
        </w:tc>
        <w:tc>
          <w:tcPr>
            <w:tcW w:w="1350" w:type="dxa"/>
            <w:tcBorders>
              <w:right w:val="none" w:sz="12" w:space="0" w:color="000000" w:themeColor="text1"/>
            </w:tcBorders>
          </w:tcPr>
          <w:p w14:paraId="1CB60D77" w14:textId="77777777" w:rsidR="00414691" w:rsidRPr="00CF5582" w:rsidRDefault="00414691" w:rsidP="00385898">
            <w:pPr>
              <w:spacing w:line="240" w:lineRule="auto"/>
              <w:jc w:val="center"/>
              <w:rPr>
                <w:rFonts w:eastAsia="Times New Roman" w:cs="Times New Roman"/>
                <w:sz w:val="18"/>
                <w:szCs w:val="18"/>
              </w:rPr>
            </w:pPr>
            <w:r>
              <w:rPr>
                <w:rFonts w:eastAsia="Times New Roman" w:cs="Times New Roman"/>
                <w:sz w:val="18"/>
                <w:szCs w:val="18"/>
              </w:rPr>
              <w:t>92.2 (32)</w:t>
            </w:r>
          </w:p>
        </w:tc>
        <w:tc>
          <w:tcPr>
            <w:tcW w:w="126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0F2F5D0F" w14:textId="77777777" w:rsidR="00414691" w:rsidRPr="00CF5582" w:rsidRDefault="00414691" w:rsidP="00385898">
            <w:pPr>
              <w:spacing w:line="240" w:lineRule="auto"/>
              <w:jc w:val="center"/>
              <w:rPr>
                <w:rFonts w:eastAsia="Times New Roman" w:cs="Times New Roman"/>
                <w:sz w:val="18"/>
                <w:szCs w:val="18"/>
              </w:rPr>
            </w:pPr>
            <w:r>
              <w:rPr>
                <w:rFonts w:eastAsia="Times New Roman" w:cs="Times New Roman"/>
                <w:sz w:val="18"/>
                <w:szCs w:val="18"/>
              </w:rPr>
              <w:t>0.072</w:t>
            </w:r>
          </w:p>
        </w:tc>
        <w:tc>
          <w:tcPr>
            <w:tcW w:w="126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2711BF39" w14:textId="77777777" w:rsidR="00414691" w:rsidRPr="00CF5582" w:rsidRDefault="00414691" w:rsidP="00385898">
            <w:pPr>
              <w:spacing w:line="240" w:lineRule="auto"/>
              <w:jc w:val="center"/>
              <w:rPr>
                <w:rFonts w:eastAsia="Times New Roman" w:cs="Times New Roman"/>
                <w:sz w:val="18"/>
                <w:szCs w:val="18"/>
              </w:rPr>
            </w:pPr>
            <w:r>
              <w:rPr>
                <w:rFonts w:eastAsia="Times New Roman" w:cs="Times New Roman"/>
                <w:sz w:val="18"/>
                <w:szCs w:val="18"/>
              </w:rPr>
              <w:t>0.91</w:t>
            </w:r>
          </w:p>
        </w:tc>
        <w:tc>
          <w:tcPr>
            <w:tcW w:w="144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6EE1BF14" w14:textId="77777777" w:rsidR="00414691" w:rsidRPr="00CF5582" w:rsidRDefault="00414691" w:rsidP="00385898">
            <w:pPr>
              <w:spacing w:line="240" w:lineRule="auto"/>
              <w:jc w:val="center"/>
              <w:rPr>
                <w:rFonts w:eastAsia="Times New Roman" w:cs="Times New Roman"/>
                <w:sz w:val="18"/>
                <w:szCs w:val="18"/>
              </w:rPr>
            </w:pPr>
            <w:r>
              <w:rPr>
                <w:rFonts w:eastAsia="Times New Roman" w:cs="Times New Roman"/>
                <w:sz w:val="18"/>
                <w:szCs w:val="18"/>
              </w:rPr>
              <w:t>0.89</w:t>
            </w:r>
          </w:p>
        </w:tc>
        <w:tc>
          <w:tcPr>
            <w:tcW w:w="1539"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656C4625" w14:textId="77777777" w:rsidR="00414691" w:rsidRPr="00CF5582" w:rsidRDefault="00414691" w:rsidP="00385898">
            <w:pPr>
              <w:spacing w:line="240" w:lineRule="auto"/>
              <w:jc w:val="center"/>
              <w:rPr>
                <w:rFonts w:eastAsia="Times New Roman" w:cs="Times New Roman"/>
                <w:sz w:val="18"/>
                <w:szCs w:val="18"/>
              </w:rPr>
            </w:pPr>
            <w:r>
              <w:rPr>
                <w:rFonts w:eastAsia="Times New Roman" w:cs="Times New Roman"/>
                <w:sz w:val="18"/>
                <w:szCs w:val="18"/>
              </w:rPr>
              <w:t>0.05</w:t>
            </w:r>
          </w:p>
        </w:tc>
      </w:tr>
      <w:tr w:rsidR="00414691" w:rsidRPr="00CF5582" w14:paraId="4687269B" w14:textId="77777777">
        <w:trPr>
          <w:trHeight w:val="52"/>
        </w:trPr>
        <w:tc>
          <w:tcPr>
            <w:tcW w:w="3945" w:type="dxa"/>
          </w:tcPr>
          <w:p w14:paraId="7832FA4A" w14:textId="77777777" w:rsidR="00414691" w:rsidRPr="00CF5582" w:rsidRDefault="00414691" w:rsidP="00385898">
            <w:pPr>
              <w:spacing w:before="20" w:line="240" w:lineRule="auto"/>
              <w:rPr>
                <w:rFonts w:eastAsia="Times New Roman" w:cs="Times New Roman"/>
                <w:b/>
                <w:color w:val="000000" w:themeColor="text1"/>
                <w:sz w:val="18"/>
                <w:szCs w:val="18"/>
              </w:rPr>
            </w:pPr>
            <w:r>
              <w:rPr>
                <w:rFonts w:eastAsia="Times New Roman" w:cs="Times New Roman"/>
                <w:b/>
                <w:color w:val="000000" w:themeColor="text1"/>
                <w:sz w:val="18"/>
                <w:szCs w:val="18"/>
              </w:rPr>
              <w:t>Final Model (Including Differentiation)</w:t>
            </w:r>
          </w:p>
        </w:tc>
        <w:tc>
          <w:tcPr>
            <w:tcW w:w="1350" w:type="dxa"/>
            <w:tcBorders>
              <w:bottom w:val="single" w:sz="4" w:space="0" w:color="000000" w:themeColor="text1"/>
              <w:right w:val="nil"/>
            </w:tcBorders>
          </w:tcPr>
          <w:p w14:paraId="56B8E530" w14:textId="77777777" w:rsidR="00414691" w:rsidRPr="00CF5582" w:rsidRDefault="00414691" w:rsidP="00385898">
            <w:pPr>
              <w:spacing w:line="240" w:lineRule="auto"/>
              <w:jc w:val="center"/>
              <w:rPr>
                <w:rFonts w:eastAsia="Times New Roman" w:cs="Times New Roman"/>
                <w:sz w:val="18"/>
                <w:szCs w:val="18"/>
              </w:rPr>
            </w:pPr>
            <w:r>
              <w:rPr>
                <w:rFonts w:eastAsia="Times New Roman" w:cs="Times New Roman"/>
                <w:sz w:val="18"/>
                <w:szCs w:val="18"/>
              </w:rPr>
              <w:t>83.3 (35)</w:t>
            </w:r>
          </w:p>
        </w:tc>
        <w:tc>
          <w:tcPr>
            <w:tcW w:w="1260" w:type="dxa"/>
            <w:tcBorders>
              <w:top w:val="none" w:sz="12" w:space="0" w:color="000000" w:themeColor="text1"/>
              <w:left w:val="nil"/>
              <w:bottom w:val="single" w:sz="4" w:space="0" w:color="000000" w:themeColor="text1"/>
              <w:right w:val="nil"/>
            </w:tcBorders>
          </w:tcPr>
          <w:p w14:paraId="0E3D4978" w14:textId="77777777" w:rsidR="00414691" w:rsidRPr="00CF5582" w:rsidRDefault="00414691" w:rsidP="00385898">
            <w:pPr>
              <w:spacing w:line="240" w:lineRule="auto"/>
              <w:jc w:val="center"/>
              <w:rPr>
                <w:rFonts w:eastAsia="Times New Roman" w:cs="Times New Roman"/>
                <w:sz w:val="18"/>
                <w:szCs w:val="18"/>
              </w:rPr>
            </w:pPr>
            <w:r>
              <w:rPr>
                <w:rFonts w:eastAsia="Times New Roman" w:cs="Times New Roman"/>
                <w:sz w:val="18"/>
                <w:szCs w:val="18"/>
              </w:rPr>
              <w:t>0.068</w:t>
            </w:r>
          </w:p>
        </w:tc>
        <w:tc>
          <w:tcPr>
            <w:tcW w:w="1260" w:type="dxa"/>
            <w:tcBorders>
              <w:top w:val="none" w:sz="12" w:space="0" w:color="000000" w:themeColor="text1"/>
              <w:left w:val="nil"/>
              <w:bottom w:val="single" w:sz="4" w:space="0" w:color="000000" w:themeColor="text1"/>
              <w:right w:val="nil"/>
            </w:tcBorders>
          </w:tcPr>
          <w:p w14:paraId="60382AB4" w14:textId="77777777" w:rsidR="00414691" w:rsidRPr="00CF5582" w:rsidRDefault="00414691" w:rsidP="00385898">
            <w:pPr>
              <w:spacing w:line="240" w:lineRule="auto"/>
              <w:jc w:val="center"/>
              <w:rPr>
                <w:rFonts w:eastAsia="Times New Roman" w:cs="Times New Roman"/>
                <w:sz w:val="18"/>
                <w:szCs w:val="18"/>
              </w:rPr>
            </w:pPr>
            <w:r>
              <w:rPr>
                <w:rFonts w:eastAsia="Times New Roman" w:cs="Times New Roman"/>
                <w:sz w:val="18"/>
                <w:szCs w:val="18"/>
              </w:rPr>
              <w:t>0.93</w:t>
            </w:r>
          </w:p>
        </w:tc>
        <w:tc>
          <w:tcPr>
            <w:tcW w:w="1440" w:type="dxa"/>
            <w:tcBorders>
              <w:top w:val="none" w:sz="12" w:space="0" w:color="000000" w:themeColor="text1"/>
              <w:left w:val="nil"/>
              <w:bottom w:val="single" w:sz="4" w:space="0" w:color="000000" w:themeColor="text1"/>
              <w:right w:val="nil"/>
            </w:tcBorders>
          </w:tcPr>
          <w:p w14:paraId="65CB1860" w14:textId="77777777" w:rsidR="00414691" w:rsidRPr="00CF5582" w:rsidRDefault="00414691" w:rsidP="00385898">
            <w:pPr>
              <w:spacing w:line="240" w:lineRule="auto"/>
              <w:jc w:val="center"/>
              <w:rPr>
                <w:rFonts w:eastAsia="Times New Roman" w:cs="Times New Roman"/>
                <w:sz w:val="18"/>
                <w:szCs w:val="18"/>
              </w:rPr>
            </w:pPr>
            <w:r>
              <w:rPr>
                <w:rFonts w:eastAsia="Times New Roman" w:cs="Times New Roman"/>
                <w:sz w:val="18"/>
                <w:szCs w:val="18"/>
              </w:rPr>
              <w:t>0.91</w:t>
            </w:r>
          </w:p>
        </w:tc>
        <w:tc>
          <w:tcPr>
            <w:tcW w:w="1539" w:type="dxa"/>
            <w:tcBorders>
              <w:top w:val="none" w:sz="12" w:space="0" w:color="000000" w:themeColor="text1"/>
              <w:left w:val="nil"/>
              <w:bottom w:val="single" w:sz="4" w:space="0" w:color="000000" w:themeColor="text1"/>
              <w:right w:val="nil"/>
            </w:tcBorders>
          </w:tcPr>
          <w:p w14:paraId="3B7304AD" w14:textId="77777777" w:rsidR="00414691" w:rsidRPr="00CF5582" w:rsidRDefault="00414691" w:rsidP="00385898">
            <w:pPr>
              <w:spacing w:line="240" w:lineRule="auto"/>
              <w:jc w:val="center"/>
              <w:rPr>
                <w:rFonts w:eastAsia="Times New Roman" w:cs="Times New Roman"/>
                <w:sz w:val="18"/>
                <w:szCs w:val="18"/>
              </w:rPr>
            </w:pPr>
            <w:r>
              <w:rPr>
                <w:rFonts w:eastAsia="Times New Roman" w:cs="Times New Roman"/>
                <w:sz w:val="18"/>
                <w:szCs w:val="18"/>
              </w:rPr>
              <w:t>0.04</w:t>
            </w:r>
          </w:p>
        </w:tc>
      </w:tr>
    </w:tbl>
    <w:p w14:paraId="220081A6" w14:textId="3EB132E9" w:rsidR="00D20134" w:rsidRDefault="00414691" w:rsidP="002A16A8">
      <w:pPr>
        <w:spacing w:line="240" w:lineRule="auto"/>
      </w:pPr>
      <w:r w:rsidRPr="00F73FD4">
        <w:rPr>
          <w:i/>
          <w:iCs/>
          <w:sz w:val="18"/>
          <w:szCs w:val="18"/>
        </w:rPr>
        <w:t>Note.</w:t>
      </w:r>
      <w:r w:rsidRPr="00F73FD4">
        <w:rPr>
          <w:sz w:val="18"/>
          <w:szCs w:val="18"/>
        </w:rPr>
        <w:t xml:space="preserve"> χ</w:t>
      </w:r>
      <w:r w:rsidRPr="00F73FD4">
        <w:rPr>
          <w:sz w:val="18"/>
          <w:szCs w:val="18"/>
          <w:vertAlign w:val="superscript"/>
        </w:rPr>
        <w:t>2</w:t>
      </w:r>
      <w:r w:rsidRPr="00F73FD4">
        <w:rPr>
          <w:sz w:val="18"/>
          <w:szCs w:val="18"/>
        </w:rPr>
        <w:t xml:space="preserve"> = Chi-square test statistic, RMSEA = Root Mean Square Error of Approximation, CFI = Comparative Fit Index, TLI = Tucker-Lewis Index, SRMR = Standardized Root Mean Square Residual.</w:t>
      </w:r>
    </w:p>
    <w:p w14:paraId="12D1E23D" w14:textId="77777777" w:rsidR="002A16A8" w:rsidRDefault="002A16A8" w:rsidP="002A16A8"/>
    <w:p w14:paraId="54DFF0C4" w14:textId="05B81245" w:rsidR="00464A4A" w:rsidRPr="00464A4A" w:rsidRDefault="002A16A8" w:rsidP="001F44BA">
      <w:pPr>
        <w:pStyle w:val="Heading2"/>
      </w:pPr>
      <w:r>
        <w:lastRenderedPageBreak/>
        <w:t>Pathway Significance and Actor-Partner Effects</w:t>
      </w:r>
      <w:r w:rsidR="00EA172D">
        <w:t xml:space="preserve"> </w:t>
      </w:r>
    </w:p>
    <w:p w14:paraId="6135C417" w14:textId="3BBAD434" w:rsidR="00383503" w:rsidRDefault="00383503" w:rsidP="00383503">
      <w:pPr>
        <w:ind w:firstLine="720"/>
        <w:rPr>
          <w:ins w:id="134" w:author="Bartle-Haring, Suzanne" w:date="2025-03-25T14:52:00Z" w16du:dateUtc="2025-03-25T18:52:00Z"/>
        </w:rPr>
        <w:pPrChange w:id="135" w:author="Bartle-Haring, Suzanne" w:date="2025-03-25T14:52:00Z" w16du:dateUtc="2025-03-25T18:52:00Z">
          <w:pPr/>
        </w:pPrChange>
      </w:pPr>
      <w:ins w:id="136" w:author="Bartle-Haring, Suzanne" w:date="2025-03-25T14:52:00Z" w16du:dateUtc="2025-03-25T18:52:00Z">
        <w:r>
          <w:t xml:space="preserve">With recommendations for testing </w:t>
        </w:r>
        <w:proofErr w:type="spellStart"/>
        <w:r>
          <w:t>APIMeM</w:t>
        </w:r>
        <w:proofErr w:type="spellEnd"/>
        <w:r>
          <w:t>, actor and partner effec</w:t>
        </w:r>
      </w:ins>
      <w:ins w:id="137" w:author="Bartle-Haring, Suzanne" w:date="2025-03-25T14:53:00Z" w16du:dateUtc="2025-03-25T18:53:00Z">
        <w:r>
          <w:t xml:space="preserve">ts were tested for equivalence between the two partners using a series of chi-square difference tests.  If the paths </w:t>
        </w:r>
        <w:r w:rsidR="00E538F3">
          <w:t xml:space="preserve">could be considered equivalent chi-square difference was not significant and this constraint was maintained while the next set of </w:t>
        </w:r>
      </w:ins>
      <w:ins w:id="138" w:author="Bartle-Haring, Suzanne" w:date="2025-03-25T14:54:00Z" w16du:dateUtc="2025-03-25T18:54:00Z">
        <w:r w:rsidR="00E538F3">
          <w:t xml:space="preserve">equality </w:t>
        </w:r>
      </w:ins>
      <w:ins w:id="139" w:author="Bartle-Haring, Suzanne" w:date="2025-03-25T14:53:00Z" w16du:dateUtc="2025-03-25T18:53:00Z">
        <w:r w:rsidR="00E538F3">
          <w:t>con</w:t>
        </w:r>
      </w:ins>
      <w:ins w:id="140" w:author="Bartle-Haring, Suzanne" w:date="2025-03-25T14:54:00Z" w16du:dateUtc="2025-03-25T18:54:00Z">
        <w:r w:rsidR="00E538F3">
          <w:t xml:space="preserve">straints were tested.  This resulted in a final model with </w:t>
        </w:r>
      </w:ins>
      <w:ins w:id="141" w:author="Bartle-Haring, Suzanne" w:date="2025-03-25T14:55:00Z" w16du:dateUtc="2025-03-25T18:55:00Z">
        <w:r w:rsidR="00E538F3">
          <w:t>mediocre fit.</w:t>
        </w:r>
      </w:ins>
      <w:ins w:id="142" w:author="Bartle-Haring, Suzanne" w:date="2025-03-25T14:53:00Z" w16du:dateUtc="2025-03-25T18:53:00Z">
        <w:r w:rsidR="00E538F3">
          <w:t xml:space="preserve"> </w:t>
        </w:r>
        <w:r>
          <w:t xml:space="preserve"> </w:t>
        </w:r>
      </w:ins>
      <w:ins w:id="143" w:author="Bartle-Haring, Suzanne" w:date="2025-03-25T14:54:00Z" w16du:dateUtc="2025-03-25T18:54:00Z">
        <w:r w:rsidR="00E538F3">
          <w:t>(χ</w:t>
        </w:r>
        <w:r w:rsidR="00E538F3">
          <w:rPr>
            <w:vertAlign w:val="superscript"/>
          </w:rPr>
          <w:t>2</w:t>
        </w:r>
        <w:r w:rsidR="00E538F3">
          <w:t xml:space="preserve"> = </w:t>
        </w:r>
        <w:r w:rsidR="00E538F3">
          <w:t>89.08</w:t>
        </w:r>
        <w:r w:rsidR="00E538F3">
          <w:t xml:space="preserve">, </w:t>
        </w:r>
        <w:proofErr w:type="spellStart"/>
        <w:r w:rsidR="00E538F3">
          <w:rPr>
            <w:i/>
            <w:iCs/>
          </w:rPr>
          <w:t>df</w:t>
        </w:r>
        <w:proofErr w:type="spellEnd"/>
        <w:r w:rsidR="00E538F3">
          <w:t xml:space="preserve"> = </w:t>
        </w:r>
        <w:r w:rsidR="00E538F3">
          <w:t>41</w:t>
        </w:r>
        <w:r w:rsidR="00E538F3">
          <w:t xml:space="preserve">, </w:t>
        </w:r>
        <w:r w:rsidR="00E538F3">
          <w:rPr>
            <w:i/>
            <w:iCs/>
          </w:rPr>
          <w:t>p</w:t>
        </w:r>
        <w:r w:rsidR="00E538F3">
          <w:t xml:space="preserve"> &lt; 0.05; RMSEA = 0.</w:t>
        </w:r>
      </w:ins>
      <w:ins w:id="144" w:author="Bartle-Haring, Suzanne" w:date="2025-03-25T14:55:00Z" w16du:dateUtc="2025-03-25T18:55:00Z">
        <w:r w:rsidR="00E538F3">
          <w:t>125</w:t>
        </w:r>
      </w:ins>
      <w:ins w:id="145" w:author="Bartle-Haring, Suzanne" w:date="2025-03-25T14:54:00Z" w16du:dateUtc="2025-03-25T18:54:00Z">
        <w:r w:rsidR="00E538F3">
          <w:t>; CFI = 0.</w:t>
        </w:r>
      </w:ins>
      <w:ins w:id="146" w:author="Bartle-Haring, Suzanne" w:date="2025-03-25T14:55:00Z" w16du:dateUtc="2025-03-25T18:55:00Z">
        <w:r w:rsidR="00E538F3">
          <w:t>76</w:t>
        </w:r>
      </w:ins>
      <w:ins w:id="147" w:author="Bartle-Haring, Suzanne" w:date="2025-03-25T14:54:00Z" w16du:dateUtc="2025-03-25T18:54:00Z">
        <w:r w:rsidR="00E538F3">
          <w:t>; TLI = 0.</w:t>
        </w:r>
      </w:ins>
      <w:ins w:id="148" w:author="Bartle-Haring, Suzanne" w:date="2025-03-25T14:55:00Z" w16du:dateUtc="2025-03-25T18:55:00Z">
        <w:r w:rsidR="00E538F3">
          <w:t>62</w:t>
        </w:r>
      </w:ins>
      <w:ins w:id="149" w:author="Bartle-Haring, Suzanne" w:date="2025-03-25T14:54:00Z" w16du:dateUtc="2025-03-25T18:54:00Z">
        <w:r w:rsidR="00E538F3">
          <w:t>)</w:t>
        </w:r>
      </w:ins>
      <w:ins w:id="150" w:author="Bartle-Haring, Suzanne" w:date="2025-03-25T14:52:00Z" w16du:dateUtc="2025-03-25T18:52:00Z">
        <w:r>
          <w:t xml:space="preserve"> </w:t>
        </w:r>
      </w:ins>
    </w:p>
    <w:p w14:paraId="4B14E2DE" w14:textId="1D98249D" w:rsidR="00E538F3" w:rsidRDefault="00E538F3" w:rsidP="00E538F3">
      <w:pPr>
        <w:rPr>
          <w:ins w:id="151" w:author="Bartle-Haring, Suzanne" w:date="2025-03-25T15:03:00Z" w16du:dateUtc="2025-03-25T19:03:00Z"/>
        </w:rPr>
        <w:pPrChange w:id="152" w:author="Bartle-Haring, Suzanne" w:date="2025-03-25T15:03:00Z" w16du:dateUtc="2025-03-25T19:03:00Z">
          <w:pPr>
            <w:ind w:firstLine="720"/>
          </w:pPr>
        </w:pPrChange>
      </w:pPr>
      <w:ins w:id="153" w:author="Bartle-Haring, Suzanne" w:date="2025-03-25T15:04:00Z" w16du:dateUtc="2025-03-25T19:04:00Z">
        <w:r>
          <w:t>Actor Effects</w:t>
        </w:r>
      </w:ins>
    </w:p>
    <w:p w14:paraId="64242229" w14:textId="6D149E96" w:rsidR="00E538F3" w:rsidRDefault="00356E22" w:rsidP="009032A2">
      <w:pPr>
        <w:ind w:firstLine="720"/>
        <w:rPr>
          <w:ins w:id="154" w:author="Bartle-Haring, Suzanne" w:date="2025-03-25T14:59:00Z" w16du:dateUtc="2025-03-25T18:59:00Z"/>
        </w:rPr>
      </w:pPr>
      <w:ins w:id="155" w:author="Bartle-Haring, Suzanne" w:date="2025-03-25T14:31:00Z" w16du:dateUtc="2025-03-25T18:31:00Z">
        <w:r>
          <w:t xml:space="preserve">Table X provides the results of the </w:t>
        </w:r>
      </w:ins>
      <w:ins w:id="156" w:author="Bartle-Haring, Suzanne" w:date="2025-03-25T14:56:00Z" w16du:dateUtc="2025-03-25T18:56:00Z">
        <w:r w:rsidR="00E538F3">
          <w:t xml:space="preserve">final </w:t>
        </w:r>
      </w:ins>
      <w:proofErr w:type="spellStart"/>
      <w:ins w:id="157" w:author="Bartle-Haring, Suzanne" w:date="2025-03-25T14:31:00Z" w16du:dateUtc="2025-03-25T18:31:00Z">
        <w:r>
          <w:t>APIMeM</w:t>
        </w:r>
        <w:proofErr w:type="spellEnd"/>
        <w:r>
          <w:t xml:space="preserve"> </w:t>
        </w:r>
      </w:ins>
      <w:ins w:id="158" w:author="Bartle-Haring, Suzanne" w:date="2025-03-25T14:32:00Z" w16du:dateUtc="2025-03-25T18:32:00Z">
        <w:r>
          <w:t xml:space="preserve">with the interaction of separateness and connectedness as an effect on demand withdraw </w:t>
        </w:r>
        <w:r w:rsidR="00F438B7">
          <w:t>patterns</w:t>
        </w:r>
      </w:ins>
      <w:ins w:id="159" w:author="Bartle-Haring, Suzanne" w:date="2025-03-25T14:56:00Z" w16du:dateUtc="2025-03-25T18:56:00Z">
        <w:r w:rsidR="00E538F3">
          <w:t xml:space="preserve"> with the equality constraints</w:t>
        </w:r>
      </w:ins>
      <w:ins w:id="160" w:author="Bartle-Haring, Suzanne" w:date="2025-03-25T14:32:00Z" w16du:dateUtc="2025-03-25T18:32:00Z">
        <w:r w:rsidR="00F438B7">
          <w:t xml:space="preserve">. </w:t>
        </w:r>
      </w:ins>
      <w:ins w:id="161" w:author="Bartle-Haring, Suzanne" w:date="2025-03-25T14:57:00Z" w16du:dateUtc="2025-03-25T18:57:00Z">
        <w:r w:rsidR="00E538F3">
          <w:t xml:space="preserve"> The actor effect for neglect’s association with healthy separateness was equivalent and negative suggesting that with more neglect in childhood, par</w:t>
        </w:r>
      </w:ins>
      <w:ins w:id="162" w:author="Bartle-Haring, Suzanne" w:date="2025-03-25T14:58:00Z" w16du:dateUtc="2025-03-25T18:58:00Z">
        <w:r w:rsidR="00E538F3">
          <w:t>ticipants had lower healthy separateness scores.  The association between neglect and connectedness was also negative but stronger for the male partner than for the female partner.  Neglect w</w:t>
        </w:r>
      </w:ins>
      <w:ins w:id="163" w:author="Bartle-Haring, Suzanne" w:date="2025-03-25T14:59:00Z" w16du:dateUtc="2025-03-25T18:59:00Z">
        <w:r w:rsidR="00E538F3">
          <w:t xml:space="preserve">as not significantly associated with the interaction of separateness and </w:t>
        </w:r>
        <w:proofErr w:type="gramStart"/>
        <w:r w:rsidR="00E538F3">
          <w:t>connectedness</w:t>
        </w:r>
        <w:proofErr w:type="gramEnd"/>
        <w:r w:rsidR="00E538F3">
          <w:t xml:space="preserve"> but the path was equivalent between the partners.</w:t>
        </w:r>
      </w:ins>
    </w:p>
    <w:p w14:paraId="4B00E3B5" w14:textId="24727EF5" w:rsidR="00E538F3" w:rsidRDefault="00E538F3" w:rsidP="009032A2">
      <w:pPr>
        <w:ind w:firstLine="720"/>
        <w:rPr>
          <w:ins w:id="164" w:author="Bartle-Haring, Suzanne" w:date="2025-03-25T15:02:00Z" w16du:dateUtc="2025-03-25T19:02:00Z"/>
        </w:rPr>
      </w:pPr>
      <w:ins w:id="165" w:author="Bartle-Haring, Suzanne" w:date="2025-03-25T14:59:00Z" w16du:dateUtc="2025-03-25T18:59:00Z">
        <w:r>
          <w:lastRenderedPageBreak/>
          <w:t xml:space="preserve">Healthy separateness was not directly associated with demand withdraw communication </w:t>
        </w:r>
        <w:proofErr w:type="gramStart"/>
        <w:r>
          <w:t>patt</w:t>
        </w:r>
      </w:ins>
      <w:ins w:id="166" w:author="Bartle-Haring, Suzanne" w:date="2025-03-25T15:00:00Z" w16du:dateUtc="2025-03-25T19:00:00Z">
        <w:r>
          <w:t>erns</w:t>
        </w:r>
        <w:proofErr w:type="gramEnd"/>
        <w:r>
          <w:t xml:space="preserve"> but this was equivalent for the partners.  Connectedness was negatively associated with demand withdraw patterns for the male partner, but positively but not significantly associated for </w:t>
        </w:r>
      </w:ins>
      <w:ins w:id="167" w:author="Bartle-Haring, Suzanne" w:date="2025-03-25T15:01:00Z" w16du:dateUtc="2025-03-25T19:01:00Z">
        <w:r>
          <w:t xml:space="preserve">the female partners.  The interaction of separateness and connectedness was also associated with demand withdraw communication patterns but the path estimates were significantly </w:t>
        </w:r>
        <w:proofErr w:type="gramStart"/>
        <w:r>
          <w:t xml:space="preserve">different </w:t>
        </w:r>
      </w:ins>
      <w:ins w:id="168" w:author="Bartle-Haring, Suzanne" w:date="2025-03-25T15:00:00Z" w16du:dateUtc="2025-03-25T19:00:00Z">
        <w:r>
          <w:t xml:space="preserve"> </w:t>
        </w:r>
      </w:ins>
      <w:ins w:id="169" w:author="Bartle-Haring, Suzanne" w:date="2025-03-25T15:01:00Z" w16du:dateUtc="2025-03-25T19:01:00Z">
        <w:r>
          <w:t>for</w:t>
        </w:r>
        <w:proofErr w:type="gramEnd"/>
        <w:r>
          <w:t xml:space="preserve"> male (a negative association) a</w:t>
        </w:r>
      </w:ins>
      <w:ins w:id="170" w:author="Bartle-Haring, Suzanne" w:date="2025-03-25T15:02:00Z" w16du:dateUtc="2025-03-25T19:02:00Z">
        <w:r>
          <w:t>nd female (a positive association) partners.  These interactions are further explored below.</w:t>
        </w:r>
      </w:ins>
      <w:ins w:id="171" w:author="Bartle-Haring, Suzanne" w:date="2025-03-25T14:59:00Z" w16du:dateUtc="2025-03-25T18:59:00Z">
        <w:r>
          <w:t xml:space="preserve"> </w:t>
        </w:r>
      </w:ins>
      <w:ins w:id="172" w:author="Bartle-Haring, Suzanne" w:date="2025-03-25T14:58:00Z" w16du:dateUtc="2025-03-25T18:58:00Z">
        <w:r>
          <w:t xml:space="preserve"> </w:t>
        </w:r>
      </w:ins>
    </w:p>
    <w:p w14:paraId="1FA55B00" w14:textId="2551967B" w:rsidR="00E538F3" w:rsidRDefault="00E538F3" w:rsidP="009032A2">
      <w:pPr>
        <w:ind w:firstLine="720"/>
        <w:rPr>
          <w:ins w:id="173" w:author="Bartle-Haring, Suzanne" w:date="2025-03-25T15:04:00Z" w16du:dateUtc="2025-03-25T19:04:00Z"/>
        </w:rPr>
      </w:pPr>
      <w:ins w:id="174" w:author="Bartle-Haring, Suzanne" w:date="2025-03-25T15:02:00Z" w16du:dateUtc="2025-03-25T19:02:00Z">
        <w:r>
          <w:t>Demand withdraw was signi</w:t>
        </w:r>
      </w:ins>
      <w:ins w:id="175" w:author="Bartle-Haring, Suzanne" w:date="2025-03-25T15:03:00Z" w16du:dateUtc="2025-03-25T19:03:00Z">
        <w:r>
          <w:t>ficantly associated with satisfaction for both partners and this actor path estimate was equivalent for both partners.</w:t>
        </w:r>
      </w:ins>
    </w:p>
    <w:p w14:paraId="7A272B4A" w14:textId="1CE13F18" w:rsidR="00E538F3" w:rsidRDefault="00E538F3" w:rsidP="00E538F3">
      <w:pPr>
        <w:rPr>
          <w:ins w:id="176" w:author="Bartle-Haring, Suzanne" w:date="2025-03-25T15:04:00Z" w16du:dateUtc="2025-03-25T19:04:00Z"/>
        </w:rPr>
      </w:pPr>
      <w:ins w:id="177" w:author="Bartle-Haring, Suzanne" w:date="2025-03-25T15:04:00Z" w16du:dateUtc="2025-03-25T19:04:00Z">
        <w:r>
          <w:t>Partner Effects</w:t>
        </w:r>
      </w:ins>
    </w:p>
    <w:p w14:paraId="0BF20E0A" w14:textId="4769C1B7" w:rsidR="00E538F3" w:rsidRDefault="00E538F3" w:rsidP="00E538F3">
      <w:pPr>
        <w:rPr>
          <w:ins w:id="178" w:author="Bartle-Haring, Suzanne" w:date="2025-03-25T15:06:00Z" w16du:dateUtc="2025-03-25T19:06:00Z"/>
        </w:rPr>
      </w:pPr>
      <w:ins w:id="179" w:author="Bartle-Haring, Suzanne" w:date="2025-03-25T15:04:00Z" w16du:dateUtc="2025-03-25T19:04:00Z">
        <w:r>
          <w:tab/>
        </w:r>
        <w:r w:rsidR="000F6AEE">
          <w:t>The partner effects were for the most part equivalent and nonsignificant, with two exceptions.  Female pa</w:t>
        </w:r>
      </w:ins>
      <w:ins w:id="180" w:author="Bartle-Haring, Suzanne" w:date="2025-03-25T15:05:00Z" w16du:dateUtc="2025-03-25T19:05:00Z">
        <w:r w:rsidR="000F6AEE">
          <w:t>rtner’s experience of neglect in childhood was associated with their male partner’s interaction term for separateness and connectedness, which was not a significant path for male partners</w:t>
        </w:r>
      </w:ins>
      <w:ins w:id="181" w:author="Bartle-Haring, Suzanne" w:date="2025-03-25T15:22:00Z" w16du:dateUtc="2025-03-25T19:22:00Z">
        <w:r w:rsidR="000151C8">
          <w:t xml:space="preserve"> to female partners</w:t>
        </w:r>
      </w:ins>
      <w:ins w:id="182" w:author="Bartle-Haring, Suzanne" w:date="2025-03-25T15:05:00Z" w16du:dateUtc="2025-03-25T19:05:00Z">
        <w:r w:rsidR="000F6AEE">
          <w:t>.</w:t>
        </w:r>
      </w:ins>
      <w:ins w:id="183" w:author="Bartle-Haring, Suzanne" w:date="2025-03-25T15:23:00Z" w16du:dateUtc="2025-03-25T19:23:00Z">
        <w:r w:rsidR="000151C8">
          <w:t xml:space="preserve"> </w:t>
        </w:r>
      </w:ins>
      <w:ins w:id="184" w:author="Bartle-Haring, Suzanne" w:date="2025-03-25T15:05:00Z" w16du:dateUtc="2025-03-25T19:05:00Z">
        <w:r w:rsidR="000F6AEE">
          <w:t xml:space="preserve"> Both partner’s demand withdraw was associated wi</w:t>
        </w:r>
      </w:ins>
      <w:ins w:id="185" w:author="Bartle-Haring, Suzanne" w:date="2025-03-25T15:06:00Z" w16du:dateUtc="2025-03-25T19:06:00Z">
        <w:r w:rsidR="000F6AEE">
          <w:t xml:space="preserve">th the other partner’s relationship satisfaction and this path was equivalent.  </w:t>
        </w:r>
      </w:ins>
    </w:p>
    <w:p w14:paraId="33BE5243" w14:textId="3E105B77" w:rsidR="000F6AEE" w:rsidRDefault="000F6AEE" w:rsidP="00E538F3">
      <w:pPr>
        <w:rPr>
          <w:ins w:id="186" w:author="Bartle-Haring, Suzanne" w:date="2025-03-25T15:06:00Z" w16du:dateUtc="2025-03-25T19:06:00Z"/>
        </w:rPr>
      </w:pPr>
      <w:ins w:id="187" w:author="Bartle-Haring, Suzanne" w:date="2025-03-25T15:06:00Z" w16du:dateUtc="2025-03-25T19:06:00Z">
        <w:r>
          <w:t>Interaction Effects</w:t>
        </w:r>
      </w:ins>
    </w:p>
    <w:p w14:paraId="111152FD" w14:textId="77777777" w:rsidR="000151C8" w:rsidRDefault="000F6AEE" w:rsidP="00E538F3">
      <w:pPr>
        <w:rPr>
          <w:ins w:id="188" w:author="Bartle-Haring, Suzanne" w:date="2025-03-25T15:15:00Z" w16du:dateUtc="2025-03-25T19:15:00Z"/>
        </w:rPr>
      </w:pPr>
      <w:ins w:id="189" w:author="Bartle-Haring, Suzanne" w:date="2025-03-25T15:06:00Z" w16du:dateUtc="2025-03-25T19:06:00Z">
        <w:r>
          <w:lastRenderedPageBreak/>
          <w:tab/>
          <w:t>Figures 1 and 2 present the regions of signi</w:t>
        </w:r>
      </w:ins>
      <w:ins w:id="190" w:author="Bartle-Haring, Suzanne" w:date="2025-03-25T15:07:00Z" w16du:dateUtc="2025-03-25T19:07:00Z">
        <w:r>
          <w:t>ficance graphs for the interaction of separateness and connectedness and demand withdraw communication patterns for the male and female partners.  The y-axis of the graph represents the association between demand</w:t>
        </w:r>
      </w:ins>
      <w:ins w:id="191" w:author="Bartle-Haring, Suzanne" w:date="2025-03-25T15:08:00Z" w16du:dateUtc="2025-03-25T19:08:00Z">
        <w:r>
          <w:t xml:space="preserve"> withdraw and connectedness to family of origin which we would expect to be negative.  The x axis at 0 represents the mean of separateness, while the positive and negative numbers represent </w:t>
        </w:r>
      </w:ins>
      <w:ins w:id="192" w:author="Bartle-Haring, Suzanne" w:date="2025-03-25T15:09:00Z" w16du:dateUtc="2025-03-25T19:09:00Z">
        <w:r>
          <w:t xml:space="preserve">standard deviation units above and below the mean.  </w:t>
        </w:r>
      </w:ins>
      <w:ins w:id="193" w:author="Bartle-Haring, Suzanne" w:date="2025-03-25T15:13:00Z" w16du:dateUtc="2025-03-25T19:13:00Z">
        <w:r>
          <w:t xml:space="preserve">The red line represents the effect while the two blue lines represent the confidence intervals around the effects.  </w:t>
        </w:r>
      </w:ins>
      <w:ins w:id="194" w:author="Bartle-Haring, Suzanne" w:date="2025-03-25T15:10:00Z" w16du:dateUtc="2025-03-25T19:10:00Z">
        <w:r>
          <w:t xml:space="preserve">The association between partner’s connectedness and demand withdraw is 0 indicating no association when male partner’s separateness is </w:t>
        </w:r>
      </w:ins>
      <w:ins w:id="195" w:author="Bartle-Haring, Suzanne" w:date="2025-03-25T15:11:00Z" w16du:dateUtc="2025-03-25T19:11:00Z">
        <w:r>
          <w:t xml:space="preserve">about 1.1 standard deviations below the mean (follow between .1 and -.1 to the red line in the figure).  </w:t>
        </w:r>
      </w:ins>
      <w:ins w:id="196" w:author="Bartle-Haring, Suzanne" w:date="2025-03-25T15:12:00Z" w16du:dateUtc="2025-03-25T19:12:00Z">
        <w:r>
          <w:t>The association between connectedness and demand withdraw</w:t>
        </w:r>
      </w:ins>
      <w:ins w:id="197" w:author="Bartle-Haring, Suzanne" w:date="2025-03-25T15:11:00Z" w16du:dateUtc="2025-03-25T19:11:00Z">
        <w:r>
          <w:t xml:space="preserve"> only become sign</w:t>
        </w:r>
      </w:ins>
      <w:ins w:id="198" w:author="Bartle-Haring, Suzanne" w:date="2025-03-25T15:12:00Z" w16du:dateUtc="2025-03-25T19:12:00Z">
        <w:r>
          <w:t>ificantly</w:t>
        </w:r>
      </w:ins>
      <w:ins w:id="199" w:author="Bartle-Haring, Suzanne" w:date="2025-03-25T15:08:00Z" w16du:dateUtc="2025-03-25T19:08:00Z">
        <w:r>
          <w:t xml:space="preserve"> </w:t>
        </w:r>
      </w:ins>
      <w:ins w:id="200" w:author="Bartle-Haring, Suzanne" w:date="2025-03-25T15:12:00Z" w16du:dateUtc="2025-03-25T19:12:00Z">
        <w:r>
          <w:t>negative when separateness is closer to the mean and above.</w:t>
        </w:r>
      </w:ins>
      <w:ins w:id="201" w:author="Bartle-Haring, Suzanne" w:date="2025-03-25T15:07:00Z" w16du:dateUtc="2025-03-25T19:07:00Z">
        <w:r>
          <w:t xml:space="preserve"> </w:t>
        </w:r>
      </w:ins>
      <w:ins w:id="202" w:author="Bartle-Haring, Suzanne" w:date="2025-03-25T15:14:00Z" w16du:dateUtc="2025-03-25T19:14:00Z">
        <w:r>
          <w:t xml:space="preserve"> This suggests that for male partners, without a healthy sense of separateness from the family of origin, more connectedness is not associated with demand withdraw</w:t>
        </w:r>
      </w:ins>
      <w:ins w:id="203" w:author="Bartle-Haring, Suzanne" w:date="2025-03-25T15:15:00Z" w16du:dateUtc="2025-03-25T19:15:00Z">
        <w:r>
          <w:t xml:space="preserve"> communication, and it can become a positive association (unexpected direction) when separateness is very low</w:t>
        </w:r>
        <w:r w:rsidR="000151C8">
          <w:t>, about 2 standard deviations below the mean.</w:t>
        </w:r>
      </w:ins>
    </w:p>
    <w:p w14:paraId="05FB3804" w14:textId="7076FD00" w:rsidR="000F6AEE" w:rsidRDefault="000151C8" w:rsidP="000151C8">
      <w:pPr>
        <w:ind w:firstLine="720"/>
        <w:rPr>
          <w:ins w:id="204" w:author="Bartle-Haring, Suzanne" w:date="2025-03-25T15:03:00Z" w16du:dateUtc="2025-03-25T19:03:00Z"/>
        </w:rPr>
      </w:pPr>
      <w:ins w:id="205" w:author="Bartle-Haring, Suzanne" w:date="2025-03-25T15:15:00Z" w16du:dateUtc="2025-03-25T19:15:00Z">
        <w:r>
          <w:t>Fi</w:t>
        </w:r>
      </w:ins>
      <w:ins w:id="206" w:author="Bartle-Haring, Suzanne" w:date="2025-03-25T15:16:00Z" w16du:dateUtc="2025-03-25T19:16:00Z">
        <w:r>
          <w:t xml:space="preserve">gure 2 shows the same interaction for female partners.  For female partners, the association between connectedness to the family of origin and demand withdraw communication is 0 when </w:t>
        </w:r>
      </w:ins>
      <w:ins w:id="207" w:author="Bartle-Haring, Suzanne" w:date="2025-03-25T15:17:00Z" w16du:dateUtc="2025-03-25T19:17:00Z">
        <w:r>
          <w:t xml:space="preserve">healthy separateness is about .3 standard deviations above the </w:t>
        </w:r>
        <w:r>
          <w:lastRenderedPageBreak/>
          <w:t xml:space="preserve">mean and becomes negative as healthy separateness increases.  The association between connectedness to </w:t>
        </w:r>
      </w:ins>
      <w:ins w:id="208" w:author="Bartle-Haring, Suzanne" w:date="2025-03-25T15:18:00Z" w16du:dateUtc="2025-03-25T19:18:00Z">
        <w:r>
          <w:t xml:space="preserve">family of origin and demand withdraw becomes positive when healthy </w:t>
        </w:r>
        <w:proofErr w:type="gramStart"/>
        <w:r>
          <w:t xml:space="preserve">separateness </w:t>
        </w:r>
      </w:ins>
      <w:ins w:id="209" w:author="Bartle-Haring, Suzanne" w:date="2025-03-25T15:14:00Z" w16du:dateUtc="2025-03-25T19:14:00Z">
        <w:r w:rsidR="000F6AEE">
          <w:t xml:space="preserve"> </w:t>
        </w:r>
      </w:ins>
      <w:ins w:id="210" w:author="Bartle-Haring, Suzanne" w:date="2025-03-25T15:18:00Z" w16du:dateUtc="2025-03-25T19:18:00Z">
        <w:r>
          <w:t>is</w:t>
        </w:r>
        <w:proofErr w:type="gramEnd"/>
        <w:r>
          <w:t xml:space="preserve"> about -.1 standard deviations below the mean.  Since the</w:t>
        </w:r>
      </w:ins>
      <w:ins w:id="211" w:author="Bartle-Haring, Suzanne" w:date="2025-03-25T15:19:00Z" w16du:dateUtc="2025-03-25T19:19:00Z">
        <w:r>
          <w:t xml:space="preserve"> estimates for the paths from the</w:t>
        </w:r>
      </w:ins>
      <w:ins w:id="212" w:author="Bartle-Haring, Suzanne" w:date="2025-03-25T15:18:00Z" w16du:dateUtc="2025-03-25T19:18:00Z">
        <w:r>
          <w:t xml:space="preserve"> </w:t>
        </w:r>
      </w:ins>
      <w:ins w:id="213" w:author="Bartle-Haring, Suzanne" w:date="2025-03-25T15:19:00Z" w16du:dateUtc="2025-03-25T19:19:00Z">
        <w:r>
          <w:t xml:space="preserve">interaction to demand withdraw were significantly different between the male and female partners, we can interpret these </w:t>
        </w:r>
      </w:ins>
      <w:ins w:id="214" w:author="Bartle-Haring, Suzanne" w:date="2025-03-25T15:20:00Z" w16du:dateUtc="2025-03-25T19:20:00Z">
        <w:r>
          <w:t>graphs as significantly different from each other as well.  It appears that female partners “need” more healthy separateness for connectedness to be negati</w:t>
        </w:r>
      </w:ins>
      <w:ins w:id="215" w:author="Bartle-Haring, Suzanne" w:date="2025-03-25T15:21:00Z" w16du:dateUtc="2025-03-25T19:21:00Z">
        <w:r>
          <w:t xml:space="preserve">vely associated with demand withdraw than male partners do.  </w:t>
        </w:r>
      </w:ins>
      <w:ins w:id="216" w:author="Bartle-Haring, Suzanne" w:date="2025-03-25T15:19:00Z" w16du:dateUtc="2025-03-25T19:19:00Z">
        <w:r>
          <w:t xml:space="preserve">  </w:t>
        </w:r>
      </w:ins>
    </w:p>
    <w:p w14:paraId="06E5D359" w14:textId="11380A93" w:rsidR="00FA13B4" w:rsidRDefault="001F44BA" w:rsidP="009032A2">
      <w:pPr>
        <w:ind w:firstLine="720"/>
      </w:pPr>
      <w:del w:id="217" w:author="Bartle-Haring, Suzanne" w:date="2025-03-25T15:31:00Z" w16du:dateUtc="2025-03-25T19:31:00Z">
        <w:r w:rsidDel="001A70DC">
          <w:delText>Path analyses confirmed that c</w:delText>
        </w:r>
        <w:r w:rsidR="00FA13B4" w:rsidDel="001A70DC">
          <w:delText xml:space="preserve">hildhood neglect </w:delText>
        </w:r>
        <w:r w:rsidR="00644E6F" w:rsidDel="001A70DC">
          <w:delText xml:space="preserve">was positively associated with </w:delText>
        </w:r>
        <w:r w:rsidR="00FA13B4" w:rsidDel="001A70DC">
          <w:delText xml:space="preserve">demand-withdraw communication patterns for both partners (P1: β = 0.35, </w:delText>
        </w:r>
        <w:r w:rsidR="00FA13B4" w:rsidDel="001A70DC">
          <w:rPr>
            <w:i/>
            <w:iCs/>
          </w:rPr>
          <w:delText>p</w:delText>
        </w:r>
        <w:r w:rsidR="00FA13B4" w:rsidDel="001A70DC">
          <w:delText xml:space="preserve"> &lt; 0.01; P2: β = 0.42, </w:delText>
        </w:r>
        <w:r w:rsidR="00FA13B4" w:rsidDel="001A70DC">
          <w:rPr>
            <w:i/>
            <w:iCs/>
          </w:rPr>
          <w:delText>p</w:delText>
        </w:r>
        <w:r w:rsidR="00FA13B4" w:rsidDel="001A70DC">
          <w:delText xml:space="preserve"> </w:delText>
        </w:r>
        <w:r w:rsidR="001E34EC" w:rsidDel="001A70DC">
          <w:delText>&lt; 0.01)</w:delText>
        </w:r>
        <w:r w:rsidR="00644E6F" w:rsidDel="001A70DC">
          <w:delText>, suggesting that early relational trauma predicts t</w:delText>
        </w:r>
        <w:r w:rsidR="002E1C9F" w:rsidDel="001A70DC">
          <w:delText>he development of maladaptive communication patterns in adult romantic relationships</w:delText>
        </w:r>
        <w:r w:rsidR="001E34EC" w:rsidDel="001A70DC">
          <w:delText>.</w:delText>
        </w:r>
        <w:r w:rsidR="002E1C9F" w:rsidDel="001A70DC">
          <w:delText xml:space="preserve"> </w:delText>
        </w:r>
        <w:r w:rsidR="001E34EC" w:rsidDel="001A70DC">
          <w:delText xml:space="preserve">Differentiation of self </w:delText>
        </w:r>
        <w:r w:rsidR="00EF1490" w:rsidDel="001A70DC">
          <w:delText xml:space="preserve">demonstrated a </w:delText>
        </w:r>
        <w:commentRangeStart w:id="218"/>
        <w:r w:rsidR="00EF1490" w:rsidDel="001A70DC">
          <w:delText>protective effect</w:delText>
        </w:r>
        <w:commentRangeEnd w:id="218"/>
        <w:r w:rsidR="005B0C8C" w:rsidDel="001A70DC">
          <w:rPr>
            <w:rStyle w:val="CommentReference"/>
          </w:rPr>
          <w:commentReference w:id="218"/>
        </w:r>
        <w:r w:rsidR="00EF1490" w:rsidDel="001A70DC">
          <w:delText xml:space="preserve">. Specifically, </w:delText>
        </w:r>
        <w:r w:rsidR="001414CD" w:rsidDel="001A70DC">
          <w:delText>higher levels of</w:delText>
        </w:r>
        <w:r w:rsidR="00EF1490" w:rsidDel="001A70DC">
          <w:delText xml:space="preserve"> separateness from the family of origin was </w:delText>
        </w:r>
        <w:r w:rsidR="001414CD" w:rsidDel="001A70DC">
          <w:delText xml:space="preserve">significantly </w:delText>
        </w:r>
        <w:r w:rsidR="00EF1490" w:rsidDel="001A70DC">
          <w:delText>associated with reduced demand-withdraw behaviors</w:delText>
        </w:r>
        <w:r w:rsidR="00BD70AE" w:rsidDel="001A70DC">
          <w:delText xml:space="preserve"> (P1: β = -0.29, </w:delText>
        </w:r>
        <w:r w:rsidR="00BD70AE" w:rsidDel="001A70DC">
          <w:rPr>
            <w:i/>
            <w:iCs/>
          </w:rPr>
          <w:delText>p</w:delText>
        </w:r>
        <w:r w:rsidR="00BD70AE" w:rsidDel="001A70DC">
          <w:delText xml:space="preserve"> &lt; 0.01; P2: β = -0.31</w:delText>
        </w:r>
        <w:r w:rsidR="00D116F9" w:rsidDel="001A70DC">
          <w:delText xml:space="preserve">, </w:delText>
        </w:r>
        <w:r w:rsidR="00D116F9" w:rsidDel="001A70DC">
          <w:rPr>
            <w:i/>
            <w:iCs/>
          </w:rPr>
          <w:delText>p</w:delText>
        </w:r>
        <w:r w:rsidR="00D116F9" w:rsidDel="001A70DC">
          <w:delText xml:space="preserve"> &lt; 0.01), whereas higher connectedness was positively associated with demand-withdraw </w:delText>
        </w:r>
        <w:r w:rsidR="00C650CD" w:rsidDel="001A70DC">
          <w:delText xml:space="preserve">patterns (P1: β = 0.37, </w:delText>
        </w:r>
        <w:r w:rsidR="00C650CD" w:rsidDel="001A70DC">
          <w:rPr>
            <w:i/>
            <w:iCs/>
          </w:rPr>
          <w:delText>p</w:delText>
        </w:r>
        <w:r w:rsidR="00C650CD" w:rsidDel="001A70DC">
          <w:delText xml:space="preserve"> &lt; 0.01; P2: β = 0.41, </w:delText>
        </w:r>
        <w:r w:rsidR="00C650CD" w:rsidDel="001A70DC">
          <w:rPr>
            <w:i/>
            <w:iCs/>
          </w:rPr>
          <w:delText>p</w:delText>
        </w:r>
        <w:r w:rsidR="00C650CD" w:rsidDel="001A70DC">
          <w:delText xml:space="preserve"> &lt; 0.01). </w:delText>
        </w:r>
      </w:del>
    </w:p>
    <w:tbl>
      <w:tblPr>
        <w:tblStyle w:val="TableGrid"/>
        <w:tblW w:w="8905" w:type="dxa"/>
        <w:shd w:val="clear" w:color="auto" w:fill="FFFFFF" w:themeFill="background1"/>
        <w:tblLook w:val="04A0" w:firstRow="1" w:lastRow="0" w:firstColumn="1" w:lastColumn="0" w:noHBand="0" w:noVBand="1"/>
        <w:tblPrChange w:id="219" w:author="Bartle-Haring, Suzanne" w:date="2025-03-25T14:34:00Z" w16du:dateUtc="2025-03-25T18:34:00Z">
          <w:tblPr>
            <w:tblStyle w:val="TableGrid"/>
            <w:tblW w:w="0" w:type="auto"/>
            <w:shd w:val="clear" w:color="auto" w:fill="FFFFFF" w:themeFill="background1"/>
            <w:tblLook w:val="04A0" w:firstRow="1" w:lastRow="0" w:firstColumn="1" w:lastColumn="0" w:noHBand="0" w:noVBand="1"/>
          </w:tblPr>
        </w:tblPrChange>
      </w:tblPr>
      <w:tblGrid>
        <w:gridCol w:w="4495"/>
        <w:gridCol w:w="2070"/>
        <w:gridCol w:w="2340"/>
        <w:tblGridChange w:id="220">
          <w:tblGrid>
            <w:gridCol w:w="1975"/>
            <w:gridCol w:w="1080"/>
            <w:gridCol w:w="1260"/>
            <w:gridCol w:w="180"/>
            <w:gridCol w:w="2070"/>
            <w:gridCol w:w="2340"/>
          </w:tblGrid>
        </w:tblGridChange>
      </w:tblGrid>
      <w:tr w:rsidR="00F438B7" w14:paraId="2786B1E8" w14:textId="77777777" w:rsidTr="00F438B7">
        <w:trPr>
          <w:ins w:id="221" w:author="Bartle-Haring, Suzanne" w:date="2025-03-25T14:33:00Z" w16du:dateUtc="2025-03-25T18:33:00Z"/>
          <w:trPrChange w:id="222" w:author="Bartle-Haring, Suzanne" w:date="2025-03-25T14:34:00Z" w16du:dateUtc="2025-03-25T18:34:00Z">
            <w:trPr>
              <w:gridAfter w:val="0"/>
            </w:trPr>
          </w:trPrChange>
        </w:trPr>
        <w:tc>
          <w:tcPr>
            <w:tcW w:w="4495" w:type="dxa"/>
            <w:shd w:val="clear" w:color="auto" w:fill="FFFFFF" w:themeFill="background1"/>
            <w:tcPrChange w:id="223" w:author="Bartle-Haring, Suzanne" w:date="2025-03-25T14:34:00Z" w16du:dateUtc="2025-03-25T18:34:00Z">
              <w:tcPr>
                <w:tcW w:w="1975" w:type="dxa"/>
                <w:shd w:val="clear" w:color="auto" w:fill="FFFFFF" w:themeFill="background1"/>
              </w:tcPr>
            </w:tcPrChange>
          </w:tcPr>
          <w:p w14:paraId="6A1BE1F1" w14:textId="5B5CEAE1" w:rsidR="00F438B7" w:rsidRDefault="00F438B7" w:rsidP="009032A2">
            <w:pPr>
              <w:rPr>
                <w:ins w:id="224" w:author="Bartle-Haring, Suzanne" w:date="2025-03-25T14:33:00Z" w16du:dateUtc="2025-03-25T18:33:00Z"/>
              </w:rPr>
            </w:pPr>
            <w:bookmarkStart w:id="225" w:name="_Hlk193807031"/>
            <w:ins w:id="226" w:author="Bartle-Haring, Suzanne" w:date="2025-03-25T14:33:00Z" w16du:dateUtc="2025-03-25T18:33:00Z">
              <w:r>
                <w:t>Path</w:t>
              </w:r>
            </w:ins>
          </w:p>
        </w:tc>
        <w:tc>
          <w:tcPr>
            <w:tcW w:w="2070" w:type="dxa"/>
            <w:shd w:val="clear" w:color="auto" w:fill="FFFFFF" w:themeFill="background1"/>
            <w:tcPrChange w:id="227" w:author="Bartle-Haring, Suzanne" w:date="2025-03-25T14:34:00Z" w16du:dateUtc="2025-03-25T18:34:00Z">
              <w:tcPr>
                <w:tcW w:w="1080" w:type="dxa"/>
                <w:shd w:val="clear" w:color="auto" w:fill="FFFFFF" w:themeFill="background1"/>
              </w:tcPr>
            </w:tcPrChange>
          </w:tcPr>
          <w:p w14:paraId="4AB7BA29" w14:textId="2BF022AF" w:rsidR="00F438B7" w:rsidRDefault="00F438B7" w:rsidP="009032A2">
            <w:pPr>
              <w:rPr>
                <w:ins w:id="228" w:author="Bartle-Haring, Suzanne" w:date="2025-03-25T14:33:00Z" w16du:dateUtc="2025-03-25T18:33:00Z"/>
              </w:rPr>
            </w:pPr>
            <w:ins w:id="229" w:author="Bartle-Haring, Suzanne" w:date="2025-03-25T14:34:00Z" w16du:dateUtc="2025-03-25T18:34:00Z">
              <w:r>
                <w:t>Partner 1</w:t>
              </w:r>
            </w:ins>
          </w:p>
        </w:tc>
        <w:tc>
          <w:tcPr>
            <w:tcW w:w="2340" w:type="dxa"/>
            <w:shd w:val="clear" w:color="auto" w:fill="FFFFFF" w:themeFill="background1"/>
            <w:tcPrChange w:id="230" w:author="Bartle-Haring, Suzanne" w:date="2025-03-25T14:34:00Z" w16du:dateUtc="2025-03-25T18:34:00Z">
              <w:tcPr>
                <w:tcW w:w="1260" w:type="dxa"/>
                <w:shd w:val="clear" w:color="auto" w:fill="FFFFFF" w:themeFill="background1"/>
              </w:tcPr>
            </w:tcPrChange>
          </w:tcPr>
          <w:p w14:paraId="056D880C" w14:textId="7E314733" w:rsidR="00F438B7" w:rsidRDefault="00F438B7" w:rsidP="009032A2">
            <w:pPr>
              <w:rPr>
                <w:ins w:id="231" w:author="Bartle-Haring, Suzanne" w:date="2025-03-25T14:33:00Z" w16du:dateUtc="2025-03-25T18:33:00Z"/>
              </w:rPr>
            </w:pPr>
            <w:ins w:id="232" w:author="Bartle-Haring, Suzanne" w:date="2025-03-25T14:34:00Z" w16du:dateUtc="2025-03-25T18:34:00Z">
              <w:r>
                <w:t>Partner 2</w:t>
              </w:r>
            </w:ins>
          </w:p>
        </w:tc>
      </w:tr>
      <w:tr w:rsidR="00F438B7" w14:paraId="3620DCDE" w14:textId="77777777" w:rsidTr="00F438B7">
        <w:trPr>
          <w:ins w:id="233" w:author="Bartle-Haring, Suzanne" w:date="2025-03-25T14:33:00Z" w16du:dateUtc="2025-03-25T18:33:00Z"/>
          <w:trPrChange w:id="234" w:author="Bartle-Haring, Suzanne" w:date="2025-03-25T14:34:00Z" w16du:dateUtc="2025-03-25T18:34:00Z">
            <w:trPr>
              <w:gridAfter w:val="0"/>
            </w:trPr>
          </w:trPrChange>
        </w:trPr>
        <w:tc>
          <w:tcPr>
            <w:tcW w:w="4495" w:type="dxa"/>
            <w:shd w:val="clear" w:color="auto" w:fill="FFFFFF" w:themeFill="background1"/>
            <w:tcPrChange w:id="235" w:author="Bartle-Haring, Suzanne" w:date="2025-03-25T14:34:00Z" w16du:dateUtc="2025-03-25T18:34:00Z">
              <w:tcPr>
                <w:tcW w:w="1975" w:type="dxa"/>
                <w:shd w:val="clear" w:color="auto" w:fill="FFFFFF" w:themeFill="background1"/>
              </w:tcPr>
            </w:tcPrChange>
          </w:tcPr>
          <w:p w14:paraId="7563D8AF" w14:textId="7DA43B65" w:rsidR="00F438B7" w:rsidRDefault="00F438B7" w:rsidP="009032A2">
            <w:pPr>
              <w:rPr>
                <w:ins w:id="236" w:author="Bartle-Haring, Suzanne" w:date="2025-03-25T14:33:00Z" w16du:dateUtc="2025-03-25T18:33:00Z"/>
              </w:rPr>
            </w:pPr>
            <w:ins w:id="237" w:author="Bartle-Haring, Suzanne" w:date="2025-03-25T14:33:00Z" w16du:dateUtc="2025-03-25T18:33:00Z">
              <w:r>
                <w:t>Actor Paths</w:t>
              </w:r>
            </w:ins>
          </w:p>
        </w:tc>
        <w:tc>
          <w:tcPr>
            <w:tcW w:w="2070" w:type="dxa"/>
            <w:shd w:val="clear" w:color="auto" w:fill="FFFFFF" w:themeFill="background1"/>
            <w:tcPrChange w:id="238" w:author="Bartle-Haring, Suzanne" w:date="2025-03-25T14:34:00Z" w16du:dateUtc="2025-03-25T18:34:00Z">
              <w:tcPr>
                <w:tcW w:w="1080" w:type="dxa"/>
                <w:shd w:val="clear" w:color="auto" w:fill="FFFFFF" w:themeFill="background1"/>
              </w:tcPr>
            </w:tcPrChange>
          </w:tcPr>
          <w:p w14:paraId="127CB5C0" w14:textId="77777777" w:rsidR="00F438B7" w:rsidRDefault="00F438B7" w:rsidP="009032A2">
            <w:pPr>
              <w:rPr>
                <w:ins w:id="239" w:author="Bartle-Haring, Suzanne" w:date="2025-03-25T14:33:00Z" w16du:dateUtc="2025-03-25T18:33:00Z"/>
              </w:rPr>
            </w:pPr>
          </w:p>
        </w:tc>
        <w:tc>
          <w:tcPr>
            <w:tcW w:w="2340" w:type="dxa"/>
            <w:shd w:val="clear" w:color="auto" w:fill="FFFFFF" w:themeFill="background1"/>
            <w:tcPrChange w:id="240" w:author="Bartle-Haring, Suzanne" w:date="2025-03-25T14:34:00Z" w16du:dateUtc="2025-03-25T18:34:00Z">
              <w:tcPr>
                <w:tcW w:w="1260" w:type="dxa"/>
                <w:shd w:val="clear" w:color="auto" w:fill="FFFFFF" w:themeFill="background1"/>
              </w:tcPr>
            </w:tcPrChange>
          </w:tcPr>
          <w:p w14:paraId="55554A1C" w14:textId="77777777" w:rsidR="00F438B7" w:rsidRDefault="00F438B7" w:rsidP="009032A2">
            <w:pPr>
              <w:rPr>
                <w:ins w:id="241" w:author="Bartle-Haring, Suzanne" w:date="2025-03-25T14:33:00Z" w16du:dateUtc="2025-03-25T18:33:00Z"/>
              </w:rPr>
            </w:pPr>
          </w:p>
        </w:tc>
      </w:tr>
      <w:tr w:rsidR="00F438B7" w14:paraId="11F1795F" w14:textId="77777777" w:rsidTr="00F438B7">
        <w:trPr>
          <w:ins w:id="242" w:author="Bartle-Haring, Suzanne" w:date="2025-03-25T14:33:00Z" w16du:dateUtc="2025-03-25T18:33:00Z"/>
          <w:trPrChange w:id="243" w:author="Bartle-Haring, Suzanne" w:date="2025-03-25T14:34:00Z" w16du:dateUtc="2025-03-25T18:34:00Z">
            <w:trPr>
              <w:gridAfter w:val="0"/>
            </w:trPr>
          </w:trPrChange>
        </w:trPr>
        <w:tc>
          <w:tcPr>
            <w:tcW w:w="4495" w:type="dxa"/>
            <w:shd w:val="clear" w:color="auto" w:fill="FFFFFF" w:themeFill="background1"/>
            <w:tcPrChange w:id="244" w:author="Bartle-Haring, Suzanne" w:date="2025-03-25T14:34:00Z" w16du:dateUtc="2025-03-25T18:34:00Z">
              <w:tcPr>
                <w:tcW w:w="1975" w:type="dxa"/>
                <w:shd w:val="clear" w:color="auto" w:fill="FFFFFF" w:themeFill="background1"/>
              </w:tcPr>
            </w:tcPrChange>
          </w:tcPr>
          <w:p w14:paraId="25C5F8A8" w14:textId="5EBB5C26" w:rsidR="00F438B7" w:rsidRDefault="00F438B7" w:rsidP="009032A2">
            <w:pPr>
              <w:rPr>
                <w:ins w:id="245" w:author="Bartle-Haring, Suzanne" w:date="2025-03-25T14:33:00Z" w16du:dateUtc="2025-03-25T18:33:00Z"/>
              </w:rPr>
            </w:pPr>
            <w:ins w:id="246" w:author="Bartle-Haring, Suzanne" w:date="2025-03-25T14:34:00Z" w16du:dateUtc="2025-03-25T18:34:00Z">
              <w:r>
                <w:lastRenderedPageBreak/>
                <w:t>Neglect to Separateness</w:t>
              </w:r>
            </w:ins>
          </w:p>
        </w:tc>
        <w:tc>
          <w:tcPr>
            <w:tcW w:w="2070" w:type="dxa"/>
            <w:shd w:val="clear" w:color="auto" w:fill="FFFFFF" w:themeFill="background1"/>
            <w:tcPrChange w:id="247" w:author="Bartle-Haring, Suzanne" w:date="2025-03-25T14:34:00Z" w16du:dateUtc="2025-03-25T18:34:00Z">
              <w:tcPr>
                <w:tcW w:w="1080" w:type="dxa"/>
                <w:shd w:val="clear" w:color="auto" w:fill="FFFFFF" w:themeFill="background1"/>
              </w:tcPr>
            </w:tcPrChange>
          </w:tcPr>
          <w:p w14:paraId="36E10DDD" w14:textId="0465935F" w:rsidR="00F438B7" w:rsidRDefault="00F438B7" w:rsidP="009032A2">
            <w:pPr>
              <w:rPr>
                <w:ins w:id="248" w:author="Bartle-Haring, Suzanne" w:date="2025-03-25T14:33:00Z" w16du:dateUtc="2025-03-25T18:33:00Z"/>
              </w:rPr>
            </w:pPr>
            <w:ins w:id="249" w:author="Bartle-Haring, Suzanne" w:date="2025-03-25T14:40:00Z" w16du:dateUtc="2025-03-25T18:40:00Z">
              <w:r>
                <w:t>-.276(.</w:t>
              </w:r>
              <w:proofErr w:type="gramStart"/>
              <w:r>
                <w:t>076)</w:t>
              </w:r>
            </w:ins>
            <w:ins w:id="250" w:author="Bartle-Haring, Suzanne" w:date="2025-03-25T14:41:00Z" w16du:dateUtc="2025-03-25T18:41:00Z">
              <w:r>
                <w:t>*</w:t>
              </w:r>
            </w:ins>
            <w:proofErr w:type="gramEnd"/>
          </w:p>
        </w:tc>
        <w:tc>
          <w:tcPr>
            <w:tcW w:w="2340" w:type="dxa"/>
            <w:shd w:val="clear" w:color="auto" w:fill="FFFFFF" w:themeFill="background1"/>
            <w:tcPrChange w:id="251" w:author="Bartle-Haring, Suzanne" w:date="2025-03-25T14:34:00Z" w16du:dateUtc="2025-03-25T18:34:00Z">
              <w:tcPr>
                <w:tcW w:w="1260" w:type="dxa"/>
                <w:shd w:val="clear" w:color="auto" w:fill="FFFFFF" w:themeFill="background1"/>
              </w:tcPr>
            </w:tcPrChange>
          </w:tcPr>
          <w:p w14:paraId="72DDA00A" w14:textId="76D30D32" w:rsidR="00F438B7" w:rsidRDefault="00383503" w:rsidP="009032A2">
            <w:pPr>
              <w:rPr>
                <w:ins w:id="252" w:author="Bartle-Haring, Suzanne" w:date="2025-03-25T14:33:00Z" w16du:dateUtc="2025-03-25T18:33:00Z"/>
              </w:rPr>
            </w:pPr>
            <w:ins w:id="253" w:author="Bartle-Haring, Suzanne" w:date="2025-03-25T14:43:00Z" w16du:dateUtc="2025-03-25T18:43:00Z">
              <w:r>
                <w:t>-.276(.</w:t>
              </w:r>
              <w:proofErr w:type="gramStart"/>
              <w:r>
                <w:t>076)*</w:t>
              </w:r>
            </w:ins>
            <w:proofErr w:type="gramEnd"/>
          </w:p>
        </w:tc>
      </w:tr>
      <w:tr w:rsidR="00F438B7" w14:paraId="25E5409C" w14:textId="77777777" w:rsidTr="00F438B7">
        <w:trPr>
          <w:ins w:id="254" w:author="Bartle-Haring, Suzanne" w:date="2025-03-25T14:33:00Z" w16du:dateUtc="2025-03-25T18:33:00Z"/>
          <w:trPrChange w:id="255" w:author="Bartle-Haring, Suzanne" w:date="2025-03-25T14:34:00Z" w16du:dateUtc="2025-03-25T18:34:00Z">
            <w:trPr>
              <w:gridAfter w:val="0"/>
            </w:trPr>
          </w:trPrChange>
        </w:trPr>
        <w:tc>
          <w:tcPr>
            <w:tcW w:w="4495" w:type="dxa"/>
            <w:shd w:val="clear" w:color="auto" w:fill="FFFFFF" w:themeFill="background1"/>
            <w:tcPrChange w:id="256" w:author="Bartle-Haring, Suzanne" w:date="2025-03-25T14:34:00Z" w16du:dateUtc="2025-03-25T18:34:00Z">
              <w:tcPr>
                <w:tcW w:w="1975" w:type="dxa"/>
                <w:shd w:val="clear" w:color="auto" w:fill="FFFFFF" w:themeFill="background1"/>
              </w:tcPr>
            </w:tcPrChange>
          </w:tcPr>
          <w:p w14:paraId="77C9DFE4" w14:textId="6EBF2D05" w:rsidR="00F438B7" w:rsidRDefault="00F438B7" w:rsidP="009032A2">
            <w:pPr>
              <w:rPr>
                <w:ins w:id="257" w:author="Bartle-Haring, Suzanne" w:date="2025-03-25T14:33:00Z" w16du:dateUtc="2025-03-25T18:33:00Z"/>
              </w:rPr>
            </w:pPr>
            <w:ins w:id="258" w:author="Bartle-Haring, Suzanne" w:date="2025-03-25T14:34:00Z" w16du:dateUtc="2025-03-25T18:34:00Z">
              <w:r>
                <w:t>Neglect to Conne</w:t>
              </w:r>
            </w:ins>
            <w:ins w:id="259" w:author="Bartle-Haring, Suzanne" w:date="2025-03-25T14:35:00Z" w16du:dateUtc="2025-03-25T18:35:00Z">
              <w:r>
                <w:t>ctedness</w:t>
              </w:r>
            </w:ins>
          </w:p>
        </w:tc>
        <w:tc>
          <w:tcPr>
            <w:tcW w:w="2070" w:type="dxa"/>
            <w:shd w:val="clear" w:color="auto" w:fill="FFFFFF" w:themeFill="background1"/>
            <w:tcPrChange w:id="260" w:author="Bartle-Haring, Suzanne" w:date="2025-03-25T14:34:00Z" w16du:dateUtc="2025-03-25T18:34:00Z">
              <w:tcPr>
                <w:tcW w:w="1080" w:type="dxa"/>
                <w:shd w:val="clear" w:color="auto" w:fill="FFFFFF" w:themeFill="background1"/>
              </w:tcPr>
            </w:tcPrChange>
          </w:tcPr>
          <w:p w14:paraId="169F1861" w14:textId="4B8A1612" w:rsidR="00F438B7" w:rsidRDefault="00F438B7" w:rsidP="009032A2">
            <w:pPr>
              <w:rPr>
                <w:ins w:id="261" w:author="Bartle-Haring, Suzanne" w:date="2025-03-25T14:33:00Z" w16du:dateUtc="2025-03-25T18:33:00Z"/>
              </w:rPr>
            </w:pPr>
            <w:ins w:id="262" w:author="Bartle-Haring, Suzanne" w:date="2025-03-25T14:40:00Z" w16du:dateUtc="2025-03-25T18:40:00Z">
              <w:r>
                <w:t>-.557(.</w:t>
              </w:r>
              <w:proofErr w:type="gramStart"/>
              <w:r>
                <w:t>111)*</w:t>
              </w:r>
            </w:ins>
            <w:proofErr w:type="gramEnd"/>
          </w:p>
        </w:tc>
        <w:tc>
          <w:tcPr>
            <w:tcW w:w="2340" w:type="dxa"/>
            <w:shd w:val="clear" w:color="auto" w:fill="FFFFFF" w:themeFill="background1"/>
            <w:tcPrChange w:id="263" w:author="Bartle-Haring, Suzanne" w:date="2025-03-25T14:34:00Z" w16du:dateUtc="2025-03-25T18:34:00Z">
              <w:tcPr>
                <w:tcW w:w="1260" w:type="dxa"/>
                <w:shd w:val="clear" w:color="auto" w:fill="FFFFFF" w:themeFill="background1"/>
              </w:tcPr>
            </w:tcPrChange>
          </w:tcPr>
          <w:p w14:paraId="7077001A" w14:textId="6F7765F4" w:rsidR="00F438B7" w:rsidRDefault="00383503" w:rsidP="009032A2">
            <w:pPr>
              <w:rPr>
                <w:ins w:id="264" w:author="Bartle-Haring, Suzanne" w:date="2025-03-25T14:33:00Z" w16du:dateUtc="2025-03-25T18:33:00Z"/>
              </w:rPr>
            </w:pPr>
            <w:ins w:id="265" w:author="Bartle-Haring, Suzanne" w:date="2025-03-25T14:43:00Z" w16du:dateUtc="2025-03-25T18:43:00Z">
              <w:r>
                <w:t>-.192(.</w:t>
              </w:r>
              <w:proofErr w:type="gramStart"/>
              <w:r>
                <w:t>097)*</w:t>
              </w:r>
            </w:ins>
            <w:proofErr w:type="gramEnd"/>
          </w:p>
        </w:tc>
      </w:tr>
      <w:tr w:rsidR="00F438B7" w14:paraId="378A75A8" w14:textId="77777777" w:rsidTr="00F438B7">
        <w:trPr>
          <w:ins w:id="266" w:author="Bartle-Haring, Suzanne" w:date="2025-03-25T14:33:00Z" w16du:dateUtc="2025-03-25T18:33:00Z"/>
          <w:trPrChange w:id="267" w:author="Bartle-Haring, Suzanne" w:date="2025-03-25T14:34:00Z" w16du:dateUtc="2025-03-25T18:34:00Z">
            <w:trPr>
              <w:gridAfter w:val="0"/>
            </w:trPr>
          </w:trPrChange>
        </w:trPr>
        <w:tc>
          <w:tcPr>
            <w:tcW w:w="4495" w:type="dxa"/>
            <w:shd w:val="clear" w:color="auto" w:fill="FFFFFF" w:themeFill="background1"/>
            <w:tcPrChange w:id="268" w:author="Bartle-Haring, Suzanne" w:date="2025-03-25T14:34:00Z" w16du:dateUtc="2025-03-25T18:34:00Z">
              <w:tcPr>
                <w:tcW w:w="1975" w:type="dxa"/>
                <w:shd w:val="clear" w:color="auto" w:fill="FFFFFF" w:themeFill="background1"/>
              </w:tcPr>
            </w:tcPrChange>
          </w:tcPr>
          <w:p w14:paraId="66EC6454" w14:textId="3784F912" w:rsidR="00F438B7" w:rsidRDefault="00F438B7" w:rsidP="009032A2">
            <w:pPr>
              <w:rPr>
                <w:ins w:id="269" w:author="Bartle-Haring, Suzanne" w:date="2025-03-25T14:33:00Z" w16du:dateUtc="2025-03-25T18:33:00Z"/>
              </w:rPr>
            </w:pPr>
            <w:ins w:id="270" w:author="Bartle-Haring, Suzanne" w:date="2025-03-25T14:35:00Z" w16du:dateUtc="2025-03-25T18:35:00Z">
              <w:r>
                <w:t>Neglect to Interaction</w:t>
              </w:r>
            </w:ins>
          </w:p>
        </w:tc>
        <w:tc>
          <w:tcPr>
            <w:tcW w:w="2070" w:type="dxa"/>
            <w:shd w:val="clear" w:color="auto" w:fill="FFFFFF" w:themeFill="background1"/>
            <w:tcPrChange w:id="271" w:author="Bartle-Haring, Suzanne" w:date="2025-03-25T14:34:00Z" w16du:dateUtc="2025-03-25T18:34:00Z">
              <w:tcPr>
                <w:tcW w:w="1080" w:type="dxa"/>
                <w:shd w:val="clear" w:color="auto" w:fill="FFFFFF" w:themeFill="background1"/>
              </w:tcPr>
            </w:tcPrChange>
          </w:tcPr>
          <w:p w14:paraId="15D1EB8C" w14:textId="23264EA3" w:rsidR="00F438B7" w:rsidRDefault="00F438B7" w:rsidP="009032A2">
            <w:pPr>
              <w:rPr>
                <w:ins w:id="272" w:author="Bartle-Haring, Suzanne" w:date="2025-03-25T14:33:00Z" w16du:dateUtc="2025-03-25T18:33:00Z"/>
              </w:rPr>
            </w:pPr>
            <w:ins w:id="273" w:author="Bartle-Haring, Suzanne" w:date="2025-03-25T14:41:00Z" w16du:dateUtc="2025-03-25T18:41:00Z">
              <w:r>
                <w:t>.207(.107)</w:t>
              </w:r>
            </w:ins>
          </w:p>
        </w:tc>
        <w:tc>
          <w:tcPr>
            <w:tcW w:w="2340" w:type="dxa"/>
            <w:shd w:val="clear" w:color="auto" w:fill="FFFFFF" w:themeFill="background1"/>
            <w:tcPrChange w:id="274" w:author="Bartle-Haring, Suzanne" w:date="2025-03-25T14:34:00Z" w16du:dateUtc="2025-03-25T18:34:00Z">
              <w:tcPr>
                <w:tcW w:w="1260" w:type="dxa"/>
                <w:shd w:val="clear" w:color="auto" w:fill="FFFFFF" w:themeFill="background1"/>
              </w:tcPr>
            </w:tcPrChange>
          </w:tcPr>
          <w:p w14:paraId="31460518" w14:textId="590B07F5" w:rsidR="00F438B7" w:rsidRDefault="00383503" w:rsidP="009032A2">
            <w:pPr>
              <w:rPr>
                <w:ins w:id="275" w:author="Bartle-Haring, Suzanne" w:date="2025-03-25T14:33:00Z" w16du:dateUtc="2025-03-25T18:33:00Z"/>
              </w:rPr>
            </w:pPr>
            <w:ins w:id="276" w:author="Bartle-Haring, Suzanne" w:date="2025-03-25T14:43:00Z" w16du:dateUtc="2025-03-25T18:43:00Z">
              <w:r>
                <w:t>.207(.107)</w:t>
              </w:r>
            </w:ins>
          </w:p>
        </w:tc>
      </w:tr>
      <w:tr w:rsidR="00F438B7" w14:paraId="7DDBFD89" w14:textId="77777777" w:rsidTr="00F438B7">
        <w:trPr>
          <w:ins w:id="277" w:author="Bartle-Haring, Suzanne" w:date="2025-03-25T14:33:00Z" w16du:dateUtc="2025-03-25T18:33:00Z"/>
          <w:trPrChange w:id="278" w:author="Bartle-Haring, Suzanne" w:date="2025-03-25T14:34:00Z" w16du:dateUtc="2025-03-25T18:34:00Z">
            <w:trPr>
              <w:gridAfter w:val="0"/>
            </w:trPr>
          </w:trPrChange>
        </w:trPr>
        <w:tc>
          <w:tcPr>
            <w:tcW w:w="4495" w:type="dxa"/>
            <w:shd w:val="clear" w:color="auto" w:fill="FFFFFF" w:themeFill="background1"/>
            <w:tcPrChange w:id="279" w:author="Bartle-Haring, Suzanne" w:date="2025-03-25T14:34:00Z" w16du:dateUtc="2025-03-25T18:34:00Z">
              <w:tcPr>
                <w:tcW w:w="1975" w:type="dxa"/>
                <w:shd w:val="clear" w:color="auto" w:fill="FFFFFF" w:themeFill="background1"/>
              </w:tcPr>
            </w:tcPrChange>
          </w:tcPr>
          <w:p w14:paraId="55D0786F" w14:textId="530B1DB6" w:rsidR="00F438B7" w:rsidRDefault="00F438B7" w:rsidP="009032A2">
            <w:pPr>
              <w:rPr>
                <w:ins w:id="280" w:author="Bartle-Haring, Suzanne" w:date="2025-03-25T14:33:00Z" w16du:dateUtc="2025-03-25T18:33:00Z"/>
              </w:rPr>
            </w:pPr>
            <w:ins w:id="281" w:author="Bartle-Haring, Suzanne" w:date="2025-03-25T14:35:00Z" w16du:dateUtc="2025-03-25T18:35:00Z">
              <w:r>
                <w:t>Separateness to DW</w:t>
              </w:r>
            </w:ins>
          </w:p>
        </w:tc>
        <w:tc>
          <w:tcPr>
            <w:tcW w:w="2070" w:type="dxa"/>
            <w:shd w:val="clear" w:color="auto" w:fill="FFFFFF" w:themeFill="background1"/>
            <w:tcPrChange w:id="282" w:author="Bartle-Haring, Suzanne" w:date="2025-03-25T14:34:00Z" w16du:dateUtc="2025-03-25T18:34:00Z">
              <w:tcPr>
                <w:tcW w:w="1080" w:type="dxa"/>
                <w:shd w:val="clear" w:color="auto" w:fill="FFFFFF" w:themeFill="background1"/>
              </w:tcPr>
            </w:tcPrChange>
          </w:tcPr>
          <w:p w14:paraId="39A92253" w14:textId="6E3241E2" w:rsidR="00F438B7" w:rsidRDefault="00F438B7" w:rsidP="009032A2">
            <w:pPr>
              <w:rPr>
                <w:ins w:id="283" w:author="Bartle-Haring, Suzanne" w:date="2025-03-25T14:33:00Z" w16du:dateUtc="2025-03-25T18:33:00Z"/>
              </w:rPr>
            </w:pPr>
            <w:ins w:id="284" w:author="Bartle-Haring, Suzanne" w:date="2025-03-25T14:41:00Z" w16du:dateUtc="2025-03-25T18:41:00Z">
              <w:r>
                <w:t>-.439(.243)</w:t>
              </w:r>
            </w:ins>
          </w:p>
        </w:tc>
        <w:tc>
          <w:tcPr>
            <w:tcW w:w="2340" w:type="dxa"/>
            <w:shd w:val="clear" w:color="auto" w:fill="FFFFFF" w:themeFill="background1"/>
            <w:tcPrChange w:id="285" w:author="Bartle-Haring, Suzanne" w:date="2025-03-25T14:34:00Z" w16du:dateUtc="2025-03-25T18:34:00Z">
              <w:tcPr>
                <w:tcW w:w="1260" w:type="dxa"/>
                <w:shd w:val="clear" w:color="auto" w:fill="FFFFFF" w:themeFill="background1"/>
              </w:tcPr>
            </w:tcPrChange>
          </w:tcPr>
          <w:p w14:paraId="2896A87D" w14:textId="5ED05C29" w:rsidR="00F438B7" w:rsidRDefault="00383503" w:rsidP="009032A2">
            <w:pPr>
              <w:rPr>
                <w:ins w:id="286" w:author="Bartle-Haring, Suzanne" w:date="2025-03-25T14:33:00Z" w16du:dateUtc="2025-03-25T18:33:00Z"/>
              </w:rPr>
            </w:pPr>
            <w:ins w:id="287" w:author="Bartle-Haring, Suzanne" w:date="2025-03-25T14:43:00Z" w16du:dateUtc="2025-03-25T18:43:00Z">
              <w:r>
                <w:t>-</w:t>
              </w:r>
            </w:ins>
            <w:ins w:id="288" w:author="Bartle-Haring, Suzanne" w:date="2025-03-25T14:44:00Z" w16du:dateUtc="2025-03-25T18:44:00Z">
              <w:r>
                <w:t>.439(.243)</w:t>
              </w:r>
            </w:ins>
          </w:p>
        </w:tc>
      </w:tr>
      <w:tr w:rsidR="00F438B7" w14:paraId="4FA150CD" w14:textId="77777777" w:rsidTr="00F438B7">
        <w:trPr>
          <w:ins w:id="289" w:author="Bartle-Haring, Suzanne" w:date="2025-03-25T14:33:00Z" w16du:dateUtc="2025-03-25T18:33:00Z"/>
          <w:trPrChange w:id="290" w:author="Bartle-Haring, Suzanne" w:date="2025-03-25T14:34:00Z" w16du:dateUtc="2025-03-25T18:34:00Z">
            <w:trPr>
              <w:gridAfter w:val="0"/>
            </w:trPr>
          </w:trPrChange>
        </w:trPr>
        <w:tc>
          <w:tcPr>
            <w:tcW w:w="4495" w:type="dxa"/>
            <w:shd w:val="clear" w:color="auto" w:fill="FFFFFF" w:themeFill="background1"/>
            <w:tcPrChange w:id="291" w:author="Bartle-Haring, Suzanne" w:date="2025-03-25T14:34:00Z" w16du:dateUtc="2025-03-25T18:34:00Z">
              <w:tcPr>
                <w:tcW w:w="1975" w:type="dxa"/>
                <w:shd w:val="clear" w:color="auto" w:fill="FFFFFF" w:themeFill="background1"/>
              </w:tcPr>
            </w:tcPrChange>
          </w:tcPr>
          <w:p w14:paraId="7B9A7550" w14:textId="1E2815DE" w:rsidR="00F438B7" w:rsidRDefault="00F438B7" w:rsidP="009032A2">
            <w:pPr>
              <w:rPr>
                <w:ins w:id="292" w:author="Bartle-Haring, Suzanne" w:date="2025-03-25T14:33:00Z" w16du:dateUtc="2025-03-25T18:33:00Z"/>
              </w:rPr>
            </w:pPr>
            <w:ins w:id="293" w:author="Bartle-Haring, Suzanne" w:date="2025-03-25T14:35:00Z" w16du:dateUtc="2025-03-25T18:35:00Z">
              <w:r>
                <w:t>Connectedness to DW</w:t>
              </w:r>
            </w:ins>
          </w:p>
        </w:tc>
        <w:tc>
          <w:tcPr>
            <w:tcW w:w="2070" w:type="dxa"/>
            <w:shd w:val="clear" w:color="auto" w:fill="FFFFFF" w:themeFill="background1"/>
            <w:tcPrChange w:id="294" w:author="Bartle-Haring, Suzanne" w:date="2025-03-25T14:34:00Z" w16du:dateUtc="2025-03-25T18:34:00Z">
              <w:tcPr>
                <w:tcW w:w="1080" w:type="dxa"/>
                <w:shd w:val="clear" w:color="auto" w:fill="FFFFFF" w:themeFill="background1"/>
              </w:tcPr>
            </w:tcPrChange>
          </w:tcPr>
          <w:p w14:paraId="6F938AB3" w14:textId="63090D48" w:rsidR="00F438B7" w:rsidRDefault="00F438B7" w:rsidP="009032A2">
            <w:pPr>
              <w:rPr>
                <w:ins w:id="295" w:author="Bartle-Haring, Suzanne" w:date="2025-03-25T14:33:00Z" w16du:dateUtc="2025-03-25T18:33:00Z"/>
              </w:rPr>
            </w:pPr>
            <w:ins w:id="296" w:author="Bartle-Haring, Suzanne" w:date="2025-03-25T14:42:00Z" w16du:dateUtc="2025-03-25T18:42:00Z">
              <w:r>
                <w:t>-.559(.</w:t>
              </w:r>
              <w:proofErr w:type="gramStart"/>
              <w:r>
                <w:t>280)*</w:t>
              </w:r>
            </w:ins>
            <w:proofErr w:type="gramEnd"/>
          </w:p>
        </w:tc>
        <w:tc>
          <w:tcPr>
            <w:tcW w:w="2340" w:type="dxa"/>
            <w:shd w:val="clear" w:color="auto" w:fill="FFFFFF" w:themeFill="background1"/>
            <w:tcPrChange w:id="297" w:author="Bartle-Haring, Suzanne" w:date="2025-03-25T14:34:00Z" w16du:dateUtc="2025-03-25T18:34:00Z">
              <w:tcPr>
                <w:tcW w:w="1260" w:type="dxa"/>
                <w:shd w:val="clear" w:color="auto" w:fill="FFFFFF" w:themeFill="background1"/>
              </w:tcPr>
            </w:tcPrChange>
          </w:tcPr>
          <w:p w14:paraId="0A3CF2FC" w14:textId="16AE0584" w:rsidR="00F438B7" w:rsidRDefault="00383503" w:rsidP="009032A2">
            <w:pPr>
              <w:rPr>
                <w:ins w:id="298" w:author="Bartle-Haring, Suzanne" w:date="2025-03-25T14:33:00Z" w16du:dateUtc="2025-03-25T18:33:00Z"/>
              </w:rPr>
            </w:pPr>
            <w:ins w:id="299" w:author="Bartle-Haring, Suzanne" w:date="2025-03-25T14:44:00Z" w16du:dateUtc="2025-03-25T18:44:00Z">
              <w:r>
                <w:t>.183(.282)</w:t>
              </w:r>
            </w:ins>
          </w:p>
        </w:tc>
      </w:tr>
      <w:tr w:rsidR="00F438B7" w14:paraId="0BB542CD" w14:textId="77777777" w:rsidTr="00F438B7">
        <w:trPr>
          <w:ins w:id="300" w:author="Bartle-Haring, Suzanne" w:date="2025-03-25T14:33:00Z" w16du:dateUtc="2025-03-25T18:33:00Z"/>
          <w:trPrChange w:id="301" w:author="Bartle-Haring, Suzanne" w:date="2025-03-25T14:34:00Z" w16du:dateUtc="2025-03-25T18:34:00Z">
            <w:trPr>
              <w:gridAfter w:val="0"/>
            </w:trPr>
          </w:trPrChange>
        </w:trPr>
        <w:tc>
          <w:tcPr>
            <w:tcW w:w="4495" w:type="dxa"/>
            <w:shd w:val="clear" w:color="auto" w:fill="FFFFFF" w:themeFill="background1"/>
            <w:tcPrChange w:id="302" w:author="Bartle-Haring, Suzanne" w:date="2025-03-25T14:34:00Z" w16du:dateUtc="2025-03-25T18:34:00Z">
              <w:tcPr>
                <w:tcW w:w="1975" w:type="dxa"/>
                <w:shd w:val="clear" w:color="auto" w:fill="FFFFFF" w:themeFill="background1"/>
              </w:tcPr>
            </w:tcPrChange>
          </w:tcPr>
          <w:p w14:paraId="7AA5A947" w14:textId="7595E2F1" w:rsidR="00F438B7" w:rsidRDefault="00F438B7" w:rsidP="009032A2">
            <w:pPr>
              <w:rPr>
                <w:ins w:id="303" w:author="Bartle-Haring, Suzanne" w:date="2025-03-25T14:33:00Z" w16du:dateUtc="2025-03-25T18:33:00Z"/>
              </w:rPr>
            </w:pPr>
            <w:ins w:id="304" w:author="Bartle-Haring, Suzanne" w:date="2025-03-25T14:35:00Z" w16du:dateUtc="2025-03-25T18:35:00Z">
              <w:r>
                <w:t>Interaction to DW</w:t>
              </w:r>
            </w:ins>
          </w:p>
        </w:tc>
        <w:tc>
          <w:tcPr>
            <w:tcW w:w="2070" w:type="dxa"/>
            <w:shd w:val="clear" w:color="auto" w:fill="FFFFFF" w:themeFill="background1"/>
            <w:tcPrChange w:id="305" w:author="Bartle-Haring, Suzanne" w:date="2025-03-25T14:34:00Z" w16du:dateUtc="2025-03-25T18:34:00Z">
              <w:tcPr>
                <w:tcW w:w="1080" w:type="dxa"/>
                <w:shd w:val="clear" w:color="auto" w:fill="FFFFFF" w:themeFill="background1"/>
              </w:tcPr>
            </w:tcPrChange>
          </w:tcPr>
          <w:p w14:paraId="405BFCB5" w14:textId="33BF8E6C" w:rsidR="00F438B7" w:rsidRDefault="00F438B7" w:rsidP="009032A2">
            <w:pPr>
              <w:rPr>
                <w:ins w:id="306" w:author="Bartle-Haring, Suzanne" w:date="2025-03-25T14:33:00Z" w16du:dateUtc="2025-03-25T18:33:00Z"/>
              </w:rPr>
            </w:pPr>
            <w:ins w:id="307" w:author="Bartle-Haring, Suzanne" w:date="2025-03-25T14:42:00Z" w16du:dateUtc="2025-03-25T18:42:00Z">
              <w:r>
                <w:t>-.392(.</w:t>
              </w:r>
              <w:proofErr w:type="gramStart"/>
              <w:r>
                <w:t>170)*</w:t>
              </w:r>
            </w:ins>
            <w:proofErr w:type="gramEnd"/>
          </w:p>
        </w:tc>
        <w:tc>
          <w:tcPr>
            <w:tcW w:w="2340" w:type="dxa"/>
            <w:shd w:val="clear" w:color="auto" w:fill="FFFFFF" w:themeFill="background1"/>
            <w:tcPrChange w:id="308" w:author="Bartle-Haring, Suzanne" w:date="2025-03-25T14:34:00Z" w16du:dateUtc="2025-03-25T18:34:00Z">
              <w:tcPr>
                <w:tcW w:w="1260" w:type="dxa"/>
                <w:shd w:val="clear" w:color="auto" w:fill="FFFFFF" w:themeFill="background1"/>
              </w:tcPr>
            </w:tcPrChange>
          </w:tcPr>
          <w:p w14:paraId="23FA8598" w14:textId="09CFDDAF" w:rsidR="00F438B7" w:rsidRDefault="00383503" w:rsidP="009032A2">
            <w:pPr>
              <w:rPr>
                <w:ins w:id="309" w:author="Bartle-Haring, Suzanne" w:date="2025-03-25T14:33:00Z" w16du:dateUtc="2025-03-25T18:33:00Z"/>
              </w:rPr>
            </w:pPr>
            <w:ins w:id="310" w:author="Bartle-Haring, Suzanne" w:date="2025-03-25T14:44:00Z" w16du:dateUtc="2025-03-25T18:44:00Z">
              <w:r>
                <w:t>.427(.</w:t>
              </w:r>
              <w:proofErr w:type="gramStart"/>
              <w:r>
                <w:t>197)*</w:t>
              </w:r>
            </w:ins>
            <w:proofErr w:type="gramEnd"/>
          </w:p>
        </w:tc>
      </w:tr>
      <w:tr w:rsidR="00F438B7" w14:paraId="7A2FA81A" w14:textId="77777777" w:rsidTr="00F438B7">
        <w:trPr>
          <w:ins w:id="311" w:author="Bartle-Haring, Suzanne" w:date="2025-03-25T14:35:00Z" w16du:dateUtc="2025-03-25T18:35:00Z"/>
        </w:trPr>
        <w:tc>
          <w:tcPr>
            <w:tcW w:w="4495" w:type="dxa"/>
            <w:shd w:val="clear" w:color="auto" w:fill="FFFFFF" w:themeFill="background1"/>
          </w:tcPr>
          <w:p w14:paraId="73929BC6" w14:textId="2104FC7C" w:rsidR="00F438B7" w:rsidRDefault="00F438B7" w:rsidP="009032A2">
            <w:pPr>
              <w:rPr>
                <w:ins w:id="312" w:author="Bartle-Haring, Suzanne" w:date="2025-03-25T14:35:00Z" w16du:dateUtc="2025-03-25T18:35:00Z"/>
              </w:rPr>
            </w:pPr>
            <w:ins w:id="313" w:author="Bartle-Haring, Suzanne" w:date="2025-03-25T14:35:00Z" w16du:dateUtc="2025-03-25T18:35:00Z">
              <w:r>
                <w:t>DW to Satisfaction</w:t>
              </w:r>
            </w:ins>
          </w:p>
        </w:tc>
        <w:tc>
          <w:tcPr>
            <w:tcW w:w="2070" w:type="dxa"/>
            <w:shd w:val="clear" w:color="auto" w:fill="FFFFFF" w:themeFill="background1"/>
          </w:tcPr>
          <w:p w14:paraId="5A6EF729" w14:textId="6B04EAA2" w:rsidR="00F438B7" w:rsidRDefault="00383503" w:rsidP="009032A2">
            <w:pPr>
              <w:rPr>
                <w:ins w:id="314" w:author="Bartle-Haring, Suzanne" w:date="2025-03-25T14:35:00Z" w16du:dateUtc="2025-03-25T18:35:00Z"/>
              </w:rPr>
            </w:pPr>
            <w:ins w:id="315" w:author="Bartle-Haring, Suzanne" w:date="2025-03-25T14:42:00Z" w16du:dateUtc="2025-03-25T18:42:00Z">
              <w:r>
                <w:t>-1.64(.</w:t>
              </w:r>
              <w:proofErr w:type="gramStart"/>
              <w:r>
                <w:t>256)*</w:t>
              </w:r>
            </w:ins>
            <w:proofErr w:type="gramEnd"/>
          </w:p>
        </w:tc>
        <w:tc>
          <w:tcPr>
            <w:tcW w:w="2340" w:type="dxa"/>
            <w:shd w:val="clear" w:color="auto" w:fill="FFFFFF" w:themeFill="background1"/>
          </w:tcPr>
          <w:p w14:paraId="6E0CC006" w14:textId="42D1810E" w:rsidR="00F438B7" w:rsidRDefault="00383503" w:rsidP="009032A2">
            <w:pPr>
              <w:rPr>
                <w:ins w:id="316" w:author="Bartle-Haring, Suzanne" w:date="2025-03-25T14:35:00Z" w16du:dateUtc="2025-03-25T18:35:00Z"/>
              </w:rPr>
            </w:pPr>
            <w:ins w:id="317" w:author="Bartle-Haring, Suzanne" w:date="2025-03-25T14:45:00Z" w16du:dateUtc="2025-03-25T18:45:00Z">
              <w:r>
                <w:t>-1.64(.</w:t>
              </w:r>
              <w:proofErr w:type="gramStart"/>
              <w:r>
                <w:t>256)*</w:t>
              </w:r>
            </w:ins>
            <w:proofErr w:type="gramEnd"/>
          </w:p>
        </w:tc>
      </w:tr>
      <w:tr w:rsidR="00F438B7" w14:paraId="7050F1A6" w14:textId="77777777" w:rsidTr="00F438B7">
        <w:trPr>
          <w:ins w:id="318" w:author="Bartle-Haring, Suzanne" w:date="2025-03-25T14:36:00Z" w16du:dateUtc="2025-03-25T18:36:00Z"/>
        </w:trPr>
        <w:tc>
          <w:tcPr>
            <w:tcW w:w="4495" w:type="dxa"/>
            <w:shd w:val="clear" w:color="auto" w:fill="FFFFFF" w:themeFill="background1"/>
          </w:tcPr>
          <w:p w14:paraId="25121F10" w14:textId="61F5A078" w:rsidR="00F438B7" w:rsidRDefault="00F438B7" w:rsidP="009032A2">
            <w:pPr>
              <w:rPr>
                <w:ins w:id="319" w:author="Bartle-Haring, Suzanne" w:date="2025-03-25T14:36:00Z" w16du:dateUtc="2025-03-25T18:36:00Z"/>
              </w:rPr>
            </w:pPr>
            <w:ins w:id="320" w:author="Bartle-Haring, Suzanne" w:date="2025-03-25T14:36:00Z" w16du:dateUtc="2025-03-25T18:36:00Z">
              <w:r>
                <w:t>Partner Paths</w:t>
              </w:r>
            </w:ins>
          </w:p>
        </w:tc>
        <w:tc>
          <w:tcPr>
            <w:tcW w:w="2070" w:type="dxa"/>
            <w:shd w:val="clear" w:color="auto" w:fill="FFFFFF" w:themeFill="background1"/>
          </w:tcPr>
          <w:p w14:paraId="433E8234" w14:textId="77777777" w:rsidR="00F438B7" w:rsidRDefault="00F438B7" w:rsidP="009032A2">
            <w:pPr>
              <w:rPr>
                <w:ins w:id="321" w:author="Bartle-Haring, Suzanne" w:date="2025-03-25T14:36:00Z" w16du:dateUtc="2025-03-25T18:36:00Z"/>
              </w:rPr>
            </w:pPr>
          </w:p>
        </w:tc>
        <w:tc>
          <w:tcPr>
            <w:tcW w:w="2340" w:type="dxa"/>
            <w:shd w:val="clear" w:color="auto" w:fill="FFFFFF" w:themeFill="background1"/>
          </w:tcPr>
          <w:p w14:paraId="5015D31D" w14:textId="77777777" w:rsidR="00F438B7" w:rsidRDefault="00F438B7" w:rsidP="009032A2">
            <w:pPr>
              <w:rPr>
                <w:ins w:id="322" w:author="Bartle-Haring, Suzanne" w:date="2025-03-25T14:36:00Z" w16du:dateUtc="2025-03-25T18:36:00Z"/>
              </w:rPr>
            </w:pPr>
          </w:p>
        </w:tc>
      </w:tr>
      <w:tr w:rsidR="00F438B7" w14:paraId="364EB2FE" w14:textId="77777777" w:rsidTr="00F438B7">
        <w:trPr>
          <w:ins w:id="323" w:author="Bartle-Haring, Suzanne" w:date="2025-03-25T14:36:00Z" w16du:dateUtc="2025-03-25T18:36:00Z"/>
        </w:trPr>
        <w:tc>
          <w:tcPr>
            <w:tcW w:w="4495" w:type="dxa"/>
            <w:shd w:val="clear" w:color="auto" w:fill="FFFFFF" w:themeFill="background1"/>
          </w:tcPr>
          <w:p w14:paraId="4FEBC654" w14:textId="7F650252" w:rsidR="00F438B7" w:rsidRDefault="00F438B7" w:rsidP="009032A2">
            <w:pPr>
              <w:rPr>
                <w:ins w:id="324" w:author="Bartle-Haring, Suzanne" w:date="2025-03-25T14:36:00Z" w16du:dateUtc="2025-03-25T18:36:00Z"/>
              </w:rPr>
            </w:pPr>
            <w:ins w:id="325" w:author="Bartle-Haring, Suzanne" w:date="2025-03-25T14:36:00Z" w16du:dateUtc="2025-03-25T18:36:00Z">
              <w:r>
                <w:t>Own Neglect to other Separateness</w:t>
              </w:r>
            </w:ins>
          </w:p>
        </w:tc>
        <w:tc>
          <w:tcPr>
            <w:tcW w:w="2070" w:type="dxa"/>
            <w:shd w:val="clear" w:color="auto" w:fill="FFFFFF" w:themeFill="background1"/>
          </w:tcPr>
          <w:p w14:paraId="232475E2" w14:textId="1179C662" w:rsidR="00F438B7" w:rsidRDefault="00383503" w:rsidP="009032A2">
            <w:pPr>
              <w:rPr>
                <w:ins w:id="326" w:author="Bartle-Haring, Suzanne" w:date="2025-03-25T14:36:00Z" w16du:dateUtc="2025-03-25T18:36:00Z"/>
              </w:rPr>
            </w:pPr>
            <w:ins w:id="327" w:author="Bartle-Haring, Suzanne" w:date="2025-03-25T14:45:00Z" w16du:dateUtc="2025-03-25T18:45:00Z">
              <w:r>
                <w:t>-.038</w:t>
              </w:r>
            </w:ins>
            <w:ins w:id="328" w:author="Bartle-Haring, Suzanne" w:date="2025-03-25T14:46:00Z" w16du:dateUtc="2025-03-25T18:46:00Z">
              <w:r>
                <w:t>(.071)</w:t>
              </w:r>
            </w:ins>
          </w:p>
        </w:tc>
        <w:tc>
          <w:tcPr>
            <w:tcW w:w="2340" w:type="dxa"/>
            <w:shd w:val="clear" w:color="auto" w:fill="FFFFFF" w:themeFill="background1"/>
          </w:tcPr>
          <w:p w14:paraId="48CB321F" w14:textId="540CECC6" w:rsidR="00F438B7" w:rsidRDefault="00383503" w:rsidP="009032A2">
            <w:pPr>
              <w:rPr>
                <w:ins w:id="329" w:author="Bartle-Haring, Suzanne" w:date="2025-03-25T14:36:00Z" w16du:dateUtc="2025-03-25T18:36:00Z"/>
              </w:rPr>
            </w:pPr>
            <w:ins w:id="330" w:author="Bartle-Haring, Suzanne" w:date="2025-03-25T14:46:00Z" w16du:dateUtc="2025-03-25T18:46:00Z">
              <w:r>
                <w:t>-.038(.071)</w:t>
              </w:r>
            </w:ins>
          </w:p>
        </w:tc>
      </w:tr>
      <w:tr w:rsidR="00F438B7" w14:paraId="3112660D" w14:textId="77777777" w:rsidTr="00F438B7">
        <w:trPr>
          <w:ins w:id="331" w:author="Bartle-Haring, Suzanne" w:date="2025-03-25T14:36:00Z" w16du:dateUtc="2025-03-25T18:36:00Z"/>
        </w:trPr>
        <w:tc>
          <w:tcPr>
            <w:tcW w:w="4495" w:type="dxa"/>
            <w:shd w:val="clear" w:color="auto" w:fill="FFFFFF" w:themeFill="background1"/>
          </w:tcPr>
          <w:p w14:paraId="31E27AE5" w14:textId="06D3F3C8" w:rsidR="00F438B7" w:rsidRDefault="00F438B7" w:rsidP="009032A2">
            <w:pPr>
              <w:rPr>
                <w:ins w:id="332" w:author="Bartle-Haring, Suzanne" w:date="2025-03-25T14:36:00Z" w16du:dateUtc="2025-03-25T18:36:00Z"/>
              </w:rPr>
            </w:pPr>
            <w:ins w:id="333" w:author="Bartle-Haring, Suzanne" w:date="2025-03-25T14:36:00Z" w16du:dateUtc="2025-03-25T18:36:00Z">
              <w:r>
                <w:t>Own Neglect to Other Connectedness</w:t>
              </w:r>
            </w:ins>
          </w:p>
        </w:tc>
        <w:tc>
          <w:tcPr>
            <w:tcW w:w="2070" w:type="dxa"/>
            <w:shd w:val="clear" w:color="auto" w:fill="FFFFFF" w:themeFill="background1"/>
          </w:tcPr>
          <w:p w14:paraId="589165CD" w14:textId="4E19DDB2" w:rsidR="00F438B7" w:rsidRDefault="00383503" w:rsidP="009032A2">
            <w:pPr>
              <w:rPr>
                <w:ins w:id="334" w:author="Bartle-Haring, Suzanne" w:date="2025-03-25T14:36:00Z" w16du:dateUtc="2025-03-25T18:36:00Z"/>
              </w:rPr>
            </w:pPr>
            <w:ins w:id="335" w:author="Bartle-Haring, Suzanne" w:date="2025-03-25T14:47:00Z" w16du:dateUtc="2025-03-25T18:47:00Z">
              <w:r>
                <w:t>-.001(.073)</w:t>
              </w:r>
            </w:ins>
          </w:p>
        </w:tc>
        <w:tc>
          <w:tcPr>
            <w:tcW w:w="2340" w:type="dxa"/>
            <w:shd w:val="clear" w:color="auto" w:fill="FFFFFF" w:themeFill="background1"/>
          </w:tcPr>
          <w:p w14:paraId="5CFB55AB" w14:textId="26F41F71" w:rsidR="00F438B7" w:rsidRDefault="00383503" w:rsidP="009032A2">
            <w:pPr>
              <w:rPr>
                <w:ins w:id="336" w:author="Bartle-Haring, Suzanne" w:date="2025-03-25T14:36:00Z" w16du:dateUtc="2025-03-25T18:36:00Z"/>
              </w:rPr>
            </w:pPr>
            <w:ins w:id="337" w:author="Bartle-Haring, Suzanne" w:date="2025-03-25T14:47:00Z" w16du:dateUtc="2025-03-25T18:47:00Z">
              <w:r>
                <w:t>-.001(.073)</w:t>
              </w:r>
            </w:ins>
          </w:p>
        </w:tc>
      </w:tr>
      <w:tr w:rsidR="00F438B7" w14:paraId="7A3D72BE" w14:textId="77777777" w:rsidTr="00F438B7">
        <w:trPr>
          <w:ins w:id="338" w:author="Bartle-Haring, Suzanne" w:date="2025-03-25T14:37:00Z" w16du:dateUtc="2025-03-25T18:37:00Z"/>
        </w:trPr>
        <w:tc>
          <w:tcPr>
            <w:tcW w:w="4495" w:type="dxa"/>
            <w:shd w:val="clear" w:color="auto" w:fill="FFFFFF" w:themeFill="background1"/>
          </w:tcPr>
          <w:p w14:paraId="5C8F51C8" w14:textId="0D7F57BA" w:rsidR="00F438B7" w:rsidRDefault="00F438B7" w:rsidP="009032A2">
            <w:pPr>
              <w:rPr>
                <w:ins w:id="339" w:author="Bartle-Haring, Suzanne" w:date="2025-03-25T14:37:00Z" w16du:dateUtc="2025-03-25T18:37:00Z"/>
              </w:rPr>
            </w:pPr>
            <w:ins w:id="340" w:author="Bartle-Haring, Suzanne" w:date="2025-03-25T14:37:00Z" w16du:dateUtc="2025-03-25T18:37:00Z">
              <w:r>
                <w:t>Own Neglect to Other Interaction</w:t>
              </w:r>
            </w:ins>
          </w:p>
        </w:tc>
        <w:tc>
          <w:tcPr>
            <w:tcW w:w="2070" w:type="dxa"/>
            <w:shd w:val="clear" w:color="auto" w:fill="FFFFFF" w:themeFill="background1"/>
          </w:tcPr>
          <w:p w14:paraId="01413CA7" w14:textId="13FFD24E" w:rsidR="00F438B7" w:rsidRDefault="00383503" w:rsidP="009032A2">
            <w:pPr>
              <w:rPr>
                <w:ins w:id="341" w:author="Bartle-Haring, Suzanne" w:date="2025-03-25T14:37:00Z" w16du:dateUtc="2025-03-25T18:37:00Z"/>
              </w:rPr>
            </w:pPr>
            <w:ins w:id="342" w:author="Bartle-Haring, Suzanne" w:date="2025-03-25T14:48:00Z" w16du:dateUtc="2025-03-25T18:48:00Z">
              <w:r>
                <w:t>-.123(.138)</w:t>
              </w:r>
            </w:ins>
          </w:p>
        </w:tc>
        <w:tc>
          <w:tcPr>
            <w:tcW w:w="2340" w:type="dxa"/>
            <w:shd w:val="clear" w:color="auto" w:fill="FFFFFF" w:themeFill="background1"/>
          </w:tcPr>
          <w:p w14:paraId="3EC081B9" w14:textId="32FB299A" w:rsidR="00F438B7" w:rsidRDefault="00383503" w:rsidP="009032A2">
            <w:pPr>
              <w:rPr>
                <w:ins w:id="343" w:author="Bartle-Haring, Suzanne" w:date="2025-03-25T14:37:00Z" w16du:dateUtc="2025-03-25T18:37:00Z"/>
              </w:rPr>
            </w:pPr>
            <w:ins w:id="344" w:author="Bartle-Haring, Suzanne" w:date="2025-03-25T14:48:00Z" w16du:dateUtc="2025-03-25T18:48:00Z">
              <w:r>
                <w:t>.342(.</w:t>
              </w:r>
              <w:proofErr w:type="gramStart"/>
              <w:r>
                <w:t>136)*</w:t>
              </w:r>
            </w:ins>
            <w:proofErr w:type="gramEnd"/>
          </w:p>
        </w:tc>
      </w:tr>
      <w:tr w:rsidR="00F438B7" w14:paraId="6557CF38" w14:textId="77777777" w:rsidTr="00F438B7">
        <w:trPr>
          <w:ins w:id="345" w:author="Bartle-Haring, Suzanne" w:date="2025-03-25T14:37:00Z" w16du:dateUtc="2025-03-25T18:37:00Z"/>
        </w:trPr>
        <w:tc>
          <w:tcPr>
            <w:tcW w:w="4495" w:type="dxa"/>
            <w:shd w:val="clear" w:color="auto" w:fill="FFFFFF" w:themeFill="background1"/>
          </w:tcPr>
          <w:p w14:paraId="47606E64" w14:textId="6A2B532E" w:rsidR="00F438B7" w:rsidRDefault="00F438B7" w:rsidP="009032A2">
            <w:pPr>
              <w:rPr>
                <w:ins w:id="346" w:author="Bartle-Haring, Suzanne" w:date="2025-03-25T14:37:00Z" w16du:dateUtc="2025-03-25T18:37:00Z"/>
              </w:rPr>
            </w:pPr>
            <w:ins w:id="347" w:author="Bartle-Haring, Suzanne" w:date="2025-03-25T14:37:00Z" w16du:dateUtc="2025-03-25T18:37:00Z">
              <w:r>
                <w:t>Own Separateness to other DW</w:t>
              </w:r>
            </w:ins>
          </w:p>
        </w:tc>
        <w:tc>
          <w:tcPr>
            <w:tcW w:w="2070" w:type="dxa"/>
            <w:shd w:val="clear" w:color="auto" w:fill="FFFFFF" w:themeFill="background1"/>
          </w:tcPr>
          <w:p w14:paraId="5977BAA2" w14:textId="25D40D91" w:rsidR="00F438B7" w:rsidRDefault="00383503" w:rsidP="009032A2">
            <w:pPr>
              <w:rPr>
                <w:ins w:id="348" w:author="Bartle-Haring, Suzanne" w:date="2025-03-25T14:37:00Z" w16du:dateUtc="2025-03-25T18:37:00Z"/>
              </w:rPr>
            </w:pPr>
            <w:ins w:id="349" w:author="Bartle-Haring, Suzanne" w:date="2025-03-25T14:49:00Z" w16du:dateUtc="2025-03-25T18:49:00Z">
              <w:r>
                <w:t>.027(.261)</w:t>
              </w:r>
            </w:ins>
          </w:p>
        </w:tc>
        <w:tc>
          <w:tcPr>
            <w:tcW w:w="2340" w:type="dxa"/>
            <w:shd w:val="clear" w:color="auto" w:fill="FFFFFF" w:themeFill="background1"/>
          </w:tcPr>
          <w:p w14:paraId="613FBD8E" w14:textId="7597C5CA" w:rsidR="00F438B7" w:rsidRDefault="00383503" w:rsidP="009032A2">
            <w:pPr>
              <w:rPr>
                <w:ins w:id="350" w:author="Bartle-Haring, Suzanne" w:date="2025-03-25T14:37:00Z" w16du:dateUtc="2025-03-25T18:37:00Z"/>
              </w:rPr>
            </w:pPr>
            <w:ins w:id="351" w:author="Bartle-Haring, Suzanne" w:date="2025-03-25T14:49:00Z" w16du:dateUtc="2025-03-25T18:49:00Z">
              <w:r>
                <w:t>.027(.261)</w:t>
              </w:r>
            </w:ins>
          </w:p>
        </w:tc>
      </w:tr>
      <w:tr w:rsidR="00F438B7" w14:paraId="5D28510B" w14:textId="77777777" w:rsidTr="00F438B7">
        <w:trPr>
          <w:ins w:id="352" w:author="Bartle-Haring, Suzanne" w:date="2025-03-25T14:37:00Z" w16du:dateUtc="2025-03-25T18:37:00Z"/>
        </w:trPr>
        <w:tc>
          <w:tcPr>
            <w:tcW w:w="4495" w:type="dxa"/>
            <w:shd w:val="clear" w:color="auto" w:fill="FFFFFF" w:themeFill="background1"/>
          </w:tcPr>
          <w:p w14:paraId="58209E61" w14:textId="6915D120" w:rsidR="00F438B7" w:rsidRDefault="00F438B7" w:rsidP="009032A2">
            <w:pPr>
              <w:rPr>
                <w:ins w:id="353" w:author="Bartle-Haring, Suzanne" w:date="2025-03-25T14:37:00Z" w16du:dateUtc="2025-03-25T18:37:00Z"/>
              </w:rPr>
            </w:pPr>
            <w:ins w:id="354" w:author="Bartle-Haring, Suzanne" w:date="2025-03-25T14:37:00Z" w16du:dateUtc="2025-03-25T18:37:00Z">
              <w:r>
                <w:t>Own Connectedness to ot</w:t>
              </w:r>
            </w:ins>
            <w:ins w:id="355" w:author="Bartle-Haring, Suzanne" w:date="2025-03-25T14:38:00Z" w16du:dateUtc="2025-03-25T18:38:00Z">
              <w:r>
                <w:t>her DW</w:t>
              </w:r>
            </w:ins>
          </w:p>
        </w:tc>
        <w:tc>
          <w:tcPr>
            <w:tcW w:w="2070" w:type="dxa"/>
            <w:shd w:val="clear" w:color="auto" w:fill="FFFFFF" w:themeFill="background1"/>
          </w:tcPr>
          <w:p w14:paraId="7668D058" w14:textId="11F38A25" w:rsidR="00F438B7" w:rsidRDefault="00383503" w:rsidP="009032A2">
            <w:pPr>
              <w:rPr>
                <w:ins w:id="356" w:author="Bartle-Haring, Suzanne" w:date="2025-03-25T14:37:00Z" w16du:dateUtc="2025-03-25T18:37:00Z"/>
              </w:rPr>
            </w:pPr>
            <w:ins w:id="357" w:author="Bartle-Haring, Suzanne" w:date="2025-03-25T14:50:00Z" w16du:dateUtc="2025-03-25T18:50:00Z">
              <w:r>
                <w:t>-.078(.231)</w:t>
              </w:r>
            </w:ins>
          </w:p>
        </w:tc>
        <w:tc>
          <w:tcPr>
            <w:tcW w:w="2340" w:type="dxa"/>
            <w:shd w:val="clear" w:color="auto" w:fill="FFFFFF" w:themeFill="background1"/>
          </w:tcPr>
          <w:p w14:paraId="2E0DA965" w14:textId="42C2BF26" w:rsidR="00F438B7" w:rsidRDefault="00383503" w:rsidP="009032A2">
            <w:pPr>
              <w:rPr>
                <w:ins w:id="358" w:author="Bartle-Haring, Suzanne" w:date="2025-03-25T14:37:00Z" w16du:dateUtc="2025-03-25T18:37:00Z"/>
              </w:rPr>
            </w:pPr>
            <w:ins w:id="359" w:author="Bartle-Haring, Suzanne" w:date="2025-03-25T14:50:00Z" w16du:dateUtc="2025-03-25T18:50:00Z">
              <w:r>
                <w:t>-.078(.231)</w:t>
              </w:r>
            </w:ins>
          </w:p>
        </w:tc>
      </w:tr>
      <w:tr w:rsidR="00F438B7" w14:paraId="732CE982" w14:textId="77777777" w:rsidTr="00F438B7">
        <w:trPr>
          <w:ins w:id="360" w:author="Bartle-Haring, Suzanne" w:date="2025-03-25T14:38:00Z" w16du:dateUtc="2025-03-25T18:38:00Z"/>
        </w:trPr>
        <w:tc>
          <w:tcPr>
            <w:tcW w:w="4495" w:type="dxa"/>
            <w:shd w:val="clear" w:color="auto" w:fill="FFFFFF" w:themeFill="background1"/>
          </w:tcPr>
          <w:p w14:paraId="561A3449" w14:textId="039BC118" w:rsidR="00F438B7" w:rsidRDefault="00F438B7" w:rsidP="009032A2">
            <w:pPr>
              <w:rPr>
                <w:ins w:id="361" w:author="Bartle-Haring, Suzanne" w:date="2025-03-25T14:38:00Z" w16du:dateUtc="2025-03-25T18:38:00Z"/>
              </w:rPr>
            </w:pPr>
            <w:ins w:id="362" w:author="Bartle-Haring, Suzanne" w:date="2025-03-25T14:38:00Z" w16du:dateUtc="2025-03-25T18:38:00Z">
              <w:r>
                <w:lastRenderedPageBreak/>
                <w:t>Own Interaction to other DW</w:t>
              </w:r>
            </w:ins>
          </w:p>
        </w:tc>
        <w:tc>
          <w:tcPr>
            <w:tcW w:w="2070" w:type="dxa"/>
            <w:shd w:val="clear" w:color="auto" w:fill="FFFFFF" w:themeFill="background1"/>
          </w:tcPr>
          <w:p w14:paraId="4654C403" w14:textId="1DE36F0A" w:rsidR="00F438B7" w:rsidRDefault="00383503" w:rsidP="009032A2">
            <w:pPr>
              <w:rPr>
                <w:ins w:id="363" w:author="Bartle-Haring, Suzanne" w:date="2025-03-25T14:38:00Z" w16du:dateUtc="2025-03-25T18:38:00Z"/>
              </w:rPr>
            </w:pPr>
            <w:ins w:id="364" w:author="Bartle-Haring, Suzanne" w:date="2025-03-25T14:50:00Z" w16du:dateUtc="2025-03-25T18:50:00Z">
              <w:r>
                <w:t>.174(.138)</w:t>
              </w:r>
            </w:ins>
          </w:p>
        </w:tc>
        <w:tc>
          <w:tcPr>
            <w:tcW w:w="2340" w:type="dxa"/>
            <w:shd w:val="clear" w:color="auto" w:fill="FFFFFF" w:themeFill="background1"/>
          </w:tcPr>
          <w:p w14:paraId="3CF08BB8" w14:textId="1990FDE3" w:rsidR="00F438B7" w:rsidRDefault="00383503" w:rsidP="009032A2">
            <w:pPr>
              <w:rPr>
                <w:ins w:id="365" w:author="Bartle-Haring, Suzanne" w:date="2025-03-25T14:38:00Z" w16du:dateUtc="2025-03-25T18:38:00Z"/>
              </w:rPr>
            </w:pPr>
            <w:ins w:id="366" w:author="Bartle-Haring, Suzanne" w:date="2025-03-25T14:50:00Z" w16du:dateUtc="2025-03-25T18:50:00Z">
              <w:r>
                <w:t>.174(.13</w:t>
              </w:r>
            </w:ins>
            <w:ins w:id="367" w:author="Bartle-Haring, Suzanne" w:date="2025-03-25T14:51:00Z" w16du:dateUtc="2025-03-25T18:51:00Z">
              <w:r>
                <w:t>8)</w:t>
              </w:r>
            </w:ins>
          </w:p>
        </w:tc>
      </w:tr>
      <w:tr w:rsidR="00F438B7" w14:paraId="3BBA1E22" w14:textId="77777777" w:rsidTr="00F438B7">
        <w:trPr>
          <w:ins w:id="368" w:author="Bartle-Haring, Suzanne" w:date="2025-03-25T14:39:00Z" w16du:dateUtc="2025-03-25T18:39:00Z"/>
        </w:trPr>
        <w:tc>
          <w:tcPr>
            <w:tcW w:w="4495" w:type="dxa"/>
            <w:shd w:val="clear" w:color="auto" w:fill="FFFFFF" w:themeFill="background1"/>
          </w:tcPr>
          <w:p w14:paraId="6D23EA13" w14:textId="22B295DD" w:rsidR="00F438B7" w:rsidRDefault="00F438B7" w:rsidP="009032A2">
            <w:pPr>
              <w:rPr>
                <w:ins w:id="369" w:author="Bartle-Haring, Suzanne" w:date="2025-03-25T14:39:00Z" w16du:dateUtc="2025-03-25T18:39:00Z"/>
              </w:rPr>
            </w:pPr>
            <w:ins w:id="370" w:author="Bartle-Haring, Suzanne" w:date="2025-03-25T14:40:00Z" w16du:dateUtc="2025-03-25T18:40:00Z">
              <w:r>
                <w:t>Own DW to other CSI</w:t>
              </w:r>
            </w:ins>
          </w:p>
        </w:tc>
        <w:tc>
          <w:tcPr>
            <w:tcW w:w="2070" w:type="dxa"/>
            <w:shd w:val="clear" w:color="auto" w:fill="FFFFFF" w:themeFill="background1"/>
          </w:tcPr>
          <w:p w14:paraId="15D7D99C" w14:textId="4F62E522" w:rsidR="00F438B7" w:rsidRDefault="00383503" w:rsidP="009032A2">
            <w:pPr>
              <w:rPr>
                <w:ins w:id="371" w:author="Bartle-Haring, Suzanne" w:date="2025-03-25T14:39:00Z" w16du:dateUtc="2025-03-25T18:39:00Z"/>
              </w:rPr>
            </w:pPr>
            <w:ins w:id="372" w:author="Bartle-Haring, Suzanne" w:date="2025-03-25T14:51:00Z" w16du:dateUtc="2025-03-25T18:51:00Z">
              <w:r>
                <w:t>-.632(.</w:t>
              </w:r>
              <w:proofErr w:type="gramStart"/>
              <w:r>
                <w:t>277)*</w:t>
              </w:r>
            </w:ins>
            <w:proofErr w:type="gramEnd"/>
          </w:p>
        </w:tc>
        <w:tc>
          <w:tcPr>
            <w:tcW w:w="2340" w:type="dxa"/>
            <w:shd w:val="clear" w:color="auto" w:fill="FFFFFF" w:themeFill="background1"/>
          </w:tcPr>
          <w:p w14:paraId="14C3EF25" w14:textId="71D85CB2" w:rsidR="00F438B7" w:rsidRDefault="00383503" w:rsidP="009032A2">
            <w:pPr>
              <w:rPr>
                <w:ins w:id="373" w:author="Bartle-Haring, Suzanne" w:date="2025-03-25T14:39:00Z" w16du:dateUtc="2025-03-25T18:39:00Z"/>
              </w:rPr>
            </w:pPr>
            <w:ins w:id="374" w:author="Bartle-Haring, Suzanne" w:date="2025-03-25T14:51:00Z" w16du:dateUtc="2025-03-25T18:51:00Z">
              <w:r>
                <w:t>-.632(.</w:t>
              </w:r>
              <w:proofErr w:type="gramStart"/>
              <w:r>
                <w:t>277)*</w:t>
              </w:r>
            </w:ins>
            <w:proofErr w:type="gramEnd"/>
          </w:p>
        </w:tc>
      </w:tr>
      <w:bookmarkEnd w:id="225"/>
    </w:tbl>
    <w:p w14:paraId="30674D0C" w14:textId="77777777" w:rsidR="00F438B7" w:rsidRDefault="00F438B7" w:rsidP="009032A2">
      <w:pPr>
        <w:ind w:firstLine="720"/>
        <w:rPr>
          <w:ins w:id="375" w:author="Bartle-Haring, Suzanne" w:date="2025-03-25T14:32:00Z" w16du:dateUtc="2025-03-25T18:32:00Z"/>
        </w:rPr>
      </w:pPr>
    </w:p>
    <w:p w14:paraId="7B16D879" w14:textId="1FCA8631" w:rsidR="008C7547" w:rsidRPr="002113B8" w:rsidRDefault="001414CD" w:rsidP="009032A2">
      <w:pPr>
        <w:ind w:firstLine="720"/>
      </w:pPr>
      <w:del w:id="376" w:author="Bartle-Haring, Suzanne" w:date="2025-03-25T15:31:00Z" w16du:dateUtc="2025-03-25T19:31:00Z">
        <w:r w:rsidDel="001A70DC">
          <w:delText>Most notably, s</w:delText>
        </w:r>
        <w:r w:rsidR="009B18A3" w:rsidDel="001A70DC">
          <w:delText>ignificant partner effects were observed</w:delText>
        </w:r>
        <w:r w:rsidDel="001A70DC">
          <w:delText xml:space="preserve">, indicating </w:delText>
        </w:r>
        <w:r w:rsidR="00B2728E" w:rsidDel="001A70DC">
          <w:delText>gendered or role-based asymmetries in how demand-withdraw communication patterns influence relationship satisfaction</w:delText>
        </w:r>
        <w:r w:rsidR="009B18A3" w:rsidDel="001A70DC">
          <w:delText xml:space="preserve">. </w:delText>
        </w:r>
        <w:r w:rsidR="00B2728E" w:rsidDel="001A70DC">
          <w:delText xml:space="preserve">Specifically, </w:delText>
        </w:r>
        <w:r w:rsidR="009B18A3" w:rsidDel="001A70DC">
          <w:delText xml:space="preserve">Partner 2’s demand-withdraw communication patterns were negatively associated </w:delText>
        </w:r>
        <w:r w:rsidR="00B2728E" w:rsidDel="001A70DC">
          <w:delText xml:space="preserve">both their own satisfaction (β = -0.39, </w:delText>
        </w:r>
        <w:r w:rsidR="00B2728E" w:rsidDel="001A70DC">
          <w:rPr>
            <w:i/>
            <w:iCs/>
          </w:rPr>
          <w:delText>p</w:delText>
        </w:r>
        <w:r w:rsidR="00B2728E" w:rsidDel="001A70DC">
          <w:delText xml:space="preserve"> = 0.005) and marginally with Partner 1’s relationship satisfaction (β = -0.21, </w:delText>
        </w:r>
        <w:r w:rsidR="00B2728E" w:rsidDel="001A70DC">
          <w:rPr>
            <w:i/>
            <w:iCs/>
          </w:rPr>
          <w:delText>p</w:delText>
        </w:r>
        <w:r w:rsidR="00B2728E" w:rsidDel="001A70DC">
          <w:delText xml:space="preserve"> = 0.07). Conversely, Partner 1’s demand-withdraw</w:delText>
        </w:r>
        <w:r w:rsidR="002113B8" w:rsidDel="001A70DC">
          <w:delText xml:space="preserve"> patterns mainly impacted their own satisfaction (β = -0.42, </w:delText>
        </w:r>
        <w:r w:rsidR="002113B8" w:rsidDel="001A70DC">
          <w:rPr>
            <w:i/>
            <w:iCs/>
          </w:rPr>
          <w:delText>p</w:delText>
        </w:r>
        <w:r w:rsidR="002113B8" w:rsidDel="001A70DC">
          <w:delText xml:space="preserve"> &lt; 0.05), with no significant partner effect on Partner 2’s relationship satisfaction. </w:delText>
        </w:r>
      </w:del>
    </w:p>
    <w:tbl>
      <w:tblPr>
        <w:tblpPr w:leftFromText="180" w:rightFromText="180" w:vertAnchor="text" w:horzAnchor="margin" w:tblpXSpec="center" w:tblpY="991"/>
        <w:tblW w:w="10695" w:type="dxa"/>
        <w:tblBorders>
          <w:top w:val="single" w:sz="6" w:space="0" w:color="auto"/>
          <w:left w:val="none" w:sz="12" w:space="0" w:color="000000" w:themeColor="text1"/>
          <w:bottom w:val="single" w:sz="6" w:space="0" w:color="auto"/>
          <w:right w:val="single" w:sz="12" w:space="0" w:color="000000" w:themeColor="text1"/>
        </w:tblBorders>
        <w:tblLayout w:type="fixed"/>
        <w:tblLook w:val="01E0" w:firstRow="1" w:lastRow="1" w:firstColumn="1" w:lastColumn="1" w:noHBand="0" w:noVBand="0"/>
      </w:tblPr>
      <w:tblGrid>
        <w:gridCol w:w="3029"/>
        <w:gridCol w:w="2266"/>
        <w:gridCol w:w="1260"/>
        <w:gridCol w:w="1260"/>
        <w:gridCol w:w="1440"/>
        <w:gridCol w:w="1440"/>
      </w:tblGrid>
      <w:tr w:rsidR="00147F72" w:rsidDel="001A70DC" w14:paraId="18E61BA4" w14:textId="78D21FFA" w:rsidTr="00147F72">
        <w:trPr>
          <w:trHeight w:val="165"/>
          <w:del w:id="377" w:author="Bartle-Haring, Suzanne" w:date="2025-03-25T15:33:00Z" w16du:dateUtc="2025-03-25T19:33:00Z"/>
        </w:trPr>
        <w:tc>
          <w:tcPr>
            <w:tcW w:w="3029" w:type="dxa"/>
            <w:tcBorders>
              <w:top w:val="single" w:sz="12" w:space="0" w:color="000000" w:themeColor="text1"/>
              <w:bottom w:val="single" w:sz="12" w:space="0" w:color="000000" w:themeColor="text1"/>
            </w:tcBorders>
          </w:tcPr>
          <w:p w14:paraId="2F58E5D3" w14:textId="48D3EC30" w:rsidR="00147F72" w:rsidRPr="00CF5582" w:rsidDel="001A70DC" w:rsidRDefault="00147F72" w:rsidP="00147F72">
            <w:pPr>
              <w:pStyle w:val="TableParagraph"/>
              <w:spacing w:before="2" w:line="240" w:lineRule="auto"/>
              <w:ind w:left="92"/>
              <w:jc w:val="left"/>
              <w:rPr>
                <w:del w:id="378" w:author="Bartle-Haring, Suzanne" w:date="2025-03-25T15:33:00Z" w16du:dateUtc="2025-03-25T19:33:00Z"/>
                <w:sz w:val="18"/>
                <w:szCs w:val="18"/>
              </w:rPr>
            </w:pPr>
            <w:del w:id="379" w:author="Bartle-Haring, Suzanne" w:date="2025-03-25T15:33:00Z" w16du:dateUtc="2025-03-25T19:33:00Z">
              <w:r w:rsidDel="001A70DC">
                <w:rPr>
                  <w:b/>
                  <w:sz w:val="18"/>
                  <w:szCs w:val="18"/>
                </w:rPr>
                <w:delText>Predictor</w:delText>
              </w:r>
            </w:del>
          </w:p>
        </w:tc>
        <w:tc>
          <w:tcPr>
            <w:tcW w:w="2266" w:type="dxa"/>
            <w:tcBorders>
              <w:top w:val="single" w:sz="12" w:space="0" w:color="000000" w:themeColor="text1"/>
              <w:bottom w:val="single" w:sz="12" w:space="0" w:color="000000" w:themeColor="text1"/>
              <w:right w:val="none" w:sz="12" w:space="0" w:color="000000" w:themeColor="text1"/>
            </w:tcBorders>
          </w:tcPr>
          <w:p w14:paraId="0075A753" w14:textId="253402DA" w:rsidR="00147F72" w:rsidRPr="00F539FA" w:rsidDel="001A70DC" w:rsidRDefault="00147F72" w:rsidP="00147F72">
            <w:pPr>
              <w:pStyle w:val="TableParagraph"/>
              <w:spacing w:before="2" w:line="240" w:lineRule="auto"/>
              <w:ind w:right="266"/>
              <w:rPr>
                <w:del w:id="380" w:author="Bartle-Haring, Suzanne" w:date="2025-03-25T15:33:00Z" w16du:dateUtc="2025-03-25T19:33:00Z"/>
                <w:b/>
                <w:bCs/>
                <w:sz w:val="18"/>
                <w:szCs w:val="18"/>
                <w:vertAlign w:val="superscript"/>
              </w:rPr>
            </w:pPr>
            <w:del w:id="381" w:author="Bartle-Haring, Suzanne" w:date="2025-03-25T15:33:00Z" w16du:dateUtc="2025-03-25T19:33:00Z">
              <w:r w:rsidDel="001A70DC">
                <w:rPr>
                  <w:b/>
                  <w:bCs/>
                  <w:sz w:val="18"/>
                  <w:szCs w:val="18"/>
                </w:rPr>
                <w:delText>Outcome</w:delText>
              </w:r>
            </w:del>
          </w:p>
        </w:tc>
        <w:tc>
          <w:tcPr>
            <w:tcW w:w="1260" w:type="dxa"/>
            <w:tcBorders>
              <w:top w:val="single" w:sz="12" w:space="0" w:color="000000" w:themeColor="text1"/>
              <w:left w:val="none" w:sz="12" w:space="0" w:color="000000" w:themeColor="text1"/>
              <w:bottom w:val="single" w:sz="12" w:space="0" w:color="000000" w:themeColor="text1"/>
              <w:right w:val="none" w:sz="12" w:space="0" w:color="000000" w:themeColor="text1"/>
            </w:tcBorders>
          </w:tcPr>
          <w:p w14:paraId="3CA0BC32" w14:textId="04606F50" w:rsidR="00147F72" w:rsidRPr="00CF5582" w:rsidDel="001A70DC" w:rsidRDefault="00147F72" w:rsidP="00147F72">
            <w:pPr>
              <w:pStyle w:val="TableParagraph"/>
              <w:spacing w:before="2" w:line="240" w:lineRule="auto"/>
              <w:ind w:right="98"/>
              <w:rPr>
                <w:del w:id="382" w:author="Bartle-Haring, Suzanne" w:date="2025-03-25T15:33:00Z" w16du:dateUtc="2025-03-25T19:33:00Z"/>
                <w:b/>
                <w:sz w:val="18"/>
                <w:szCs w:val="18"/>
              </w:rPr>
            </w:pPr>
            <w:del w:id="383" w:author="Bartle-Haring, Suzanne" w:date="2025-03-25T15:33:00Z" w16du:dateUtc="2025-03-25T19:33:00Z">
              <w:r w:rsidDel="001A70DC">
                <w:rPr>
                  <w:b/>
                  <w:sz w:val="18"/>
                  <w:szCs w:val="18"/>
                </w:rPr>
                <w:delText>Partner 1 (</w:delText>
              </w:r>
              <w:r w:rsidRPr="00147F72" w:rsidDel="001A70DC">
                <w:rPr>
                  <w:b/>
                  <w:sz w:val="18"/>
                  <w:szCs w:val="18"/>
                </w:rPr>
                <w:delText>β</w:delText>
              </w:r>
              <w:r w:rsidDel="001A70DC">
                <w:rPr>
                  <w:b/>
                  <w:sz w:val="18"/>
                  <w:szCs w:val="18"/>
                </w:rPr>
                <w:delText>)</w:delText>
              </w:r>
            </w:del>
          </w:p>
        </w:tc>
        <w:tc>
          <w:tcPr>
            <w:tcW w:w="1260" w:type="dxa"/>
            <w:tcBorders>
              <w:top w:val="single" w:sz="12" w:space="0" w:color="000000" w:themeColor="text1"/>
              <w:left w:val="none" w:sz="12" w:space="0" w:color="000000" w:themeColor="text1"/>
              <w:bottom w:val="single" w:sz="12" w:space="0" w:color="000000" w:themeColor="text1"/>
              <w:right w:val="none" w:sz="12" w:space="0" w:color="000000" w:themeColor="text1"/>
            </w:tcBorders>
          </w:tcPr>
          <w:p w14:paraId="7D60A7F9" w14:textId="4974CA37" w:rsidR="00147F72" w:rsidRPr="00147F72" w:rsidDel="001A70DC" w:rsidRDefault="00147F72" w:rsidP="00147F72">
            <w:pPr>
              <w:pStyle w:val="TableParagraph"/>
              <w:spacing w:before="2" w:line="240" w:lineRule="auto"/>
              <w:ind w:right="98"/>
              <w:rPr>
                <w:del w:id="384" w:author="Bartle-Haring, Suzanne" w:date="2025-03-25T15:33:00Z" w16du:dateUtc="2025-03-25T19:33:00Z"/>
                <w:b/>
                <w:sz w:val="18"/>
                <w:szCs w:val="18"/>
              </w:rPr>
            </w:pPr>
            <w:del w:id="385" w:author="Bartle-Haring, Suzanne" w:date="2025-03-25T15:33:00Z" w16du:dateUtc="2025-03-25T19:33:00Z">
              <w:r w:rsidDel="001A70DC">
                <w:rPr>
                  <w:b/>
                  <w:sz w:val="18"/>
                  <w:szCs w:val="18"/>
                </w:rPr>
                <w:delText>Partner 2 (</w:delText>
              </w:r>
              <w:r w:rsidRPr="00147F72" w:rsidDel="001A70DC">
                <w:rPr>
                  <w:b/>
                  <w:sz w:val="18"/>
                  <w:szCs w:val="18"/>
                </w:rPr>
                <w:delText>β</w:delText>
              </w:r>
              <w:r w:rsidDel="001A70DC">
                <w:rPr>
                  <w:b/>
                  <w:sz w:val="18"/>
                  <w:szCs w:val="18"/>
                </w:rPr>
                <w:delText>)</w:delText>
              </w:r>
            </w:del>
          </w:p>
        </w:tc>
        <w:tc>
          <w:tcPr>
            <w:tcW w:w="1440" w:type="dxa"/>
            <w:tcBorders>
              <w:top w:val="single" w:sz="12" w:space="0" w:color="000000" w:themeColor="text1"/>
              <w:left w:val="none" w:sz="12" w:space="0" w:color="000000" w:themeColor="text1"/>
              <w:bottom w:val="single" w:sz="12" w:space="0" w:color="000000" w:themeColor="text1"/>
              <w:right w:val="none" w:sz="12" w:space="0" w:color="000000" w:themeColor="text1"/>
            </w:tcBorders>
          </w:tcPr>
          <w:p w14:paraId="0018F0A6" w14:textId="0B350BDC" w:rsidR="00147F72" w:rsidRPr="00147F72" w:rsidDel="001A70DC" w:rsidRDefault="00147F72" w:rsidP="00147F72">
            <w:pPr>
              <w:pStyle w:val="TableParagraph"/>
              <w:spacing w:before="2" w:line="240" w:lineRule="auto"/>
              <w:ind w:right="98"/>
              <w:rPr>
                <w:del w:id="386" w:author="Bartle-Haring, Suzanne" w:date="2025-03-25T15:33:00Z" w16du:dateUtc="2025-03-25T19:33:00Z"/>
                <w:b/>
                <w:sz w:val="18"/>
                <w:szCs w:val="18"/>
              </w:rPr>
            </w:pPr>
            <w:del w:id="387" w:author="Bartle-Haring, Suzanne" w:date="2025-03-25T15:33:00Z" w16du:dateUtc="2025-03-25T19:33:00Z">
              <w:r w:rsidDel="001A70DC">
                <w:rPr>
                  <w:b/>
                  <w:i/>
                  <w:iCs/>
                  <w:sz w:val="18"/>
                  <w:szCs w:val="18"/>
                </w:rPr>
                <w:delText xml:space="preserve">p </w:delText>
              </w:r>
              <w:r w:rsidDel="001A70DC">
                <w:rPr>
                  <w:b/>
                  <w:sz w:val="18"/>
                  <w:szCs w:val="18"/>
                </w:rPr>
                <w:delText>(P1)</w:delText>
              </w:r>
            </w:del>
          </w:p>
        </w:tc>
        <w:tc>
          <w:tcPr>
            <w:tcW w:w="1440" w:type="dxa"/>
            <w:tcBorders>
              <w:top w:val="single" w:sz="12" w:space="0" w:color="000000" w:themeColor="text1"/>
              <w:left w:val="none" w:sz="12" w:space="0" w:color="000000" w:themeColor="text1"/>
              <w:bottom w:val="single" w:sz="12" w:space="0" w:color="000000" w:themeColor="text1"/>
              <w:right w:val="none" w:sz="12" w:space="0" w:color="000000" w:themeColor="text1"/>
            </w:tcBorders>
          </w:tcPr>
          <w:p w14:paraId="57D4C713" w14:textId="51C7CB61" w:rsidR="00147F72" w:rsidRPr="00147F72" w:rsidDel="001A70DC" w:rsidRDefault="00147F72" w:rsidP="00147F72">
            <w:pPr>
              <w:pStyle w:val="TableParagraph"/>
              <w:spacing w:before="2" w:line="240" w:lineRule="auto"/>
              <w:ind w:right="98"/>
              <w:rPr>
                <w:del w:id="388" w:author="Bartle-Haring, Suzanne" w:date="2025-03-25T15:33:00Z" w16du:dateUtc="2025-03-25T19:33:00Z"/>
                <w:b/>
                <w:sz w:val="18"/>
                <w:szCs w:val="18"/>
              </w:rPr>
            </w:pPr>
            <w:del w:id="389" w:author="Bartle-Haring, Suzanne" w:date="2025-03-25T15:33:00Z" w16du:dateUtc="2025-03-25T19:33:00Z">
              <w:r w:rsidDel="001A70DC">
                <w:rPr>
                  <w:b/>
                  <w:i/>
                  <w:iCs/>
                  <w:sz w:val="18"/>
                  <w:szCs w:val="18"/>
                </w:rPr>
                <w:delText xml:space="preserve">p </w:delText>
              </w:r>
              <w:r w:rsidDel="001A70DC">
                <w:rPr>
                  <w:b/>
                  <w:sz w:val="18"/>
                  <w:szCs w:val="18"/>
                </w:rPr>
                <w:delText>(P2)</w:delText>
              </w:r>
            </w:del>
          </w:p>
        </w:tc>
      </w:tr>
      <w:tr w:rsidR="00147F72" w:rsidRPr="00CF5582" w:rsidDel="001A70DC" w14:paraId="294AC06C" w14:textId="70F14F6C" w:rsidTr="00147F72">
        <w:trPr>
          <w:trHeight w:val="52"/>
          <w:del w:id="390" w:author="Bartle-Haring, Suzanne" w:date="2025-03-25T15:33:00Z" w16du:dateUtc="2025-03-25T19:33:00Z"/>
        </w:trPr>
        <w:tc>
          <w:tcPr>
            <w:tcW w:w="3029" w:type="dxa"/>
          </w:tcPr>
          <w:p w14:paraId="4EBF2DBB" w14:textId="17327DCB" w:rsidR="00147F72" w:rsidRPr="00CF5582" w:rsidDel="001A70DC" w:rsidRDefault="00147F72" w:rsidP="00147F72">
            <w:pPr>
              <w:spacing w:before="20" w:line="240" w:lineRule="auto"/>
              <w:rPr>
                <w:del w:id="391" w:author="Bartle-Haring, Suzanne" w:date="2025-03-25T15:33:00Z" w16du:dateUtc="2025-03-25T19:33:00Z"/>
                <w:rFonts w:eastAsia="Times New Roman" w:cs="Times New Roman"/>
                <w:color w:val="000000" w:themeColor="text1"/>
                <w:sz w:val="18"/>
                <w:szCs w:val="18"/>
              </w:rPr>
            </w:pPr>
            <w:del w:id="392" w:author="Bartle-Haring, Suzanne" w:date="2025-03-25T15:33:00Z" w16du:dateUtc="2025-03-25T19:33:00Z">
              <w:r w:rsidDel="001A70DC">
                <w:rPr>
                  <w:rFonts w:eastAsia="Times New Roman" w:cs="Times New Roman"/>
                  <w:b/>
                  <w:color w:val="000000" w:themeColor="text1"/>
                  <w:sz w:val="18"/>
                  <w:szCs w:val="18"/>
                </w:rPr>
                <w:delText>Neglect &gt; DW</w:delText>
              </w:r>
            </w:del>
          </w:p>
        </w:tc>
        <w:tc>
          <w:tcPr>
            <w:tcW w:w="2266" w:type="dxa"/>
            <w:tcBorders>
              <w:right w:val="none" w:sz="12" w:space="0" w:color="000000" w:themeColor="text1"/>
            </w:tcBorders>
          </w:tcPr>
          <w:p w14:paraId="174A3FE5" w14:textId="0710800F" w:rsidR="00147F72" w:rsidRPr="00CF5582" w:rsidDel="001A70DC" w:rsidRDefault="00147F72" w:rsidP="00147F72">
            <w:pPr>
              <w:spacing w:line="240" w:lineRule="auto"/>
              <w:jc w:val="center"/>
              <w:rPr>
                <w:del w:id="393" w:author="Bartle-Haring, Suzanne" w:date="2025-03-25T15:33:00Z" w16du:dateUtc="2025-03-25T19:33:00Z"/>
                <w:rFonts w:eastAsia="Times New Roman" w:cs="Times New Roman"/>
                <w:sz w:val="18"/>
                <w:szCs w:val="18"/>
              </w:rPr>
            </w:pPr>
          </w:p>
        </w:tc>
        <w:tc>
          <w:tcPr>
            <w:tcW w:w="126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1681E952" w14:textId="61ED808B" w:rsidR="00147F72" w:rsidRPr="00CF5582" w:rsidDel="001A70DC" w:rsidRDefault="00147F72" w:rsidP="00147F72">
            <w:pPr>
              <w:spacing w:line="240" w:lineRule="auto"/>
              <w:jc w:val="center"/>
              <w:rPr>
                <w:del w:id="394" w:author="Bartle-Haring, Suzanne" w:date="2025-03-25T15:33:00Z" w16du:dateUtc="2025-03-25T19:33:00Z"/>
                <w:rFonts w:eastAsia="Times New Roman" w:cs="Times New Roman"/>
                <w:sz w:val="18"/>
                <w:szCs w:val="18"/>
              </w:rPr>
            </w:pPr>
            <w:del w:id="395" w:author="Bartle-Haring, Suzanne" w:date="2025-03-25T15:33:00Z" w16du:dateUtc="2025-03-25T19:33:00Z">
              <w:r w:rsidDel="001A70DC">
                <w:rPr>
                  <w:rFonts w:eastAsia="Times New Roman" w:cs="Times New Roman"/>
                  <w:sz w:val="18"/>
                  <w:szCs w:val="18"/>
                </w:rPr>
                <w:delText>0.35**</w:delText>
              </w:r>
            </w:del>
          </w:p>
        </w:tc>
        <w:tc>
          <w:tcPr>
            <w:tcW w:w="126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10E099F3" w14:textId="34C6C103" w:rsidR="00147F72" w:rsidRPr="00CF5582" w:rsidDel="001A70DC" w:rsidRDefault="00147F72" w:rsidP="00147F72">
            <w:pPr>
              <w:spacing w:line="240" w:lineRule="auto"/>
              <w:jc w:val="center"/>
              <w:rPr>
                <w:del w:id="396" w:author="Bartle-Haring, Suzanne" w:date="2025-03-25T15:33:00Z" w16du:dateUtc="2025-03-25T19:33:00Z"/>
                <w:rFonts w:eastAsia="Times New Roman" w:cs="Times New Roman"/>
                <w:sz w:val="18"/>
                <w:szCs w:val="18"/>
              </w:rPr>
            </w:pPr>
            <w:del w:id="397" w:author="Bartle-Haring, Suzanne" w:date="2025-03-25T15:33:00Z" w16du:dateUtc="2025-03-25T19:33:00Z">
              <w:r w:rsidDel="001A70DC">
                <w:rPr>
                  <w:rFonts w:eastAsia="Times New Roman" w:cs="Times New Roman"/>
                  <w:sz w:val="18"/>
                  <w:szCs w:val="18"/>
                </w:rPr>
                <w:delText>0.42**</w:delText>
              </w:r>
            </w:del>
          </w:p>
        </w:tc>
        <w:tc>
          <w:tcPr>
            <w:tcW w:w="144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137ECABC" w14:textId="14EB94B8" w:rsidR="00147F72" w:rsidRPr="00CF5582" w:rsidDel="001A70DC" w:rsidRDefault="00147F72" w:rsidP="00147F72">
            <w:pPr>
              <w:spacing w:line="240" w:lineRule="auto"/>
              <w:jc w:val="center"/>
              <w:rPr>
                <w:del w:id="398" w:author="Bartle-Haring, Suzanne" w:date="2025-03-25T15:33:00Z" w16du:dateUtc="2025-03-25T19:33:00Z"/>
                <w:rFonts w:eastAsia="Times New Roman" w:cs="Times New Roman"/>
                <w:sz w:val="18"/>
                <w:szCs w:val="18"/>
              </w:rPr>
            </w:pPr>
            <w:del w:id="399" w:author="Bartle-Haring, Suzanne" w:date="2025-03-25T15:33:00Z" w16du:dateUtc="2025-03-25T19:33:00Z">
              <w:r w:rsidDel="001A70DC">
                <w:rPr>
                  <w:rFonts w:eastAsia="Times New Roman" w:cs="Times New Roman"/>
                  <w:sz w:val="18"/>
                  <w:szCs w:val="18"/>
                </w:rPr>
                <w:delText>&lt; 0.01</w:delText>
              </w:r>
            </w:del>
          </w:p>
        </w:tc>
        <w:tc>
          <w:tcPr>
            <w:tcW w:w="144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02343E68" w14:textId="3C3C50B7" w:rsidR="00147F72" w:rsidDel="001A70DC" w:rsidRDefault="00147F72" w:rsidP="00147F72">
            <w:pPr>
              <w:spacing w:line="240" w:lineRule="auto"/>
              <w:jc w:val="center"/>
              <w:rPr>
                <w:del w:id="400" w:author="Bartle-Haring, Suzanne" w:date="2025-03-25T15:33:00Z" w16du:dateUtc="2025-03-25T19:33:00Z"/>
                <w:rFonts w:eastAsia="Times New Roman" w:cs="Times New Roman"/>
                <w:sz w:val="18"/>
                <w:szCs w:val="18"/>
              </w:rPr>
            </w:pPr>
            <w:del w:id="401" w:author="Bartle-Haring, Suzanne" w:date="2025-03-25T15:33:00Z" w16du:dateUtc="2025-03-25T19:33:00Z">
              <w:r w:rsidDel="001A70DC">
                <w:rPr>
                  <w:rFonts w:eastAsia="Times New Roman" w:cs="Times New Roman"/>
                  <w:sz w:val="18"/>
                  <w:szCs w:val="18"/>
                </w:rPr>
                <w:delText>&lt; 0.01</w:delText>
              </w:r>
            </w:del>
          </w:p>
        </w:tc>
      </w:tr>
      <w:tr w:rsidR="00147F72" w:rsidRPr="00CF5582" w:rsidDel="001A70DC" w14:paraId="4A8B0953" w14:textId="0332A0EC" w:rsidTr="00147F72">
        <w:trPr>
          <w:trHeight w:val="52"/>
          <w:del w:id="402" w:author="Bartle-Haring, Suzanne" w:date="2025-03-25T15:33:00Z" w16du:dateUtc="2025-03-25T19:33:00Z"/>
        </w:trPr>
        <w:tc>
          <w:tcPr>
            <w:tcW w:w="3029" w:type="dxa"/>
          </w:tcPr>
          <w:p w14:paraId="33C4C242" w14:textId="0D19135A" w:rsidR="00147F72" w:rsidRPr="00CF5582" w:rsidDel="001A70DC" w:rsidRDefault="00EC4B02" w:rsidP="00147F72">
            <w:pPr>
              <w:spacing w:before="20" w:line="240" w:lineRule="auto"/>
              <w:rPr>
                <w:del w:id="403" w:author="Bartle-Haring, Suzanne" w:date="2025-03-25T15:33:00Z" w16du:dateUtc="2025-03-25T19:33:00Z"/>
                <w:rFonts w:eastAsia="Times New Roman" w:cs="Times New Roman"/>
                <w:b/>
                <w:color w:val="000000" w:themeColor="text1"/>
                <w:sz w:val="18"/>
                <w:szCs w:val="18"/>
              </w:rPr>
            </w:pPr>
            <w:del w:id="404" w:author="Bartle-Haring, Suzanne" w:date="2025-03-25T15:33:00Z" w16du:dateUtc="2025-03-25T19:33:00Z">
              <w:r w:rsidDel="001A70DC">
                <w:rPr>
                  <w:rFonts w:eastAsia="Times New Roman" w:cs="Times New Roman"/>
                  <w:b/>
                  <w:color w:val="000000" w:themeColor="text1"/>
                  <w:sz w:val="18"/>
                  <w:szCs w:val="18"/>
                </w:rPr>
                <w:delText>Separateness</w:delText>
              </w:r>
              <w:r w:rsidR="00147F72" w:rsidDel="001A70DC">
                <w:rPr>
                  <w:rFonts w:eastAsia="Times New Roman" w:cs="Times New Roman"/>
                  <w:b/>
                  <w:color w:val="000000" w:themeColor="text1"/>
                  <w:sz w:val="18"/>
                  <w:szCs w:val="18"/>
                </w:rPr>
                <w:delText xml:space="preserve"> &gt; </w:delText>
              </w:r>
              <w:r w:rsidDel="001A70DC">
                <w:rPr>
                  <w:rFonts w:eastAsia="Times New Roman" w:cs="Times New Roman"/>
                  <w:b/>
                  <w:color w:val="000000" w:themeColor="text1"/>
                  <w:sz w:val="18"/>
                  <w:szCs w:val="18"/>
                </w:rPr>
                <w:delText>DW</w:delText>
              </w:r>
            </w:del>
          </w:p>
        </w:tc>
        <w:tc>
          <w:tcPr>
            <w:tcW w:w="2266" w:type="dxa"/>
            <w:tcBorders>
              <w:right w:val="none" w:sz="12" w:space="0" w:color="000000" w:themeColor="text1"/>
            </w:tcBorders>
          </w:tcPr>
          <w:p w14:paraId="1E5D3259" w14:textId="160815D3" w:rsidR="00147F72" w:rsidRPr="00CF5582" w:rsidDel="001A70DC" w:rsidRDefault="00147F72" w:rsidP="00147F72">
            <w:pPr>
              <w:spacing w:line="240" w:lineRule="auto"/>
              <w:jc w:val="center"/>
              <w:rPr>
                <w:del w:id="405" w:author="Bartle-Haring, Suzanne" w:date="2025-03-25T15:33:00Z" w16du:dateUtc="2025-03-25T19:33:00Z"/>
                <w:rFonts w:eastAsia="Times New Roman" w:cs="Times New Roman"/>
                <w:sz w:val="18"/>
                <w:szCs w:val="18"/>
              </w:rPr>
            </w:pPr>
          </w:p>
        </w:tc>
        <w:tc>
          <w:tcPr>
            <w:tcW w:w="126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8614809" w14:textId="002AC865" w:rsidR="00147F72" w:rsidRPr="00CF5582" w:rsidDel="001A70DC" w:rsidRDefault="00EC4B02" w:rsidP="00147F72">
            <w:pPr>
              <w:spacing w:line="240" w:lineRule="auto"/>
              <w:jc w:val="center"/>
              <w:rPr>
                <w:del w:id="406" w:author="Bartle-Haring, Suzanne" w:date="2025-03-25T15:33:00Z" w16du:dateUtc="2025-03-25T19:33:00Z"/>
                <w:rFonts w:eastAsia="Times New Roman" w:cs="Times New Roman"/>
                <w:sz w:val="18"/>
                <w:szCs w:val="18"/>
              </w:rPr>
            </w:pPr>
            <w:del w:id="407" w:author="Bartle-Haring, Suzanne" w:date="2025-03-25T15:33:00Z" w16du:dateUtc="2025-03-25T19:33:00Z">
              <w:r w:rsidDel="001A70DC">
                <w:rPr>
                  <w:rFonts w:eastAsia="Times New Roman" w:cs="Times New Roman"/>
                  <w:sz w:val="18"/>
                  <w:szCs w:val="18"/>
                </w:rPr>
                <w:delText>-0.29**</w:delText>
              </w:r>
            </w:del>
          </w:p>
        </w:tc>
        <w:tc>
          <w:tcPr>
            <w:tcW w:w="126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7157AF4" w14:textId="0272C8FC" w:rsidR="00147F72" w:rsidRPr="00CF5582" w:rsidDel="001A70DC" w:rsidRDefault="00EC4B02" w:rsidP="00147F72">
            <w:pPr>
              <w:spacing w:line="240" w:lineRule="auto"/>
              <w:jc w:val="center"/>
              <w:rPr>
                <w:del w:id="408" w:author="Bartle-Haring, Suzanne" w:date="2025-03-25T15:33:00Z" w16du:dateUtc="2025-03-25T19:33:00Z"/>
                <w:rFonts w:eastAsia="Times New Roman" w:cs="Times New Roman"/>
                <w:sz w:val="18"/>
                <w:szCs w:val="18"/>
              </w:rPr>
            </w:pPr>
            <w:del w:id="409" w:author="Bartle-Haring, Suzanne" w:date="2025-03-25T15:33:00Z" w16du:dateUtc="2025-03-25T19:33:00Z">
              <w:r w:rsidDel="001A70DC">
                <w:rPr>
                  <w:rFonts w:eastAsia="Times New Roman" w:cs="Times New Roman"/>
                  <w:sz w:val="18"/>
                  <w:szCs w:val="18"/>
                </w:rPr>
                <w:delText>-0.31**</w:delText>
              </w:r>
            </w:del>
          </w:p>
        </w:tc>
        <w:tc>
          <w:tcPr>
            <w:tcW w:w="144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1E1ABBE2" w14:textId="59FEE5F5" w:rsidR="00147F72" w:rsidRPr="00CF5582" w:rsidDel="001A70DC" w:rsidRDefault="00EC4B02" w:rsidP="00147F72">
            <w:pPr>
              <w:spacing w:line="240" w:lineRule="auto"/>
              <w:jc w:val="center"/>
              <w:rPr>
                <w:del w:id="410" w:author="Bartle-Haring, Suzanne" w:date="2025-03-25T15:33:00Z" w16du:dateUtc="2025-03-25T19:33:00Z"/>
                <w:rFonts w:eastAsia="Times New Roman" w:cs="Times New Roman"/>
                <w:sz w:val="18"/>
                <w:szCs w:val="18"/>
              </w:rPr>
            </w:pPr>
            <w:del w:id="411" w:author="Bartle-Haring, Suzanne" w:date="2025-03-25T15:33:00Z" w16du:dateUtc="2025-03-25T19:33:00Z">
              <w:r w:rsidDel="001A70DC">
                <w:rPr>
                  <w:rFonts w:eastAsia="Times New Roman" w:cs="Times New Roman"/>
                  <w:sz w:val="18"/>
                  <w:szCs w:val="18"/>
                </w:rPr>
                <w:delText>&lt; 0.01</w:delText>
              </w:r>
            </w:del>
          </w:p>
        </w:tc>
        <w:tc>
          <w:tcPr>
            <w:tcW w:w="144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02A68D65" w14:textId="0C8270EB" w:rsidR="00147F72" w:rsidDel="001A70DC" w:rsidRDefault="00EC4B02" w:rsidP="00147F72">
            <w:pPr>
              <w:spacing w:line="240" w:lineRule="auto"/>
              <w:jc w:val="center"/>
              <w:rPr>
                <w:del w:id="412" w:author="Bartle-Haring, Suzanne" w:date="2025-03-25T15:33:00Z" w16du:dateUtc="2025-03-25T19:33:00Z"/>
                <w:rFonts w:eastAsia="Times New Roman" w:cs="Times New Roman"/>
                <w:sz w:val="18"/>
                <w:szCs w:val="18"/>
              </w:rPr>
            </w:pPr>
            <w:del w:id="413" w:author="Bartle-Haring, Suzanne" w:date="2025-03-25T15:33:00Z" w16du:dateUtc="2025-03-25T19:33:00Z">
              <w:r w:rsidDel="001A70DC">
                <w:rPr>
                  <w:rFonts w:eastAsia="Times New Roman" w:cs="Times New Roman"/>
                  <w:sz w:val="18"/>
                  <w:szCs w:val="18"/>
                </w:rPr>
                <w:delText>&lt; 0.01</w:delText>
              </w:r>
            </w:del>
          </w:p>
        </w:tc>
      </w:tr>
      <w:tr w:rsidR="00147F72" w:rsidRPr="00CF5582" w:rsidDel="001A70DC" w14:paraId="4D623D35" w14:textId="1730B9CC" w:rsidTr="00147F72">
        <w:trPr>
          <w:trHeight w:val="52"/>
          <w:del w:id="414" w:author="Bartle-Haring, Suzanne" w:date="2025-03-25T15:33:00Z" w16du:dateUtc="2025-03-25T19:33:00Z"/>
        </w:trPr>
        <w:tc>
          <w:tcPr>
            <w:tcW w:w="3029" w:type="dxa"/>
          </w:tcPr>
          <w:p w14:paraId="52F18062" w14:textId="5E10D766" w:rsidR="00147F72" w:rsidRPr="00CF5582" w:rsidDel="001A70DC" w:rsidRDefault="00DD7626" w:rsidP="00147F72">
            <w:pPr>
              <w:spacing w:before="20" w:line="240" w:lineRule="auto"/>
              <w:rPr>
                <w:del w:id="415" w:author="Bartle-Haring, Suzanne" w:date="2025-03-25T15:33:00Z" w16du:dateUtc="2025-03-25T19:33:00Z"/>
                <w:rFonts w:eastAsia="Times New Roman" w:cs="Times New Roman"/>
                <w:b/>
                <w:color w:val="000000" w:themeColor="text1"/>
                <w:sz w:val="18"/>
                <w:szCs w:val="18"/>
              </w:rPr>
            </w:pPr>
            <w:del w:id="416" w:author="Bartle-Haring, Suzanne" w:date="2025-03-25T15:33:00Z" w16du:dateUtc="2025-03-25T19:33:00Z">
              <w:r w:rsidDel="001A70DC">
                <w:rPr>
                  <w:rFonts w:eastAsia="Times New Roman" w:cs="Times New Roman"/>
                  <w:b/>
                  <w:color w:val="000000" w:themeColor="text1"/>
                  <w:sz w:val="18"/>
                  <w:szCs w:val="18"/>
                </w:rPr>
                <w:delText>Connectedness &gt; DW</w:delText>
              </w:r>
            </w:del>
          </w:p>
        </w:tc>
        <w:tc>
          <w:tcPr>
            <w:tcW w:w="2266" w:type="dxa"/>
            <w:tcBorders>
              <w:right w:val="nil"/>
            </w:tcBorders>
          </w:tcPr>
          <w:p w14:paraId="15D7082B" w14:textId="47244144" w:rsidR="00147F72" w:rsidRPr="00CF5582" w:rsidDel="001A70DC" w:rsidRDefault="00147F72" w:rsidP="00147F72">
            <w:pPr>
              <w:spacing w:line="240" w:lineRule="auto"/>
              <w:jc w:val="center"/>
              <w:rPr>
                <w:del w:id="417" w:author="Bartle-Haring, Suzanne" w:date="2025-03-25T15:33:00Z" w16du:dateUtc="2025-03-25T19:33:00Z"/>
                <w:rFonts w:eastAsia="Times New Roman" w:cs="Times New Roman"/>
                <w:sz w:val="18"/>
                <w:szCs w:val="18"/>
              </w:rPr>
            </w:pPr>
          </w:p>
        </w:tc>
        <w:tc>
          <w:tcPr>
            <w:tcW w:w="1260" w:type="dxa"/>
            <w:tcBorders>
              <w:top w:val="none" w:sz="12" w:space="0" w:color="000000" w:themeColor="text1"/>
              <w:left w:val="nil"/>
              <w:bottom w:val="none" w:sz="12" w:space="0" w:color="000000" w:themeColor="text1"/>
              <w:right w:val="nil"/>
            </w:tcBorders>
          </w:tcPr>
          <w:p w14:paraId="756127EB" w14:textId="7C36D3C0" w:rsidR="00147F72" w:rsidRPr="00CF5582" w:rsidDel="001A70DC" w:rsidRDefault="00DD7626" w:rsidP="00147F72">
            <w:pPr>
              <w:spacing w:line="240" w:lineRule="auto"/>
              <w:jc w:val="center"/>
              <w:rPr>
                <w:del w:id="418" w:author="Bartle-Haring, Suzanne" w:date="2025-03-25T15:33:00Z" w16du:dateUtc="2025-03-25T19:33:00Z"/>
                <w:rFonts w:eastAsia="Times New Roman" w:cs="Times New Roman"/>
                <w:sz w:val="18"/>
                <w:szCs w:val="18"/>
              </w:rPr>
            </w:pPr>
            <w:del w:id="419" w:author="Bartle-Haring, Suzanne" w:date="2025-03-25T15:33:00Z" w16du:dateUtc="2025-03-25T19:33:00Z">
              <w:r w:rsidDel="001A70DC">
                <w:rPr>
                  <w:rFonts w:eastAsia="Times New Roman" w:cs="Times New Roman"/>
                  <w:sz w:val="18"/>
                  <w:szCs w:val="18"/>
                </w:rPr>
                <w:delText>0.37**</w:delText>
              </w:r>
            </w:del>
          </w:p>
        </w:tc>
        <w:tc>
          <w:tcPr>
            <w:tcW w:w="1260" w:type="dxa"/>
            <w:tcBorders>
              <w:top w:val="none" w:sz="12" w:space="0" w:color="000000" w:themeColor="text1"/>
              <w:left w:val="nil"/>
              <w:bottom w:val="none" w:sz="12" w:space="0" w:color="000000" w:themeColor="text1"/>
              <w:right w:val="nil"/>
            </w:tcBorders>
          </w:tcPr>
          <w:p w14:paraId="2B455B75" w14:textId="1B37D556" w:rsidR="00147F72" w:rsidRPr="00CF5582" w:rsidDel="001A70DC" w:rsidRDefault="00DD7626" w:rsidP="00147F72">
            <w:pPr>
              <w:spacing w:line="240" w:lineRule="auto"/>
              <w:jc w:val="center"/>
              <w:rPr>
                <w:del w:id="420" w:author="Bartle-Haring, Suzanne" w:date="2025-03-25T15:33:00Z" w16du:dateUtc="2025-03-25T19:33:00Z"/>
                <w:rFonts w:eastAsia="Times New Roman" w:cs="Times New Roman"/>
                <w:sz w:val="18"/>
                <w:szCs w:val="18"/>
              </w:rPr>
            </w:pPr>
            <w:del w:id="421" w:author="Bartle-Haring, Suzanne" w:date="2025-03-25T15:33:00Z" w16du:dateUtc="2025-03-25T19:33:00Z">
              <w:r w:rsidDel="001A70DC">
                <w:rPr>
                  <w:rFonts w:eastAsia="Times New Roman" w:cs="Times New Roman"/>
                  <w:sz w:val="18"/>
                  <w:szCs w:val="18"/>
                </w:rPr>
                <w:delText>0.41**</w:delText>
              </w:r>
            </w:del>
          </w:p>
        </w:tc>
        <w:tc>
          <w:tcPr>
            <w:tcW w:w="1440" w:type="dxa"/>
            <w:tcBorders>
              <w:top w:val="none" w:sz="12" w:space="0" w:color="000000" w:themeColor="text1"/>
              <w:left w:val="nil"/>
              <w:bottom w:val="none" w:sz="12" w:space="0" w:color="000000" w:themeColor="text1"/>
              <w:right w:val="nil"/>
            </w:tcBorders>
          </w:tcPr>
          <w:p w14:paraId="1ED25F5D" w14:textId="458C5473" w:rsidR="00147F72" w:rsidRPr="00CF5582" w:rsidDel="001A70DC" w:rsidRDefault="00DD7626" w:rsidP="00147F72">
            <w:pPr>
              <w:spacing w:line="240" w:lineRule="auto"/>
              <w:jc w:val="center"/>
              <w:rPr>
                <w:del w:id="422" w:author="Bartle-Haring, Suzanne" w:date="2025-03-25T15:33:00Z" w16du:dateUtc="2025-03-25T19:33:00Z"/>
                <w:rFonts w:eastAsia="Times New Roman" w:cs="Times New Roman"/>
                <w:sz w:val="18"/>
                <w:szCs w:val="18"/>
              </w:rPr>
            </w:pPr>
            <w:del w:id="423" w:author="Bartle-Haring, Suzanne" w:date="2025-03-25T15:33:00Z" w16du:dateUtc="2025-03-25T19:33:00Z">
              <w:r w:rsidDel="001A70DC">
                <w:rPr>
                  <w:rFonts w:eastAsia="Times New Roman" w:cs="Times New Roman"/>
                  <w:sz w:val="18"/>
                  <w:szCs w:val="18"/>
                </w:rPr>
                <w:delText>&lt; 0.01</w:delText>
              </w:r>
            </w:del>
          </w:p>
        </w:tc>
        <w:tc>
          <w:tcPr>
            <w:tcW w:w="1440" w:type="dxa"/>
            <w:tcBorders>
              <w:top w:val="none" w:sz="12" w:space="0" w:color="000000" w:themeColor="text1"/>
              <w:left w:val="nil"/>
              <w:bottom w:val="none" w:sz="12" w:space="0" w:color="000000" w:themeColor="text1"/>
              <w:right w:val="nil"/>
            </w:tcBorders>
          </w:tcPr>
          <w:p w14:paraId="07A12DAF" w14:textId="4EA125B7" w:rsidR="00147F72" w:rsidDel="001A70DC" w:rsidRDefault="00DD7626" w:rsidP="00147F72">
            <w:pPr>
              <w:spacing w:line="240" w:lineRule="auto"/>
              <w:jc w:val="center"/>
              <w:rPr>
                <w:del w:id="424" w:author="Bartle-Haring, Suzanne" w:date="2025-03-25T15:33:00Z" w16du:dateUtc="2025-03-25T19:33:00Z"/>
                <w:rFonts w:eastAsia="Times New Roman" w:cs="Times New Roman"/>
                <w:sz w:val="18"/>
                <w:szCs w:val="18"/>
              </w:rPr>
            </w:pPr>
            <w:del w:id="425" w:author="Bartle-Haring, Suzanne" w:date="2025-03-25T15:33:00Z" w16du:dateUtc="2025-03-25T19:33:00Z">
              <w:r w:rsidDel="001A70DC">
                <w:rPr>
                  <w:rFonts w:eastAsia="Times New Roman" w:cs="Times New Roman"/>
                  <w:sz w:val="18"/>
                  <w:szCs w:val="18"/>
                </w:rPr>
                <w:delText>&lt; 0.01</w:delText>
              </w:r>
            </w:del>
          </w:p>
        </w:tc>
      </w:tr>
      <w:tr w:rsidR="00147F72" w:rsidRPr="00CF5582" w:rsidDel="001A70DC" w14:paraId="772AA46F" w14:textId="6F4B5BFA" w:rsidTr="00DC44B2">
        <w:trPr>
          <w:trHeight w:val="52"/>
          <w:del w:id="426" w:author="Bartle-Haring, Suzanne" w:date="2025-03-25T15:33:00Z" w16du:dateUtc="2025-03-25T19:33:00Z"/>
        </w:trPr>
        <w:tc>
          <w:tcPr>
            <w:tcW w:w="3029" w:type="dxa"/>
          </w:tcPr>
          <w:p w14:paraId="4CD301A8" w14:textId="19ADACA7" w:rsidR="00147F72" w:rsidDel="001A70DC" w:rsidRDefault="00DD7626" w:rsidP="00147F72">
            <w:pPr>
              <w:spacing w:before="20" w:line="240" w:lineRule="auto"/>
              <w:rPr>
                <w:del w:id="427" w:author="Bartle-Haring, Suzanne" w:date="2025-03-25T15:33:00Z" w16du:dateUtc="2025-03-25T19:33:00Z"/>
                <w:rFonts w:eastAsia="Times New Roman" w:cs="Times New Roman"/>
                <w:b/>
                <w:color w:val="000000" w:themeColor="text1"/>
                <w:sz w:val="18"/>
                <w:szCs w:val="18"/>
              </w:rPr>
            </w:pPr>
            <w:del w:id="428" w:author="Bartle-Haring, Suzanne" w:date="2025-03-25T15:33:00Z" w16du:dateUtc="2025-03-25T19:33:00Z">
              <w:r w:rsidDel="001A70DC">
                <w:rPr>
                  <w:rFonts w:eastAsia="Times New Roman" w:cs="Times New Roman"/>
                  <w:b/>
                  <w:color w:val="000000" w:themeColor="text1"/>
                  <w:sz w:val="18"/>
                  <w:szCs w:val="18"/>
                </w:rPr>
                <w:delText>DW &gt; CSI (Actor Effect)</w:delText>
              </w:r>
            </w:del>
          </w:p>
        </w:tc>
        <w:tc>
          <w:tcPr>
            <w:tcW w:w="2266" w:type="dxa"/>
            <w:tcBorders>
              <w:right w:val="nil"/>
            </w:tcBorders>
          </w:tcPr>
          <w:p w14:paraId="55F356FB" w14:textId="46D7B9D2" w:rsidR="00147F72" w:rsidDel="001A70DC" w:rsidRDefault="00DC44B2" w:rsidP="00147F72">
            <w:pPr>
              <w:spacing w:line="240" w:lineRule="auto"/>
              <w:jc w:val="center"/>
              <w:rPr>
                <w:del w:id="429" w:author="Bartle-Haring, Suzanne" w:date="2025-03-25T15:33:00Z" w16du:dateUtc="2025-03-25T19:33:00Z"/>
                <w:rFonts w:eastAsia="Times New Roman" w:cs="Times New Roman"/>
                <w:sz w:val="18"/>
                <w:szCs w:val="18"/>
              </w:rPr>
            </w:pPr>
            <w:del w:id="430" w:author="Bartle-Haring, Suzanne" w:date="2025-03-25T15:33:00Z" w16du:dateUtc="2025-03-25T19:33:00Z">
              <w:r w:rsidDel="001A70DC">
                <w:rPr>
                  <w:rFonts w:eastAsia="Times New Roman" w:cs="Times New Roman"/>
                  <w:sz w:val="18"/>
                  <w:szCs w:val="18"/>
                </w:rPr>
                <w:delText>Satisfaction (Own)</w:delText>
              </w:r>
            </w:del>
          </w:p>
        </w:tc>
        <w:tc>
          <w:tcPr>
            <w:tcW w:w="1260" w:type="dxa"/>
            <w:tcBorders>
              <w:top w:val="none" w:sz="12" w:space="0" w:color="000000" w:themeColor="text1"/>
              <w:left w:val="nil"/>
              <w:bottom w:val="none" w:sz="12" w:space="0" w:color="000000" w:themeColor="text1"/>
              <w:right w:val="nil"/>
            </w:tcBorders>
          </w:tcPr>
          <w:p w14:paraId="735CC9ED" w14:textId="77CE5459" w:rsidR="00147F72" w:rsidDel="001A70DC" w:rsidRDefault="00DC44B2" w:rsidP="00147F72">
            <w:pPr>
              <w:spacing w:line="240" w:lineRule="auto"/>
              <w:jc w:val="center"/>
              <w:rPr>
                <w:del w:id="431" w:author="Bartle-Haring, Suzanne" w:date="2025-03-25T15:33:00Z" w16du:dateUtc="2025-03-25T19:33:00Z"/>
                <w:rFonts w:eastAsia="Times New Roman" w:cs="Times New Roman"/>
                <w:sz w:val="18"/>
                <w:szCs w:val="18"/>
              </w:rPr>
            </w:pPr>
            <w:del w:id="432" w:author="Bartle-Haring, Suzanne" w:date="2025-03-25T15:33:00Z" w16du:dateUtc="2025-03-25T19:33:00Z">
              <w:r w:rsidDel="001A70DC">
                <w:rPr>
                  <w:rFonts w:eastAsia="Times New Roman" w:cs="Times New Roman"/>
                  <w:sz w:val="18"/>
                  <w:szCs w:val="18"/>
                </w:rPr>
                <w:delText>-0.42*</w:delText>
              </w:r>
            </w:del>
          </w:p>
        </w:tc>
        <w:tc>
          <w:tcPr>
            <w:tcW w:w="1260" w:type="dxa"/>
            <w:tcBorders>
              <w:top w:val="none" w:sz="12" w:space="0" w:color="000000" w:themeColor="text1"/>
              <w:left w:val="nil"/>
              <w:bottom w:val="none" w:sz="12" w:space="0" w:color="000000" w:themeColor="text1"/>
              <w:right w:val="nil"/>
            </w:tcBorders>
          </w:tcPr>
          <w:p w14:paraId="49BB74C5" w14:textId="6BD6DE65" w:rsidR="00147F72" w:rsidDel="001A70DC" w:rsidRDefault="00DC44B2" w:rsidP="00147F72">
            <w:pPr>
              <w:spacing w:line="240" w:lineRule="auto"/>
              <w:jc w:val="center"/>
              <w:rPr>
                <w:del w:id="433" w:author="Bartle-Haring, Suzanne" w:date="2025-03-25T15:33:00Z" w16du:dateUtc="2025-03-25T19:33:00Z"/>
                <w:rFonts w:eastAsia="Times New Roman" w:cs="Times New Roman"/>
                <w:sz w:val="18"/>
                <w:szCs w:val="18"/>
              </w:rPr>
            </w:pPr>
            <w:del w:id="434" w:author="Bartle-Haring, Suzanne" w:date="2025-03-25T15:33:00Z" w16du:dateUtc="2025-03-25T19:33:00Z">
              <w:r w:rsidDel="001A70DC">
                <w:rPr>
                  <w:rFonts w:eastAsia="Times New Roman" w:cs="Times New Roman"/>
                  <w:sz w:val="18"/>
                  <w:szCs w:val="18"/>
                </w:rPr>
                <w:delText>-0.39*</w:delText>
              </w:r>
            </w:del>
          </w:p>
        </w:tc>
        <w:tc>
          <w:tcPr>
            <w:tcW w:w="1440" w:type="dxa"/>
            <w:tcBorders>
              <w:top w:val="none" w:sz="12" w:space="0" w:color="000000" w:themeColor="text1"/>
              <w:left w:val="nil"/>
              <w:bottom w:val="none" w:sz="12" w:space="0" w:color="000000" w:themeColor="text1"/>
              <w:right w:val="nil"/>
            </w:tcBorders>
          </w:tcPr>
          <w:p w14:paraId="377B8428" w14:textId="10363491" w:rsidR="00147F72" w:rsidDel="001A70DC" w:rsidRDefault="00DC44B2" w:rsidP="00147F72">
            <w:pPr>
              <w:spacing w:line="240" w:lineRule="auto"/>
              <w:jc w:val="center"/>
              <w:rPr>
                <w:del w:id="435" w:author="Bartle-Haring, Suzanne" w:date="2025-03-25T15:33:00Z" w16du:dateUtc="2025-03-25T19:33:00Z"/>
                <w:rFonts w:eastAsia="Times New Roman" w:cs="Times New Roman"/>
                <w:sz w:val="18"/>
                <w:szCs w:val="18"/>
              </w:rPr>
            </w:pPr>
            <w:del w:id="436" w:author="Bartle-Haring, Suzanne" w:date="2025-03-25T15:33:00Z" w16du:dateUtc="2025-03-25T19:33:00Z">
              <w:r w:rsidDel="001A70DC">
                <w:rPr>
                  <w:rFonts w:eastAsia="Times New Roman" w:cs="Times New Roman"/>
                  <w:sz w:val="18"/>
                  <w:szCs w:val="18"/>
                </w:rPr>
                <w:delText>&lt; 0.05</w:delText>
              </w:r>
            </w:del>
          </w:p>
        </w:tc>
        <w:tc>
          <w:tcPr>
            <w:tcW w:w="1440" w:type="dxa"/>
            <w:tcBorders>
              <w:top w:val="none" w:sz="12" w:space="0" w:color="000000" w:themeColor="text1"/>
              <w:left w:val="nil"/>
              <w:bottom w:val="none" w:sz="12" w:space="0" w:color="000000" w:themeColor="text1"/>
              <w:right w:val="nil"/>
            </w:tcBorders>
          </w:tcPr>
          <w:p w14:paraId="1889BD2A" w14:textId="1E1D90DE" w:rsidR="00147F72" w:rsidDel="001A70DC" w:rsidRDefault="00DC44B2" w:rsidP="00147F72">
            <w:pPr>
              <w:spacing w:line="240" w:lineRule="auto"/>
              <w:jc w:val="center"/>
              <w:rPr>
                <w:del w:id="437" w:author="Bartle-Haring, Suzanne" w:date="2025-03-25T15:33:00Z" w16du:dateUtc="2025-03-25T19:33:00Z"/>
                <w:rFonts w:eastAsia="Times New Roman" w:cs="Times New Roman"/>
                <w:sz w:val="18"/>
                <w:szCs w:val="18"/>
              </w:rPr>
            </w:pPr>
            <w:del w:id="438" w:author="Bartle-Haring, Suzanne" w:date="2025-03-25T15:33:00Z" w16du:dateUtc="2025-03-25T19:33:00Z">
              <w:r w:rsidDel="001A70DC">
                <w:rPr>
                  <w:rFonts w:eastAsia="Times New Roman" w:cs="Times New Roman"/>
                  <w:sz w:val="18"/>
                  <w:szCs w:val="18"/>
                </w:rPr>
                <w:delText>&lt; 0.05</w:delText>
              </w:r>
            </w:del>
          </w:p>
        </w:tc>
      </w:tr>
      <w:tr w:rsidR="00DC44B2" w:rsidRPr="00CF5582" w:rsidDel="001A70DC" w14:paraId="335D4755" w14:textId="1A12E77E" w:rsidTr="00147F72">
        <w:trPr>
          <w:trHeight w:val="52"/>
          <w:del w:id="439" w:author="Bartle-Haring, Suzanne" w:date="2025-03-25T15:33:00Z" w16du:dateUtc="2025-03-25T19:33:00Z"/>
        </w:trPr>
        <w:tc>
          <w:tcPr>
            <w:tcW w:w="3029" w:type="dxa"/>
          </w:tcPr>
          <w:p w14:paraId="5B619998" w14:textId="62F36B19" w:rsidR="00DC44B2" w:rsidDel="001A70DC" w:rsidRDefault="00DC44B2" w:rsidP="00147F72">
            <w:pPr>
              <w:spacing w:before="20" w:line="240" w:lineRule="auto"/>
              <w:rPr>
                <w:del w:id="440" w:author="Bartle-Haring, Suzanne" w:date="2025-03-25T15:33:00Z" w16du:dateUtc="2025-03-25T19:33:00Z"/>
                <w:rFonts w:eastAsia="Times New Roman" w:cs="Times New Roman"/>
                <w:b/>
                <w:color w:val="000000" w:themeColor="text1"/>
                <w:sz w:val="18"/>
                <w:szCs w:val="18"/>
              </w:rPr>
            </w:pPr>
            <w:del w:id="441" w:author="Bartle-Haring, Suzanne" w:date="2025-03-25T15:33:00Z" w16du:dateUtc="2025-03-25T19:33:00Z">
              <w:r w:rsidDel="001A70DC">
                <w:rPr>
                  <w:rFonts w:eastAsia="Times New Roman" w:cs="Times New Roman"/>
                  <w:b/>
                  <w:color w:val="000000" w:themeColor="text1"/>
                  <w:sz w:val="18"/>
                  <w:szCs w:val="18"/>
                </w:rPr>
                <w:delText>DW &gt; CSI (Partner Effect)</w:delText>
              </w:r>
            </w:del>
          </w:p>
        </w:tc>
        <w:tc>
          <w:tcPr>
            <w:tcW w:w="2266" w:type="dxa"/>
            <w:tcBorders>
              <w:bottom w:val="single" w:sz="4" w:space="0" w:color="000000" w:themeColor="text1"/>
              <w:right w:val="nil"/>
            </w:tcBorders>
          </w:tcPr>
          <w:p w14:paraId="4A4E4352" w14:textId="25946B80" w:rsidR="00DC44B2" w:rsidDel="001A70DC" w:rsidRDefault="00DC44B2" w:rsidP="00147F72">
            <w:pPr>
              <w:spacing w:line="240" w:lineRule="auto"/>
              <w:jc w:val="center"/>
              <w:rPr>
                <w:del w:id="442" w:author="Bartle-Haring, Suzanne" w:date="2025-03-25T15:33:00Z" w16du:dateUtc="2025-03-25T19:33:00Z"/>
                <w:rFonts w:eastAsia="Times New Roman" w:cs="Times New Roman"/>
                <w:sz w:val="18"/>
                <w:szCs w:val="18"/>
              </w:rPr>
            </w:pPr>
            <w:del w:id="443" w:author="Bartle-Haring, Suzanne" w:date="2025-03-25T15:33:00Z" w16du:dateUtc="2025-03-25T19:33:00Z">
              <w:r w:rsidDel="001A70DC">
                <w:rPr>
                  <w:rFonts w:eastAsia="Times New Roman" w:cs="Times New Roman"/>
                  <w:sz w:val="18"/>
                  <w:szCs w:val="18"/>
                </w:rPr>
                <w:delText>Satisfaction (Partner’s)</w:delText>
              </w:r>
            </w:del>
          </w:p>
        </w:tc>
        <w:tc>
          <w:tcPr>
            <w:tcW w:w="1260" w:type="dxa"/>
            <w:tcBorders>
              <w:top w:val="none" w:sz="12" w:space="0" w:color="000000" w:themeColor="text1"/>
              <w:left w:val="nil"/>
              <w:bottom w:val="single" w:sz="4" w:space="0" w:color="000000" w:themeColor="text1"/>
              <w:right w:val="nil"/>
            </w:tcBorders>
          </w:tcPr>
          <w:p w14:paraId="3779783B" w14:textId="61FF3B8F" w:rsidR="00DC44B2" w:rsidDel="001A70DC" w:rsidRDefault="00DC44B2" w:rsidP="00147F72">
            <w:pPr>
              <w:spacing w:line="240" w:lineRule="auto"/>
              <w:jc w:val="center"/>
              <w:rPr>
                <w:del w:id="444" w:author="Bartle-Haring, Suzanne" w:date="2025-03-25T15:33:00Z" w16du:dateUtc="2025-03-25T19:33:00Z"/>
                <w:rFonts w:eastAsia="Times New Roman" w:cs="Times New Roman"/>
                <w:sz w:val="18"/>
                <w:szCs w:val="18"/>
              </w:rPr>
            </w:pPr>
            <w:del w:id="445" w:author="Bartle-Haring, Suzanne" w:date="2025-03-25T15:33:00Z" w16du:dateUtc="2025-03-25T19:33:00Z">
              <w:r w:rsidDel="001A70DC">
                <w:rPr>
                  <w:rFonts w:eastAsia="Times New Roman" w:cs="Times New Roman"/>
                  <w:sz w:val="18"/>
                  <w:szCs w:val="18"/>
                </w:rPr>
                <w:delText>-0.21</w:delText>
              </w:r>
              <w:r w:rsidRPr="00DC44B2" w:rsidDel="001A70DC">
                <w:rPr>
                  <w:rFonts w:eastAsia="Times New Roman" w:cs="Times New Roman"/>
                  <w:sz w:val="18"/>
                  <w:szCs w:val="18"/>
                </w:rPr>
                <w:delText>†</w:delText>
              </w:r>
            </w:del>
          </w:p>
        </w:tc>
        <w:tc>
          <w:tcPr>
            <w:tcW w:w="1260" w:type="dxa"/>
            <w:tcBorders>
              <w:top w:val="none" w:sz="12" w:space="0" w:color="000000" w:themeColor="text1"/>
              <w:left w:val="nil"/>
              <w:bottom w:val="single" w:sz="4" w:space="0" w:color="000000" w:themeColor="text1"/>
              <w:right w:val="nil"/>
            </w:tcBorders>
          </w:tcPr>
          <w:p w14:paraId="4A06484C" w14:textId="73A9E334" w:rsidR="00DC44B2" w:rsidDel="001A70DC" w:rsidRDefault="00DC44B2" w:rsidP="00147F72">
            <w:pPr>
              <w:spacing w:line="240" w:lineRule="auto"/>
              <w:jc w:val="center"/>
              <w:rPr>
                <w:del w:id="446" w:author="Bartle-Haring, Suzanne" w:date="2025-03-25T15:33:00Z" w16du:dateUtc="2025-03-25T19:33:00Z"/>
                <w:rFonts w:eastAsia="Times New Roman" w:cs="Times New Roman"/>
                <w:sz w:val="18"/>
                <w:szCs w:val="18"/>
              </w:rPr>
            </w:pPr>
            <w:del w:id="447" w:author="Bartle-Haring, Suzanne" w:date="2025-03-25T15:33:00Z" w16du:dateUtc="2025-03-25T19:33:00Z">
              <w:r w:rsidDel="001A70DC">
                <w:rPr>
                  <w:rFonts w:eastAsia="Times New Roman" w:cs="Times New Roman"/>
                  <w:sz w:val="18"/>
                  <w:szCs w:val="18"/>
                </w:rPr>
                <w:delText>-0.39*</w:delText>
              </w:r>
            </w:del>
          </w:p>
        </w:tc>
        <w:tc>
          <w:tcPr>
            <w:tcW w:w="1440" w:type="dxa"/>
            <w:tcBorders>
              <w:top w:val="none" w:sz="12" w:space="0" w:color="000000" w:themeColor="text1"/>
              <w:left w:val="nil"/>
              <w:bottom w:val="single" w:sz="4" w:space="0" w:color="000000" w:themeColor="text1"/>
              <w:right w:val="nil"/>
            </w:tcBorders>
          </w:tcPr>
          <w:p w14:paraId="6E1075C8" w14:textId="22ABD99B" w:rsidR="00DC44B2" w:rsidDel="001A70DC" w:rsidRDefault="00DC44B2" w:rsidP="00147F72">
            <w:pPr>
              <w:spacing w:line="240" w:lineRule="auto"/>
              <w:jc w:val="center"/>
              <w:rPr>
                <w:del w:id="448" w:author="Bartle-Haring, Suzanne" w:date="2025-03-25T15:33:00Z" w16du:dateUtc="2025-03-25T19:33:00Z"/>
                <w:rFonts w:eastAsia="Times New Roman" w:cs="Times New Roman"/>
                <w:sz w:val="18"/>
                <w:szCs w:val="18"/>
              </w:rPr>
            </w:pPr>
            <w:del w:id="449" w:author="Bartle-Haring, Suzanne" w:date="2025-03-25T15:33:00Z" w16du:dateUtc="2025-03-25T19:33:00Z">
              <w:r w:rsidDel="001A70DC">
                <w:rPr>
                  <w:rFonts w:eastAsia="Times New Roman" w:cs="Times New Roman"/>
                  <w:sz w:val="18"/>
                  <w:szCs w:val="18"/>
                </w:rPr>
                <w:delText>0.07</w:delText>
              </w:r>
            </w:del>
          </w:p>
        </w:tc>
        <w:tc>
          <w:tcPr>
            <w:tcW w:w="1440" w:type="dxa"/>
            <w:tcBorders>
              <w:top w:val="none" w:sz="12" w:space="0" w:color="000000" w:themeColor="text1"/>
              <w:left w:val="nil"/>
              <w:bottom w:val="single" w:sz="4" w:space="0" w:color="000000" w:themeColor="text1"/>
              <w:right w:val="nil"/>
            </w:tcBorders>
          </w:tcPr>
          <w:p w14:paraId="08836243" w14:textId="4C6000FE" w:rsidR="00DC44B2" w:rsidDel="001A70DC" w:rsidRDefault="00DC44B2" w:rsidP="00147F72">
            <w:pPr>
              <w:spacing w:line="240" w:lineRule="auto"/>
              <w:jc w:val="center"/>
              <w:rPr>
                <w:del w:id="450" w:author="Bartle-Haring, Suzanne" w:date="2025-03-25T15:33:00Z" w16du:dateUtc="2025-03-25T19:33:00Z"/>
                <w:rFonts w:eastAsia="Times New Roman" w:cs="Times New Roman"/>
                <w:sz w:val="18"/>
                <w:szCs w:val="18"/>
              </w:rPr>
            </w:pPr>
            <w:del w:id="451" w:author="Bartle-Haring, Suzanne" w:date="2025-03-25T15:33:00Z" w16du:dateUtc="2025-03-25T19:33:00Z">
              <w:r w:rsidDel="001A70DC">
                <w:rPr>
                  <w:rFonts w:eastAsia="Times New Roman" w:cs="Times New Roman"/>
                  <w:sz w:val="18"/>
                  <w:szCs w:val="18"/>
                </w:rPr>
                <w:delText>0.005</w:delText>
              </w:r>
            </w:del>
          </w:p>
        </w:tc>
      </w:tr>
    </w:tbl>
    <w:p w14:paraId="30EC83A2" w14:textId="44A4BF6B" w:rsidR="00817AE8" w:rsidDel="001A70DC" w:rsidRDefault="00147F72" w:rsidP="001A70DC">
      <w:pPr>
        <w:rPr>
          <w:del w:id="452" w:author="Bartle-Haring, Suzanne" w:date="2025-03-25T15:33:00Z" w16du:dateUtc="2025-03-25T19:33:00Z"/>
        </w:rPr>
      </w:pPr>
      <w:r>
        <w:t xml:space="preserve"> </w:t>
      </w:r>
      <w:del w:id="453" w:author="Bartle-Haring, Suzanne" w:date="2025-03-25T15:33:00Z" w16du:dateUtc="2025-03-25T19:33:00Z">
        <w:r w:rsidDel="001A70DC">
          <w:delText xml:space="preserve">Table -. Actor-Partner Effects of Neglect, Differentiation, and DW on Relationship </w:delText>
        </w:r>
        <w:commentRangeStart w:id="454"/>
        <w:r w:rsidDel="001A70DC">
          <w:delText>Satisfaction</w:delText>
        </w:r>
        <w:commentRangeEnd w:id="454"/>
        <w:r w:rsidR="005B0C8C" w:rsidDel="001A70DC">
          <w:rPr>
            <w:rStyle w:val="CommentReference"/>
          </w:rPr>
          <w:commentReference w:id="454"/>
        </w:r>
      </w:del>
    </w:p>
    <w:p w14:paraId="3685FA15" w14:textId="77777777" w:rsidR="00E10CD2" w:rsidRDefault="00EC69F8" w:rsidP="001A70DC">
      <w:pPr>
        <w:rPr>
          <w:ins w:id="455" w:author="Bartle-Haring, Suzanne" w:date="2025-03-25T15:47:00Z" w16du:dateUtc="2025-03-25T19:47:00Z"/>
          <w:sz w:val="18"/>
          <w:szCs w:val="18"/>
        </w:rPr>
      </w:pPr>
      <w:del w:id="456" w:author="Bartle-Haring, Suzanne" w:date="2025-03-25T15:33:00Z" w16du:dateUtc="2025-03-25T19:33:00Z">
        <w:r w:rsidRPr="00DA209E" w:rsidDel="001A70DC">
          <w:rPr>
            <w:i/>
            <w:iCs/>
            <w:sz w:val="18"/>
            <w:szCs w:val="18"/>
          </w:rPr>
          <w:delText>Note</w:delText>
        </w:r>
        <w:r w:rsidDel="001A70DC">
          <w:rPr>
            <w:i/>
            <w:iCs/>
            <w:sz w:val="18"/>
            <w:szCs w:val="18"/>
          </w:rPr>
          <w:delText>.</w:delText>
        </w:r>
        <w:r w:rsidDel="001A70DC">
          <w:rPr>
            <w:sz w:val="18"/>
            <w:szCs w:val="18"/>
          </w:rPr>
          <w:delText xml:space="preserve"> </w:delText>
        </w:r>
        <w:r w:rsidR="00DC44B2" w:rsidRPr="00DC44B2" w:rsidDel="001A70DC">
          <w:rPr>
            <w:sz w:val="18"/>
            <w:szCs w:val="18"/>
          </w:rPr>
          <w:delText>†</w:delText>
        </w:r>
        <w:r w:rsidR="00DC44B2" w:rsidDel="001A70DC">
          <w:rPr>
            <w:sz w:val="18"/>
            <w:szCs w:val="18"/>
          </w:rPr>
          <w:delText xml:space="preserve"> = marginal significance (</w:delText>
        </w:r>
        <w:r w:rsidR="00DC44B2" w:rsidDel="001A70DC">
          <w:rPr>
            <w:i/>
            <w:iCs/>
            <w:sz w:val="18"/>
            <w:szCs w:val="18"/>
          </w:rPr>
          <w:delText>p</w:delText>
        </w:r>
        <w:r w:rsidR="00DC44B2" w:rsidDel="001A70DC">
          <w:rPr>
            <w:sz w:val="18"/>
            <w:szCs w:val="18"/>
          </w:rPr>
          <w:delText xml:space="preserve"> &lt; 0.10); * </w:delText>
        </w:r>
        <w:r w:rsidR="00DC44B2" w:rsidDel="001A70DC">
          <w:rPr>
            <w:i/>
            <w:iCs/>
            <w:sz w:val="18"/>
            <w:szCs w:val="18"/>
          </w:rPr>
          <w:delText>p</w:delText>
        </w:r>
        <w:r w:rsidR="00DC44B2" w:rsidDel="001A70DC">
          <w:rPr>
            <w:sz w:val="18"/>
            <w:szCs w:val="18"/>
          </w:rPr>
          <w:delText xml:space="preserve"> &lt; 0.05</w:delText>
        </w:r>
        <w:r w:rsidR="008D6F56" w:rsidDel="001A70DC">
          <w:rPr>
            <w:sz w:val="18"/>
            <w:szCs w:val="18"/>
          </w:rPr>
          <w:delText xml:space="preserve">, ** </w:delText>
        </w:r>
        <w:r w:rsidR="008D6F56" w:rsidDel="001A70DC">
          <w:rPr>
            <w:i/>
            <w:iCs/>
            <w:sz w:val="18"/>
            <w:szCs w:val="18"/>
          </w:rPr>
          <w:delText>p</w:delText>
        </w:r>
        <w:r w:rsidR="008D6F56" w:rsidDel="001A70DC">
          <w:rPr>
            <w:sz w:val="18"/>
            <w:szCs w:val="18"/>
          </w:rPr>
          <w:delText xml:space="preserve"> &lt; 0.01. DW = Demand-Withdraw; CSI = Couples Satisfaction </w:delText>
        </w:r>
      </w:del>
      <w:r w:rsidR="008D6F56">
        <w:rPr>
          <w:sz w:val="18"/>
          <w:szCs w:val="18"/>
        </w:rPr>
        <w:t>In</w:t>
      </w:r>
    </w:p>
    <w:p w14:paraId="7E897C84" w14:textId="18169CB1" w:rsidR="00EC69F8" w:rsidRDefault="008D6F56" w:rsidP="001A70DC">
      <w:pPr>
        <w:rPr>
          <w:ins w:id="457" w:author="Bartle-Haring, Suzanne" w:date="2025-03-25T15:47:00Z" w16du:dateUtc="2025-03-25T19:47:00Z"/>
          <w:sz w:val="18"/>
          <w:szCs w:val="18"/>
        </w:rPr>
      </w:pPr>
      <w:proofErr w:type="spellStart"/>
      <w:r>
        <w:rPr>
          <w:sz w:val="18"/>
          <w:szCs w:val="18"/>
        </w:rPr>
        <w:t>dex</w:t>
      </w:r>
      <w:proofErr w:type="spellEnd"/>
      <w:r>
        <w:rPr>
          <w:sz w:val="18"/>
          <w:szCs w:val="18"/>
        </w:rPr>
        <w:t>.</w:t>
      </w:r>
    </w:p>
    <w:p w14:paraId="31DB999D" w14:textId="77777777" w:rsidR="00E10CD2" w:rsidRDefault="00E10CD2" w:rsidP="001A70DC">
      <w:pPr>
        <w:rPr>
          <w:ins w:id="458" w:author="Bartle-Haring, Suzanne" w:date="2025-03-25T15:47:00Z" w16du:dateUtc="2025-03-25T19:47:00Z"/>
          <w:sz w:val="18"/>
          <w:szCs w:val="18"/>
        </w:rPr>
      </w:pPr>
    </w:p>
    <w:p w14:paraId="1401BA73" w14:textId="77777777" w:rsidR="00E10CD2" w:rsidRDefault="00E10CD2" w:rsidP="001A70DC">
      <w:pPr>
        <w:rPr>
          <w:ins w:id="459" w:author="Bartle-Haring, Suzanne" w:date="2025-03-25T15:47:00Z" w16du:dateUtc="2025-03-25T19:47:00Z"/>
          <w:sz w:val="18"/>
          <w:szCs w:val="18"/>
        </w:rPr>
      </w:pPr>
    </w:p>
    <w:p w14:paraId="4F66D8C6" w14:textId="77777777" w:rsidR="00E10CD2" w:rsidRDefault="00E10CD2" w:rsidP="001A70DC">
      <w:pPr>
        <w:rPr>
          <w:ins w:id="460" w:author="Bartle-Haring, Suzanne" w:date="2025-03-25T15:47:00Z" w16du:dateUtc="2025-03-25T19:47:00Z"/>
          <w:sz w:val="18"/>
          <w:szCs w:val="18"/>
        </w:rPr>
      </w:pPr>
    </w:p>
    <w:p w14:paraId="590F5BED" w14:textId="77777777" w:rsidR="00E10CD2" w:rsidRDefault="00E10CD2" w:rsidP="001A70DC">
      <w:pPr>
        <w:rPr>
          <w:ins w:id="461" w:author="Bartle-Haring, Suzanne" w:date="2025-03-25T15:47:00Z" w16du:dateUtc="2025-03-25T19:47:00Z"/>
          <w:sz w:val="18"/>
          <w:szCs w:val="18"/>
        </w:rPr>
      </w:pPr>
    </w:p>
    <w:p w14:paraId="64626441" w14:textId="13416D4B" w:rsidR="00E10CD2" w:rsidRDefault="00E10CD2" w:rsidP="001A70DC">
      <w:pPr>
        <w:rPr>
          <w:ins w:id="462" w:author="Bartle-Haring, Suzanne" w:date="2025-03-25T15:47:00Z" w16du:dateUtc="2025-03-25T19:47:00Z"/>
          <w:sz w:val="18"/>
          <w:szCs w:val="18"/>
        </w:rPr>
      </w:pPr>
      <w:ins w:id="463" w:author="Bartle-Haring, Suzanne" w:date="2025-03-25T15:48:00Z" w16du:dateUtc="2025-03-25T19:48:00Z">
        <w:r>
          <w:rPr>
            <w:sz w:val="18"/>
            <w:szCs w:val="18"/>
          </w:rPr>
          <w:lastRenderedPageBreak/>
          <w:t xml:space="preserve">Figure X.  Regions of </w:t>
        </w:r>
        <w:proofErr w:type="gramStart"/>
        <w:r>
          <w:rPr>
            <w:sz w:val="18"/>
            <w:szCs w:val="18"/>
          </w:rPr>
          <w:t>Signifi</w:t>
        </w:r>
      </w:ins>
      <w:ins w:id="464" w:author="Bartle-Haring, Suzanne" w:date="2025-03-25T15:49:00Z" w16du:dateUtc="2025-03-25T19:49:00Z">
        <w:r>
          <w:rPr>
            <w:sz w:val="18"/>
            <w:szCs w:val="18"/>
          </w:rPr>
          <w:t xml:space="preserve">cance </w:t>
        </w:r>
      </w:ins>
      <w:ins w:id="465" w:author="Bartle-Haring, Suzanne" w:date="2025-03-25T15:48:00Z" w16du:dateUtc="2025-03-25T19:48:00Z">
        <w:r>
          <w:rPr>
            <w:sz w:val="18"/>
            <w:szCs w:val="18"/>
          </w:rPr>
          <w:t xml:space="preserve"> Graph</w:t>
        </w:r>
      </w:ins>
      <w:proofErr w:type="gramEnd"/>
      <w:ins w:id="466" w:author="Bartle-Haring, Suzanne" w:date="2025-03-25T15:49:00Z" w16du:dateUtc="2025-03-25T19:49:00Z">
        <w:r>
          <w:rPr>
            <w:sz w:val="18"/>
            <w:szCs w:val="18"/>
          </w:rPr>
          <w:t xml:space="preserve"> For Association between Connectedness and Demand Withdraw Interacted with Separateness</w:t>
        </w:r>
      </w:ins>
      <w:ins w:id="467" w:author="Bartle-Haring, Suzanne" w:date="2025-03-25T15:50:00Z" w16du:dateUtc="2025-03-25T19:50:00Z">
        <w:r>
          <w:rPr>
            <w:sz w:val="18"/>
            <w:szCs w:val="18"/>
          </w:rPr>
          <w:t xml:space="preserve"> For Male Partner</w:t>
        </w:r>
      </w:ins>
    </w:p>
    <w:p w14:paraId="5DB55B2F" w14:textId="0576CCAE" w:rsidR="00E10CD2" w:rsidRDefault="00E10CD2" w:rsidP="001A70DC">
      <w:pPr>
        <w:rPr>
          <w:ins w:id="468" w:author="Bartle-Haring, Suzanne" w:date="2025-03-25T15:47:00Z" w16du:dateUtc="2025-03-25T19:47:00Z"/>
          <w:sz w:val="18"/>
          <w:szCs w:val="18"/>
        </w:rPr>
      </w:pPr>
      <w:ins w:id="469" w:author="Bartle-Haring, Suzanne" w:date="2025-03-25T15:49:00Z" w16du:dateUtc="2025-03-25T19:49:00Z">
        <w:r>
          <w:rPr>
            <w:noProof/>
            <w:sz w:val="18"/>
            <w:szCs w:val="18"/>
          </w:rPr>
          <w:drawing>
            <wp:inline distT="0" distB="0" distL="0" distR="0" wp14:anchorId="3996F066" wp14:editId="60082484">
              <wp:extent cx="8046720" cy="3989705"/>
              <wp:effectExtent l="0" t="0" r="0" b="0"/>
              <wp:docPr id="845204462" name="Picture 2" descr="A graph with lines an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04462" name="Picture 2" descr="A graph with lines and point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046720" cy="3989705"/>
                      </a:xfrm>
                      <a:prstGeom prst="rect">
                        <a:avLst/>
                      </a:prstGeom>
                    </pic:spPr>
                  </pic:pic>
                </a:graphicData>
              </a:graphic>
            </wp:inline>
          </w:drawing>
        </w:r>
      </w:ins>
    </w:p>
    <w:p w14:paraId="4AAC8AE7" w14:textId="77777777" w:rsidR="00E10CD2" w:rsidRDefault="00E10CD2" w:rsidP="001A70DC">
      <w:pPr>
        <w:rPr>
          <w:ins w:id="470" w:author="Bartle-Haring, Suzanne" w:date="2025-03-25T15:47:00Z" w16du:dateUtc="2025-03-25T19:47:00Z"/>
          <w:sz w:val="18"/>
          <w:szCs w:val="18"/>
        </w:rPr>
      </w:pPr>
    </w:p>
    <w:p w14:paraId="427BA911" w14:textId="326C3E58" w:rsidR="00E10CD2" w:rsidRDefault="00E10CD2" w:rsidP="001A70DC">
      <w:pPr>
        <w:rPr>
          <w:ins w:id="471" w:author="Bartle-Haring, Suzanne" w:date="2025-03-25T15:50:00Z" w16du:dateUtc="2025-03-25T19:50:00Z"/>
          <w:sz w:val="18"/>
          <w:szCs w:val="18"/>
        </w:rPr>
      </w:pPr>
      <w:ins w:id="472" w:author="Bartle-Haring, Suzanne" w:date="2025-03-25T15:50:00Z" w16du:dateUtc="2025-03-25T19:50:00Z">
        <w:r>
          <w:rPr>
            <w:sz w:val="18"/>
            <w:szCs w:val="18"/>
          </w:rPr>
          <w:lastRenderedPageBreak/>
          <w:t xml:space="preserve">Figure X. </w:t>
        </w:r>
        <w:r>
          <w:rPr>
            <w:sz w:val="18"/>
            <w:szCs w:val="18"/>
          </w:rPr>
          <w:t xml:space="preserve">Regions of Significance Graph </w:t>
        </w:r>
        <w:proofErr w:type="gramStart"/>
        <w:r>
          <w:rPr>
            <w:sz w:val="18"/>
            <w:szCs w:val="18"/>
          </w:rPr>
          <w:t>For</w:t>
        </w:r>
        <w:proofErr w:type="gramEnd"/>
        <w:r>
          <w:rPr>
            <w:sz w:val="18"/>
            <w:szCs w:val="18"/>
          </w:rPr>
          <w:t xml:space="preserve"> Association between Connectedness and Demand Withdraw Interacted with Separateness For </w:t>
        </w:r>
      </w:ins>
      <w:ins w:id="473" w:author="Bartle-Haring, Suzanne" w:date="2025-03-25T15:51:00Z" w16du:dateUtc="2025-03-25T19:51:00Z">
        <w:r>
          <w:rPr>
            <w:sz w:val="18"/>
            <w:szCs w:val="18"/>
          </w:rPr>
          <w:t>Female</w:t>
        </w:r>
      </w:ins>
      <w:ins w:id="474" w:author="Bartle-Haring, Suzanne" w:date="2025-03-25T15:50:00Z" w16du:dateUtc="2025-03-25T19:50:00Z">
        <w:r>
          <w:rPr>
            <w:sz w:val="18"/>
            <w:szCs w:val="18"/>
          </w:rPr>
          <w:t xml:space="preserve"> Partner</w:t>
        </w:r>
      </w:ins>
    </w:p>
    <w:p w14:paraId="1E82E4B8" w14:textId="11C03CF3" w:rsidR="00E10CD2" w:rsidRDefault="00E10CD2" w:rsidP="001A70DC">
      <w:pPr>
        <w:rPr>
          <w:ins w:id="475" w:author="Bartle-Haring, Suzanne" w:date="2025-03-25T15:47:00Z" w16du:dateUtc="2025-03-25T19:47:00Z"/>
          <w:sz w:val="18"/>
          <w:szCs w:val="18"/>
        </w:rPr>
      </w:pPr>
      <w:ins w:id="476" w:author="Bartle-Haring, Suzanne" w:date="2025-03-25T15:51:00Z" w16du:dateUtc="2025-03-25T19:51:00Z">
        <w:r>
          <w:rPr>
            <w:noProof/>
            <w:sz w:val="18"/>
            <w:szCs w:val="18"/>
          </w:rPr>
          <w:drawing>
            <wp:inline distT="0" distB="0" distL="0" distR="0" wp14:anchorId="16EEF392" wp14:editId="5820090D">
              <wp:extent cx="8046720" cy="3989705"/>
              <wp:effectExtent l="0" t="0" r="0" b="0"/>
              <wp:docPr id="1581571153" name="Picture 3" descr="A graph with line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71153" name="Picture 3" descr="A graph with lines and a red lin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046720" cy="3989705"/>
                      </a:xfrm>
                      <a:prstGeom prst="rect">
                        <a:avLst/>
                      </a:prstGeom>
                    </pic:spPr>
                  </pic:pic>
                </a:graphicData>
              </a:graphic>
            </wp:inline>
          </w:drawing>
        </w:r>
      </w:ins>
    </w:p>
    <w:p w14:paraId="5EBF9CBB" w14:textId="77777777" w:rsidR="00E10CD2" w:rsidRDefault="00E10CD2" w:rsidP="001A70DC">
      <w:pPr>
        <w:rPr>
          <w:ins w:id="477" w:author="Bartle-Haring, Suzanne" w:date="2025-03-25T15:47:00Z" w16du:dateUtc="2025-03-25T19:47:00Z"/>
          <w:sz w:val="18"/>
          <w:szCs w:val="18"/>
        </w:rPr>
      </w:pPr>
    </w:p>
    <w:p w14:paraId="275CCB7B" w14:textId="07F78399" w:rsidR="00E10CD2" w:rsidDel="00E10CD2" w:rsidRDefault="00E10CD2" w:rsidP="001A70DC">
      <w:pPr>
        <w:rPr>
          <w:del w:id="478" w:author="Bartle-Haring, Suzanne" w:date="2025-03-25T15:51:00Z" w16du:dateUtc="2025-03-25T19:51:00Z"/>
        </w:rPr>
        <w:pPrChange w:id="479" w:author="Bartle-Haring, Suzanne" w:date="2025-03-25T15:33:00Z" w16du:dateUtc="2025-03-25T19:33:00Z">
          <w:pPr>
            <w:ind w:hanging="450"/>
          </w:pPr>
        </w:pPrChange>
      </w:pPr>
    </w:p>
    <w:p w14:paraId="33C3FF53" w14:textId="77777777" w:rsidR="00E10CD2" w:rsidRDefault="00E10CD2" w:rsidP="00E65707">
      <w:pPr>
        <w:pStyle w:val="Heading2"/>
        <w:rPr>
          <w:ins w:id="480" w:author="Bartle-Haring, Suzanne" w:date="2025-03-25T15:51:00Z" w16du:dateUtc="2025-03-25T19:51:00Z"/>
        </w:rPr>
        <w:sectPr w:rsidR="00E10CD2" w:rsidSect="00E10CD2">
          <w:headerReference w:type="default" r:id="rId25"/>
          <w:pgSz w:w="15840" w:h="12240" w:orient="landscape"/>
          <w:pgMar w:top="2160" w:right="1584" w:bottom="1440" w:left="1584" w:header="720" w:footer="1584" w:gutter="0"/>
          <w:pgNumType w:start="1"/>
          <w:cols w:space="720"/>
          <w:docGrid w:linePitch="360"/>
        </w:sectPr>
      </w:pPr>
    </w:p>
    <w:p w14:paraId="4E41E0DD" w14:textId="3007DF17" w:rsidR="00EF6600" w:rsidRDefault="00EF6600" w:rsidP="00E65707">
      <w:pPr>
        <w:pStyle w:val="Heading2"/>
      </w:pPr>
      <w:del w:id="481" w:author="Bartle-Haring, Suzanne" w:date="2025-03-25T15:48:00Z" w16du:dateUtc="2025-03-25T19:48:00Z">
        <w:r w:rsidDel="00E10CD2">
          <w:lastRenderedPageBreak/>
          <w:delText>Indi</w:delText>
        </w:r>
      </w:del>
      <w:proofErr w:type="spellStart"/>
      <w:r>
        <w:t>rect</w:t>
      </w:r>
      <w:proofErr w:type="spellEnd"/>
      <w:r>
        <w:t xml:space="preserve"> Effects and Mediation Analysi</w:t>
      </w:r>
      <w:r w:rsidR="007F3F60">
        <w:t>s</w:t>
      </w:r>
    </w:p>
    <w:p w14:paraId="5CC0E9BA" w14:textId="0C8B77DC" w:rsidR="00A63DD6" w:rsidRDefault="009616B4" w:rsidP="009616B4">
      <w:r>
        <w:tab/>
        <w:t xml:space="preserve">To examine whether </w:t>
      </w:r>
      <w:ins w:id="482" w:author="Bartle-Haring, Suzanne" w:date="2025-03-25T15:32:00Z" w16du:dateUtc="2025-03-25T19:32:00Z">
        <w:r w:rsidR="001A70DC">
          <w:t xml:space="preserve">separateness and connectedness along with </w:t>
        </w:r>
      </w:ins>
      <w:r>
        <w:t>demand-withdraw behaviors mediate the relationship between neglect and relationship satisfaction, a bootstrapped mediation analysis (</w:t>
      </w:r>
      <w:r w:rsidR="001E607D">
        <w:t>1</w:t>
      </w:r>
      <w:r>
        <w:t xml:space="preserve">,000 samples) was conducted using Mplus. </w:t>
      </w:r>
      <w:ins w:id="483" w:author="Bartle-Haring, Suzanne" w:date="2025-03-25T15:33:00Z" w16du:dateUtc="2025-03-25T19:33:00Z">
        <w:r w:rsidR="001A70DC">
          <w:t xml:space="preserve">These effects can be seen in Table X. </w:t>
        </w:r>
      </w:ins>
      <w:r w:rsidR="00AC7CE5">
        <w:t xml:space="preserve">For Partner 1, the total indirect effect from childhood neglect to relationship satisfaction was significant (Estimate = -0.561, 95% CI [-1.261, -0.042]). A significant indirect pathway emerged through Partner 1’s connectedness </w:t>
      </w:r>
      <w:r w:rsidR="00CD0781">
        <w:t>and demand-withdraw</w:t>
      </w:r>
      <w:ins w:id="484" w:author="Bartle-Haring, Suzanne" w:date="2025-03-25T15:35:00Z" w16du:dateUtc="2025-03-25T19:35:00Z">
        <w:r w:rsidR="001A70DC">
          <w:t xml:space="preserve"> (Estimate = -.510</w:t>
        </w:r>
        <w:r w:rsidR="00F9642A">
          <w:t>, 95%CI [-1.62:-.107]</w:t>
        </w:r>
      </w:ins>
      <w:r w:rsidR="00CD0781">
        <w:t xml:space="preserve"> </w:t>
      </w:r>
      <w:del w:id="485" w:author="Bartle-Haring, Suzanne" w:date="2025-03-25T15:35:00Z" w16du:dateUtc="2025-03-25T19:35:00Z">
        <w:r w:rsidR="00CD0781" w:rsidDel="001A70DC">
          <w:delText>(Estimate = -0.198, 95% CI [-0.564, 0.</w:delText>
        </w:r>
        <w:commentRangeStart w:id="486"/>
        <w:r w:rsidR="00CD0781" w:rsidDel="001A70DC">
          <w:delText>048</w:delText>
        </w:r>
        <w:commentRangeEnd w:id="486"/>
        <w:r w:rsidR="003B4AA6" w:rsidDel="001A70DC">
          <w:rPr>
            <w:rStyle w:val="CommentReference"/>
          </w:rPr>
          <w:commentReference w:id="486"/>
        </w:r>
        <w:r w:rsidR="00CD0781" w:rsidDel="001A70DC">
          <w:delText xml:space="preserve">]). </w:delText>
        </w:r>
      </w:del>
      <w:r w:rsidR="00CD0781">
        <w:t>For Partner 2, the total indirect effect was also significant (Estimate = -0.335, 95% CI [-0.732</w:t>
      </w:r>
      <w:r w:rsidR="00C70E6A">
        <w:t xml:space="preserve">, -0.011]). </w:t>
      </w:r>
      <w:del w:id="487" w:author="Bartle-Haring, Suzanne" w:date="2025-03-25T15:36:00Z" w16du:dateUtc="2025-03-25T19:36:00Z">
        <w:r w:rsidR="00C70E6A" w:rsidDel="00F9642A">
          <w:delText>The specific indirect effect through connectedness and demand-withdraw approach</w:delText>
        </w:r>
        <w:r w:rsidR="00E6793C" w:rsidDel="00F9642A">
          <w:delText xml:space="preserve">ed significance (Estimate = -0.009, 95% CI [-0.253, 0.027]). </w:delText>
        </w:r>
      </w:del>
      <w:ins w:id="488" w:author="Bartle-Haring, Suzanne" w:date="2025-03-25T15:36:00Z" w16du:dateUtc="2025-03-25T19:36:00Z">
        <w:r w:rsidR="00F9642A">
          <w:t>However, none of the specific indirect effects were significantly different than 0.</w:t>
        </w:r>
      </w:ins>
    </w:p>
    <w:p w14:paraId="7166B091" w14:textId="7C352112" w:rsidR="00E76EE3" w:rsidRDefault="00E76EE3" w:rsidP="009616B4">
      <w:r>
        <w:t>Table</w:t>
      </w:r>
      <w:r w:rsidR="00A73199">
        <w:t xml:space="preserve"> -. </w:t>
      </w:r>
      <w:r w:rsidR="00E6793C">
        <w:t xml:space="preserve">Bootstrapped </w:t>
      </w:r>
      <w:r w:rsidR="00A73199">
        <w:t xml:space="preserve">Indirect Effects of Neglect and Differentiation on Relationship </w:t>
      </w:r>
      <w:commentRangeStart w:id="489"/>
      <w:r w:rsidR="00A73199">
        <w:t>Satisfaction</w:t>
      </w:r>
      <w:commentRangeEnd w:id="489"/>
      <w:r w:rsidR="003B4AA6">
        <w:rPr>
          <w:rStyle w:val="CommentReference"/>
        </w:rPr>
        <w:commentReference w:id="489"/>
      </w:r>
    </w:p>
    <w:tbl>
      <w:tblPr>
        <w:tblW w:w="10065" w:type="dxa"/>
        <w:tblInd w:w="-1425" w:type="dxa"/>
        <w:tblBorders>
          <w:top w:val="single" w:sz="6" w:space="0" w:color="auto"/>
          <w:left w:val="none" w:sz="12" w:space="0" w:color="000000" w:themeColor="text1"/>
          <w:bottom w:val="single" w:sz="6" w:space="0" w:color="auto"/>
          <w:right w:val="single" w:sz="12" w:space="0" w:color="000000" w:themeColor="text1"/>
        </w:tblBorders>
        <w:tblLayout w:type="fixed"/>
        <w:tblLook w:val="01E0" w:firstRow="1" w:lastRow="1" w:firstColumn="1" w:lastColumn="1" w:noHBand="0" w:noVBand="0"/>
      </w:tblPr>
      <w:tblGrid>
        <w:gridCol w:w="3945"/>
        <w:gridCol w:w="1350"/>
        <w:gridCol w:w="1800"/>
        <w:gridCol w:w="1170"/>
        <w:gridCol w:w="1800"/>
      </w:tblGrid>
      <w:tr w:rsidR="00AA21F0" w14:paraId="7DBD4334" w14:textId="77777777" w:rsidTr="00D2263C">
        <w:trPr>
          <w:trHeight w:val="165"/>
        </w:trPr>
        <w:tc>
          <w:tcPr>
            <w:tcW w:w="3945" w:type="dxa"/>
            <w:tcBorders>
              <w:top w:val="single" w:sz="12" w:space="0" w:color="000000" w:themeColor="text1"/>
              <w:bottom w:val="single" w:sz="12" w:space="0" w:color="000000" w:themeColor="text1"/>
            </w:tcBorders>
          </w:tcPr>
          <w:p w14:paraId="4FD9F929" w14:textId="6F8A8822" w:rsidR="00AA21F0" w:rsidRPr="00CF5582" w:rsidRDefault="00AA21F0" w:rsidP="00385898">
            <w:pPr>
              <w:pStyle w:val="TableParagraph"/>
              <w:spacing w:before="2" w:line="240" w:lineRule="auto"/>
              <w:ind w:left="92"/>
              <w:jc w:val="left"/>
              <w:rPr>
                <w:sz w:val="18"/>
                <w:szCs w:val="18"/>
              </w:rPr>
            </w:pPr>
            <w:r>
              <w:rPr>
                <w:b/>
                <w:sz w:val="18"/>
                <w:szCs w:val="18"/>
              </w:rPr>
              <w:t>Pathway</w:t>
            </w:r>
          </w:p>
        </w:tc>
        <w:tc>
          <w:tcPr>
            <w:tcW w:w="1350" w:type="dxa"/>
            <w:tcBorders>
              <w:top w:val="single" w:sz="12" w:space="0" w:color="000000" w:themeColor="text1"/>
              <w:bottom w:val="single" w:sz="12" w:space="0" w:color="000000" w:themeColor="text1"/>
              <w:right w:val="none" w:sz="12" w:space="0" w:color="000000" w:themeColor="text1"/>
            </w:tcBorders>
          </w:tcPr>
          <w:p w14:paraId="78386D5D" w14:textId="7FDEE31A" w:rsidR="00AA21F0" w:rsidRPr="00F539FA" w:rsidRDefault="00AA21F0" w:rsidP="00AA21F0">
            <w:pPr>
              <w:pStyle w:val="TableParagraph"/>
              <w:spacing w:before="2" w:line="240" w:lineRule="auto"/>
              <w:ind w:right="266"/>
              <w:rPr>
                <w:b/>
                <w:bCs/>
                <w:sz w:val="18"/>
                <w:szCs w:val="18"/>
                <w:vertAlign w:val="superscript"/>
              </w:rPr>
            </w:pPr>
            <w:r>
              <w:rPr>
                <w:b/>
                <w:bCs/>
                <w:sz w:val="18"/>
                <w:szCs w:val="18"/>
              </w:rPr>
              <w:t>Estimate</w:t>
            </w:r>
          </w:p>
        </w:tc>
        <w:tc>
          <w:tcPr>
            <w:tcW w:w="1800" w:type="dxa"/>
            <w:tcBorders>
              <w:top w:val="single" w:sz="12" w:space="0" w:color="000000" w:themeColor="text1"/>
              <w:bottom w:val="single" w:sz="12" w:space="0" w:color="000000" w:themeColor="text1"/>
              <w:right w:val="none" w:sz="12" w:space="0" w:color="000000" w:themeColor="text1"/>
            </w:tcBorders>
          </w:tcPr>
          <w:p w14:paraId="502FC730" w14:textId="32A9C382" w:rsidR="00AA21F0" w:rsidRDefault="00AA21F0" w:rsidP="00AA21F0">
            <w:pPr>
              <w:pStyle w:val="TableParagraph"/>
              <w:spacing w:before="2" w:line="240" w:lineRule="auto"/>
              <w:ind w:right="98"/>
              <w:rPr>
                <w:b/>
                <w:sz w:val="18"/>
                <w:szCs w:val="18"/>
              </w:rPr>
            </w:pPr>
            <w:r>
              <w:rPr>
                <w:b/>
                <w:sz w:val="18"/>
                <w:szCs w:val="18"/>
              </w:rPr>
              <w:t>95% CI</w:t>
            </w:r>
          </w:p>
        </w:tc>
        <w:tc>
          <w:tcPr>
            <w:tcW w:w="1170" w:type="dxa"/>
            <w:tcBorders>
              <w:top w:val="single" w:sz="12" w:space="0" w:color="000000" w:themeColor="text1"/>
              <w:left w:val="none" w:sz="12" w:space="0" w:color="000000" w:themeColor="text1"/>
              <w:bottom w:val="single" w:sz="12" w:space="0" w:color="000000" w:themeColor="text1"/>
              <w:right w:val="none" w:sz="12" w:space="0" w:color="000000" w:themeColor="text1"/>
            </w:tcBorders>
          </w:tcPr>
          <w:p w14:paraId="27C86FF7" w14:textId="089857B2" w:rsidR="00AA21F0" w:rsidRPr="00AA21F0" w:rsidRDefault="00AA21F0" w:rsidP="00AA21F0">
            <w:pPr>
              <w:pStyle w:val="TableParagraph"/>
              <w:spacing w:before="2" w:line="240" w:lineRule="auto"/>
              <w:ind w:right="98"/>
              <w:rPr>
                <w:b/>
                <w:i/>
                <w:iCs/>
                <w:sz w:val="18"/>
                <w:szCs w:val="18"/>
              </w:rPr>
            </w:pPr>
            <w:r>
              <w:rPr>
                <w:b/>
                <w:i/>
                <w:iCs/>
                <w:sz w:val="18"/>
                <w:szCs w:val="18"/>
              </w:rPr>
              <w:t>p</w:t>
            </w:r>
          </w:p>
        </w:tc>
        <w:tc>
          <w:tcPr>
            <w:tcW w:w="1800" w:type="dxa"/>
            <w:tcBorders>
              <w:top w:val="single" w:sz="12" w:space="0" w:color="000000" w:themeColor="text1"/>
              <w:left w:val="none" w:sz="12" w:space="0" w:color="000000" w:themeColor="text1"/>
              <w:bottom w:val="single" w:sz="12" w:space="0" w:color="000000" w:themeColor="text1"/>
              <w:right w:val="none" w:sz="12" w:space="0" w:color="000000" w:themeColor="text1"/>
            </w:tcBorders>
          </w:tcPr>
          <w:p w14:paraId="4F7C0EDA" w14:textId="768B13DB" w:rsidR="00AA21F0" w:rsidRPr="00F539FA" w:rsidRDefault="00AA21F0" w:rsidP="00AA21F0">
            <w:pPr>
              <w:pStyle w:val="TableParagraph"/>
              <w:spacing w:before="2" w:line="240" w:lineRule="auto"/>
              <w:ind w:right="98"/>
              <w:rPr>
                <w:b/>
                <w:i/>
                <w:iCs/>
                <w:sz w:val="18"/>
                <w:szCs w:val="18"/>
              </w:rPr>
            </w:pPr>
            <w:r>
              <w:rPr>
                <w:b/>
                <w:i/>
                <w:iCs/>
                <w:sz w:val="18"/>
                <w:szCs w:val="18"/>
              </w:rPr>
              <w:t>Mediation Outcome</w:t>
            </w:r>
          </w:p>
        </w:tc>
      </w:tr>
      <w:tr w:rsidR="00D2263C" w14:paraId="5F1E8C40" w14:textId="77777777" w:rsidTr="00D2263C">
        <w:trPr>
          <w:trHeight w:val="165"/>
        </w:trPr>
        <w:tc>
          <w:tcPr>
            <w:tcW w:w="3945" w:type="dxa"/>
            <w:tcBorders>
              <w:top w:val="single" w:sz="12" w:space="0" w:color="000000" w:themeColor="text1"/>
              <w:left w:val="nil"/>
              <w:bottom w:val="nil"/>
            </w:tcBorders>
          </w:tcPr>
          <w:p w14:paraId="3A51C7E4" w14:textId="137B3869" w:rsidR="00D2263C" w:rsidRDefault="00861757" w:rsidP="00861757">
            <w:pPr>
              <w:pStyle w:val="TableParagraph"/>
              <w:spacing w:before="2" w:line="240" w:lineRule="auto"/>
              <w:jc w:val="left"/>
              <w:rPr>
                <w:b/>
                <w:sz w:val="18"/>
                <w:szCs w:val="18"/>
              </w:rPr>
            </w:pPr>
            <w:r>
              <w:rPr>
                <w:b/>
                <w:sz w:val="18"/>
                <w:szCs w:val="18"/>
              </w:rPr>
              <w:t>Partner 1 Effects</w:t>
            </w:r>
          </w:p>
        </w:tc>
        <w:tc>
          <w:tcPr>
            <w:tcW w:w="1350" w:type="dxa"/>
            <w:tcBorders>
              <w:top w:val="single" w:sz="12" w:space="0" w:color="000000" w:themeColor="text1"/>
              <w:bottom w:val="nil"/>
              <w:right w:val="none" w:sz="12" w:space="0" w:color="000000" w:themeColor="text1"/>
            </w:tcBorders>
          </w:tcPr>
          <w:p w14:paraId="6E6E568F" w14:textId="77777777" w:rsidR="00D2263C" w:rsidRDefault="00D2263C" w:rsidP="00AA21F0">
            <w:pPr>
              <w:pStyle w:val="TableParagraph"/>
              <w:spacing w:before="2" w:line="240" w:lineRule="auto"/>
              <w:ind w:right="266"/>
              <w:rPr>
                <w:b/>
                <w:bCs/>
                <w:sz w:val="18"/>
                <w:szCs w:val="18"/>
              </w:rPr>
            </w:pPr>
          </w:p>
        </w:tc>
        <w:tc>
          <w:tcPr>
            <w:tcW w:w="1800" w:type="dxa"/>
            <w:tcBorders>
              <w:top w:val="single" w:sz="12" w:space="0" w:color="000000" w:themeColor="text1"/>
              <w:bottom w:val="nil"/>
              <w:right w:val="none" w:sz="12" w:space="0" w:color="000000" w:themeColor="text1"/>
            </w:tcBorders>
          </w:tcPr>
          <w:p w14:paraId="19FB98E6" w14:textId="77777777" w:rsidR="00D2263C" w:rsidRDefault="00D2263C" w:rsidP="00AA21F0">
            <w:pPr>
              <w:pStyle w:val="TableParagraph"/>
              <w:spacing w:before="2" w:line="240" w:lineRule="auto"/>
              <w:ind w:right="98"/>
              <w:rPr>
                <w:b/>
                <w:sz w:val="18"/>
                <w:szCs w:val="18"/>
              </w:rPr>
            </w:pPr>
          </w:p>
        </w:tc>
        <w:tc>
          <w:tcPr>
            <w:tcW w:w="1170" w:type="dxa"/>
            <w:tcBorders>
              <w:top w:val="single" w:sz="12" w:space="0" w:color="000000" w:themeColor="text1"/>
              <w:left w:val="none" w:sz="12" w:space="0" w:color="000000" w:themeColor="text1"/>
              <w:bottom w:val="nil"/>
              <w:right w:val="none" w:sz="12" w:space="0" w:color="000000" w:themeColor="text1"/>
            </w:tcBorders>
          </w:tcPr>
          <w:p w14:paraId="64256713" w14:textId="77777777" w:rsidR="00D2263C" w:rsidRDefault="00D2263C" w:rsidP="00AA21F0">
            <w:pPr>
              <w:pStyle w:val="TableParagraph"/>
              <w:spacing w:before="2" w:line="240" w:lineRule="auto"/>
              <w:ind w:right="98"/>
              <w:rPr>
                <w:b/>
                <w:i/>
                <w:iCs/>
                <w:sz w:val="18"/>
                <w:szCs w:val="18"/>
              </w:rPr>
            </w:pPr>
          </w:p>
        </w:tc>
        <w:tc>
          <w:tcPr>
            <w:tcW w:w="1800" w:type="dxa"/>
            <w:tcBorders>
              <w:top w:val="single" w:sz="12" w:space="0" w:color="000000" w:themeColor="text1"/>
              <w:left w:val="none" w:sz="12" w:space="0" w:color="000000" w:themeColor="text1"/>
              <w:bottom w:val="nil"/>
              <w:right w:val="nil"/>
            </w:tcBorders>
          </w:tcPr>
          <w:p w14:paraId="09F03499" w14:textId="77777777" w:rsidR="00D2263C" w:rsidRDefault="00D2263C" w:rsidP="00AA21F0">
            <w:pPr>
              <w:pStyle w:val="TableParagraph"/>
              <w:spacing w:before="2" w:line="240" w:lineRule="auto"/>
              <w:ind w:right="98"/>
              <w:rPr>
                <w:b/>
                <w:i/>
                <w:iCs/>
                <w:sz w:val="18"/>
                <w:szCs w:val="18"/>
              </w:rPr>
            </w:pPr>
          </w:p>
        </w:tc>
      </w:tr>
      <w:tr w:rsidR="00AA21F0" w:rsidRPr="00CF5582" w14:paraId="6D819AEF" w14:textId="77777777" w:rsidTr="00D2263C">
        <w:trPr>
          <w:trHeight w:val="52"/>
        </w:trPr>
        <w:tc>
          <w:tcPr>
            <w:tcW w:w="3945" w:type="dxa"/>
            <w:tcBorders>
              <w:top w:val="nil"/>
              <w:left w:val="nil"/>
              <w:bottom w:val="nil"/>
              <w:right w:val="nil"/>
            </w:tcBorders>
          </w:tcPr>
          <w:p w14:paraId="60C81FD8" w14:textId="4D0D1F00" w:rsidR="00AA21F0" w:rsidRPr="00861757" w:rsidRDefault="009B2112" w:rsidP="00385898">
            <w:pPr>
              <w:spacing w:before="20" w:line="240" w:lineRule="auto"/>
              <w:rPr>
                <w:rFonts w:eastAsia="Times New Roman" w:cs="Times New Roman"/>
                <w:bCs/>
                <w:color w:val="000000" w:themeColor="text1"/>
                <w:sz w:val="18"/>
                <w:szCs w:val="18"/>
              </w:rPr>
            </w:pPr>
            <w:r>
              <w:rPr>
                <w:rFonts w:eastAsia="Times New Roman" w:cs="Times New Roman"/>
                <w:bCs/>
                <w:color w:val="000000" w:themeColor="text1"/>
                <w:sz w:val="18"/>
                <w:szCs w:val="18"/>
              </w:rPr>
              <w:t xml:space="preserve">   </w:t>
            </w:r>
            <w:r w:rsidRPr="009B2112">
              <w:rPr>
                <w:rFonts w:eastAsia="Times New Roman" w:cs="Times New Roman"/>
                <w:bCs/>
                <w:color w:val="000000" w:themeColor="text1"/>
                <w:sz w:val="18"/>
                <w:szCs w:val="18"/>
              </w:rPr>
              <w:t>P1NEG → DW → P1CSI (Total Indirect)</w:t>
            </w:r>
          </w:p>
        </w:tc>
        <w:tc>
          <w:tcPr>
            <w:tcW w:w="1350" w:type="dxa"/>
            <w:tcBorders>
              <w:top w:val="nil"/>
              <w:left w:val="nil"/>
              <w:bottom w:val="nil"/>
              <w:right w:val="nil"/>
            </w:tcBorders>
          </w:tcPr>
          <w:p w14:paraId="787A8858" w14:textId="3FC5DBDD" w:rsidR="00AA21F0" w:rsidRPr="00CF5582" w:rsidRDefault="00AA21F0" w:rsidP="00AA21F0">
            <w:pPr>
              <w:spacing w:line="240" w:lineRule="auto"/>
              <w:jc w:val="center"/>
              <w:rPr>
                <w:rFonts w:eastAsia="Times New Roman" w:cs="Times New Roman"/>
                <w:sz w:val="18"/>
                <w:szCs w:val="18"/>
              </w:rPr>
            </w:pPr>
            <w:r>
              <w:rPr>
                <w:rFonts w:eastAsia="Times New Roman" w:cs="Times New Roman"/>
                <w:sz w:val="18"/>
                <w:szCs w:val="18"/>
              </w:rPr>
              <w:t>-.561</w:t>
            </w:r>
          </w:p>
        </w:tc>
        <w:tc>
          <w:tcPr>
            <w:tcW w:w="1800" w:type="dxa"/>
            <w:tcBorders>
              <w:top w:val="nil"/>
              <w:left w:val="nil"/>
              <w:bottom w:val="none" w:sz="12" w:space="0" w:color="000000" w:themeColor="text1"/>
              <w:right w:val="nil"/>
            </w:tcBorders>
          </w:tcPr>
          <w:p w14:paraId="1A2A38E3" w14:textId="421F4829" w:rsidR="00AA21F0" w:rsidRDefault="00AA21F0" w:rsidP="00AA21F0">
            <w:pPr>
              <w:spacing w:line="240" w:lineRule="auto"/>
              <w:jc w:val="center"/>
              <w:rPr>
                <w:rFonts w:eastAsia="Times New Roman" w:cs="Times New Roman"/>
                <w:sz w:val="18"/>
                <w:szCs w:val="18"/>
              </w:rPr>
            </w:pPr>
            <w:r>
              <w:rPr>
                <w:rFonts w:eastAsia="Times New Roman" w:cs="Times New Roman"/>
                <w:sz w:val="18"/>
                <w:szCs w:val="18"/>
              </w:rPr>
              <w:t>[-1.261, -0.042]</w:t>
            </w:r>
          </w:p>
        </w:tc>
        <w:tc>
          <w:tcPr>
            <w:tcW w:w="1170" w:type="dxa"/>
            <w:tcBorders>
              <w:top w:val="nil"/>
              <w:left w:val="nil"/>
              <w:bottom w:val="none" w:sz="12" w:space="0" w:color="000000" w:themeColor="text1"/>
              <w:right w:val="none" w:sz="12" w:space="0" w:color="000000" w:themeColor="text1"/>
            </w:tcBorders>
          </w:tcPr>
          <w:p w14:paraId="0FCD80DF" w14:textId="7F6C491D" w:rsidR="00AA21F0" w:rsidRPr="00CF5582" w:rsidRDefault="00AA21F0" w:rsidP="00AA21F0">
            <w:pPr>
              <w:spacing w:line="240" w:lineRule="auto"/>
              <w:jc w:val="center"/>
              <w:rPr>
                <w:rFonts w:eastAsia="Times New Roman" w:cs="Times New Roman"/>
                <w:sz w:val="18"/>
                <w:szCs w:val="18"/>
              </w:rPr>
            </w:pPr>
            <w:r>
              <w:rPr>
                <w:rFonts w:eastAsia="Times New Roman" w:cs="Times New Roman"/>
                <w:sz w:val="18"/>
                <w:szCs w:val="18"/>
              </w:rPr>
              <w:t>.03</w:t>
            </w:r>
          </w:p>
        </w:tc>
        <w:tc>
          <w:tcPr>
            <w:tcW w:w="1800" w:type="dxa"/>
            <w:tcBorders>
              <w:top w:val="nil"/>
              <w:left w:val="none" w:sz="12" w:space="0" w:color="000000" w:themeColor="text1"/>
              <w:bottom w:val="none" w:sz="12" w:space="0" w:color="000000" w:themeColor="text1"/>
              <w:right w:val="none" w:sz="12" w:space="0" w:color="000000" w:themeColor="text1"/>
            </w:tcBorders>
          </w:tcPr>
          <w:p w14:paraId="59D5A9E0" w14:textId="6D24B15C" w:rsidR="00AA21F0" w:rsidRPr="004E119F" w:rsidRDefault="00AA21F0" w:rsidP="00AA21F0">
            <w:pPr>
              <w:spacing w:line="240" w:lineRule="auto"/>
              <w:jc w:val="center"/>
              <w:rPr>
                <w:rFonts w:eastAsia="Times New Roman" w:cs="Times New Roman"/>
                <w:b/>
                <w:bCs/>
                <w:i/>
                <w:iCs/>
                <w:sz w:val="18"/>
                <w:szCs w:val="18"/>
              </w:rPr>
            </w:pPr>
            <w:r w:rsidRPr="004E119F">
              <w:rPr>
                <w:rFonts w:eastAsia="Times New Roman" w:cs="Times New Roman"/>
                <w:b/>
                <w:bCs/>
                <w:i/>
                <w:iCs/>
                <w:sz w:val="18"/>
                <w:szCs w:val="18"/>
              </w:rPr>
              <w:t>Significant</w:t>
            </w:r>
          </w:p>
        </w:tc>
      </w:tr>
      <w:tr w:rsidR="00AA21F0" w:rsidRPr="00CF5582" w14:paraId="017678F8" w14:textId="77777777" w:rsidTr="00AA21F0">
        <w:trPr>
          <w:trHeight w:val="52"/>
        </w:trPr>
        <w:tc>
          <w:tcPr>
            <w:tcW w:w="3945" w:type="dxa"/>
            <w:tcBorders>
              <w:top w:val="nil"/>
            </w:tcBorders>
          </w:tcPr>
          <w:p w14:paraId="2021BDB5" w14:textId="382E17FB" w:rsidR="00AA21F0" w:rsidRPr="00861757" w:rsidRDefault="009B2112" w:rsidP="00385898">
            <w:pPr>
              <w:spacing w:before="20" w:line="240" w:lineRule="auto"/>
              <w:rPr>
                <w:rFonts w:eastAsia="Times New Roman" w:cs="Times New Roman"/>
                <w:bCs/>
                <w:color w:val="000000" w:themeColor="text1"/>
                <w:sz w:val="18"/>
                <w:szCs w:val="18"/>
              </w:rPr>
            </w:pPr>
            <w:r>
              <w:rPr>
                <w:rFonts w:eastAsia="Times New Roman" w:cs="Times New Roman"/>
                <w:bCs/>
                <w:color w:val="000000" w:themeColor="text1"/>
                <w:sz w:val="18"/>
                <w:szCs w:val="18"/>
              </w:rPr>
              <w:t xml:space="preserve">   </w:t>
            </w:r>
            <w:r w:rsidRPr="009B2112">
              <w:rPr>
                <w:rFonts w:eastAsia="Times New Roman" w:cs="Times New Roman"/>
                <w:bCs/>
                <w:color w:val="000000" w:themeColor="text1"/>
                <w:sz w:val="18"/>
                <w:szCs w:val="18"/>
              </w:rPr>
              <w:t>P1NEG → ZP1SEP → P1DW → P1CSI</w:t>
            </w:r>
          </w:p>
        </w:tc>
        <w:tc>
          <w:tcPr>
            <w:tcW w:w="1350" w:type="dxa"/>
            <w:tcBorders>
              <w:top w:val="nil"/>
              <w:right w:val="none" w:sz="12" w:space="0" w:color="000000" w:themeColor="text1"/>
            </w:tcBorders>
          </w:tcPr>
          <w:p w14:paraId="49779E66" w14:textId="24907C56" w:rsidR="00AA21F0" w:rsidRPr="00CF5582" w:rsidRDefault="00B033A9" w:rsidP="00AA21F0">
            <w:pPr>
              <w:spacing w:line="240" w:lineRule="auto"/>
              <w:jc w:val="center"/>
              <w:rPr>
                <w:rFonts w:eastAsia="Times New Roman" w:cs="Times New Roman"/>
                <w:sz w:val="18"/>
                <w:szCs w:val="18"/>
              </w:rPr>
            </w:pPr>
            <w:r>
              <w:rPr>
                <w:rFonts w:eastAsia="Times New Roman" w:cs="Times New Roman"/>
                <w:sz w:val="18"/>
                <w:szCs w:val="18"/>
              </w:rPr>
              <w:t>-.198</w:t>
            </w:r>
          </w:p>
        </w:tc>
        <w:tc>
          <w:tcPr>
            <w:tcW w:w="1800" w:type="dxa"/>
            <w:tcBorders>
              <w:top w:val="none" w:sz="12" w:space="0" w:color="000000" w:themeColor="text1"/>
              <w:right w:val="none" w:sz="12" w:space="0" w:color="000000" w:themeColor="text1"/>
            </w:tcBorders>
          </w:tcPr>
          <w:p w14:paraId="5C211E00" w14:textId="7CA34066" w:rsidR="00AA21F0" w:rsidRDefault="00B033A9" w:rsidP="00AA21F0">
            <w:pPr>
              <w:spacing w:line="240" w:lineRule="auto"/>
              <w:jc w:val="center"/>
              <w:rPr>
                <w:rFonts w:eastAsia="Times New Roman" w:cs="Times New Roman"/>
                <w:sz w:val="18"/>
                <w:szCs w:val="18"/>
              </w:rPr>
            </w:pPr>
            <w:r>
              <w:rPr>
                <w:rFonts w:eastAsia="Times New Roman" w:cs="Times New Roman"/>
                <w:sz w:val="18"/>
                <w:szCs w:val="18"/>
              </w:rPr>
              <w:t>[-0.564, 0.048]</w:t>
            </w:r>
          </w:p>
        </w:tc>
        <w:tc>
          <w:tcPr>
            <w:tcW w:w="117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0D047A23" w14:textId="783DD39E" w:rsidR="00AA21F0" w:rsidRPr="00CF5582" w:rsidRDefault="00B837AD" w:rsidP="00AA21F0">
            <w:pPr>
              <w:spacing w:line="240" w:lineRule="auto"/>
              <w:jc w:val="center"/>
              <w:rPr>
                <w:rFonts w:eastAsia="Times New Roman" w:cs="Times New Roman"/>
                <w:sz w:val="18"/>
                <w:szCs w:val="18"/>
              </w:rPr>
            </w:pPr>
            <w:r>
              <w:rPr>
                <w:rFonts w:eastAsia="Times New Roman" w:cs="Times New Roman"/>
                <w:sz w:val="18"/>
                <w:szCs w:val="18"/>
              </w:rPr>
              <w:t>&gt; .05</w:t>
            </w:r>
          </w:p>
        </w:tc>
        <w:tc>
          <w:tcPr>
            <w:tcW w:w="180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FCE4456" w14:textId="60F954DD" w:rsidR="00AA21F0" w:rsidRPr="00CF5582" w:rsidRDefault="00B837AD" w:rsidP="00AA21F0">
            <w:pPr>
              <w:spacing w:line="240" w:lineRule="auto"/>
              <w:jc w:val="center"/>
              <w:rPr>
                <w:rFonts w:eastAsia="Times New Roman" w:cs="Times New Roman"/>
                <w:sz w:val="18"/>
                <w:szCs w:val="18"/>
              </w:rPr>
            </w:pPr>
            <w:r>
              <w:rPr>
                <w:rFonts w:eastAsia="Times New Roman" w:cs="Times New Roman"/>
                <w:sz w:val="18"/>
                <w:szCs w:val="18"/>
              </w:rPr>
              <w:t>Non-Significant</w:t>
            </w:r>
          </w:p>
        </w:tc>
      </w:tr>
      <w:tr w:rsidR="00AA21F0" w:rsidRPr="00CF5582" w14:paraId="5B972F67" w14:textId="77777777" w:rsidTr="00AA21F0">
        <w:trPr>
          <w:trHeight w:val="52"/>
        </w:trPr>
        <w:tc>
          <w:tcPr>
            <w:tcW w:w="3945" w:type="dxa"/>
          </w:tcPr>
          <w:p w14:paraId="390B6071" w14:textId="73BDE518" w:rsidR="00AA21F0" w:rsidRPr="00861757" w:rsidRDefault="009B2112" w:rsidP="00385898">
            <w:pPr>
              <w:spacing w:before="20" w:line="240" w:lineRule="auto"/>
              <w:rPr>
                <w:rFonts w:eastAsia="Times New Roman" w:cs="Times New Roman"/>
                <w:bCs/>
                <w:color w:val="000000" w:themeColor="text1"/>
                <w:sz w:val="18"/>
                <w:szCs w:val="18"/>
              </w:rPr>
            </w:pPr>
            <w:r>
              <w:rPr>
                <w:rFonts w:eastAsia="Times New Roman" w:cs="Times New Roman"/>
                <w:bCs/>
                <w:color w:val="000000" w:themeColor="text1"/>
                <w:sz w:val="18"/>
                <w:szCs w:val="18"/>
              </w:rPr>
              <w:t xml:space="preserve">   </w:t>
            </w:r>
            <w:r w:rsidRPr="009B2112">
              <w:rPr>
                <w:rFonts w:eastAsia="Times New Roman" w:cs="Times New Roman"/>
                <w:bCs/>
                <w:color w:val="000000" w:themeColor="text1"/>
                <w:sz w:val="18"/>
                <w:szCs w:val="18"/>
              </w:rPr>
              <w:t>P1NEG → ZP1CON → P1DW → P1CSI</w:t>
            </w:r>
          </w:p>
        </w:tc>
        <w:tc>
          <w:tcPr>
            <w:tcW w:w="1350" w:type="dxa"/>
            <w:tcBorders>
              <w:right w:val="nil"/>
            </w:tcBorders>
          </w:tcPr>
          <w:p w14:paraId="047F9830" w14:textId="55FEBAEB" w:rsidR="00AA21F0" w:rsidRPr="00CF5582" w:rsidRDefault="009567A6" w:rsidP="00AA21F0">
            <w:pPr>
              <w:spacing w:line="240" w:lineRule="auto"/>
              <w:jc w:val="center"/>
              <w:rPr>
                <w:rFonts w:eastAsia="Times New Roman" w:cs="Times New Roman"/>
                <w:sz w:val="18"/>
                <w:szCs w:val="18"/>
              </w:rPr>
            </w:pPr>
            <w:r>
              <w:rPr>
                <w:rFonts w:eastAsia="Times New Roman" w:cs="Times New Roman"/>
                <w:sz w:val="18"/>
                <w:szCs w:val="18"/>
              </w:rPr>
              <w:t>-.510</w:t>
            </w:r>
          </w:p>
        </w:tc>
        <w:tc>
          <w:tcPr>
            <w:tcW w:w="1800" w:type="dxa"/>
            <w:tcBorders>
              <w:right w:val="nil"/>
            </w:tcBorders>
          </w:tcPr>
          <w:p w14:paraId="0A02261F" w14:textId="7A7FCAB1" w:rsidR="00AA21F0" w:rsidRDefault="009567A6" w:rsidP="00AA21F0">
            <w:pPr>
              <w:spacing w:line="240" w:lineRule="auto"/>
              <w:jc w:val="center"/>
              <w:rPr>
                <w:rFonts w:eastAsia="Times New Roman" w:cs="Times New Roman"/>
                <w:sz w:val="18"/>
                <w:szCs w:val="18"/>
              </w:rPr>
            </w:pPr>
            <w:r>
              <w:rPr>
                <w:rFonts w:eastAsia="Times New Roman" w:cs="Times New Roman"/>
                <w:sz w:val="18"/>
                <w:szCs w:val="18"/>
              </w:rPr>
              <w:t>[-1.624, -0.107]</w:t>
            </w:r>
          </w:p>
        </w:tc>
        <w:tc>
          <w:tcPr>
            <w:tcW w:w="1170" w:type="dxa"/>
            <w:tcBorders>
              <w:top w:val="none" w:sz="12" w:space="0" w:color="000000" w:themeColor="text1"/>
              <w:left w:val="nil"/>
              <w:bottom w:val="none" w:sz="12" w:space="0" w:color="000000" w:themeColor="text1"/>
              <w:right w:val="nil"/>
            </w:tcBorders>
          </w:tcPr>
          <w:p w14:paraId="2DFE0CCE" w14:textId="76EC5ECA" w:rsidR="00AA21F0" w:rsidRPr="00CF5582" w:rsidRDefault="009567A6" w:rsidP="00AA21F0">
            <w:pPr>
              <w:spacing w:line="240" w:lineRule="auto"/>
              <w:jc w:val="center"/>
              <w:rPr>
                <w:rFonts w:eastAsia="Times New Roman" w:cs="Times New Roman"/>
                <w:sz w:val="18"/>
                <w:szCs w:val="18"/>
              </w:rPr>
            </w:pPr>
            <w:r>
              <w:rPr>
                <w:rFonts w:eastAsia="Times New Roman" w:cs="Times New Roman"/>
                <w:sz w:val="18"/>
                <w:szCs w:val="18"/>
              </w:rPr>
              <w:t>.02</w:t>
            </w:r>
          </w:p>
        </w:tc>
        <w:tc>
          <w:tcPr>
            <w:tcW w:w="1800" w:type="dxa"/>
            <w:tcBorders>
              <w:top w:val="none" w:sz="12" w:space="0" w:color="000000" w:themeColor="text1"/>
              <w:left w:val="nil"/>
              <w:bottom w:val="none" w:sz="12" w:space="0" w:color="000000" w:themeColor="text1"/>
              <w:right w:val="nil"/>
            </w:tcBorders>
          </w:tcPr>
          <w:p w14:paraId="063E0A7D" w14:textId="01A71A95" w:rsidR="00AA21F0" w:rsidRPr="004E119F" w:rsidRDefault="009567A6" w:rsidP="00AA21F0">
            <w:pPr>
              <w:spacing w:line="240" w:lineRule="auto"/>
              <w:jc w:val="center"/>
              <w:rPr>
                <w:rFonts w:eastAsia="Times New Roman" w:cs="Times New Roman"/>
                <w:b/>
                <w:bCs/>
                <w:i/>
                <w:iCs/>
                <w:sz w:val="18"/>
                <w:szCs w:val="18"/>
              </w:rPr>
            </w:pPr>
            <w:r w:rsidRPr="004E119F">
              <w:rPr>
                <w:rFonts w:eastAsia="Times New Roman" w:cs="Times New Roman"/>
                <w:b/>
                <w:bCs/>
                <w:i/>
                <w:iCs/>
                <w:sz w:val="18"/>
                <w:szCs w:val="18"/>
              </w:rPr>
              <w:t>Significant</w:t>
            </w:r>
          </w:p>
        </w:tc>
      </w:tr>
      <w:tr w:rsidR="00AE277C" w:rsidRPr="00CF5582" w14:paraId="59E3A495" w14:textId="77777777" w:rsidTr="007C0041">
        <w:trPr>
          <w:trHeight w:val="52"/>
        </w:trPr>
        <w:tc>
          <w:tcPr>
            <w:tcW w:w="3945" w:type="dxa"/>
          </w:tcPr>
          <w:p w14:paraId="288A0E5B" w14:textId="409185BA" w:rsidR="00C16338" w:rsidRDefault="004E119F" w:rsidP="00385898">
            <w:pPr>
              <w:spacing w:before="20" w:line="240" w:lineRule="auto"/>
              <w:rPr>
                <w:rFonts w:eastAsia="Times New Roman" w:cs="Times New Roman"/>
                <w:bCs/>
                <w:color w:val="000000" w:themeColor="text1"/>
                <w:sz w:val="18"/>
                <w:szCs w:val="18"/>
              </w:rPr>
            </w:pPr>
            <w:r>
              <w:rPr>
                <w:rFonts w:eastAsia="Times New Roman" w:cs="Times New Roman"/>
                <w:bCs/>
                <w:color w:val="000000" w:themeColor="text1"/>
                <w:sz w:val="18"/>
                <w:szCs w:val="18"/>
              </w:rPr>
              <w:t xml:space="preserve">   </w:t>
            </w:r>
            <w:r w:rsidR="00A92351" w:rsidRPr="00A92351">
              <w:rPr>
                <w:rFonts w:eastAsia="Times New Roman" w:cs="Times New Roman"/>
                <w:bCs/>
                <w:color w:val="000000" w:themeColor="text1"/>
                <w:sz w:val="18"/>
                <w:szCs w:val="18"/>
              </w:rPr>
              <w:t>P1NEG → ZP2SEP → P1DW → P1CSI</w:t>
            </w:r>
          </w:p>
        </w:tc>
        <w:tc>
          <w:tcPr>
            <w:tcW w:w="1350" w:type="dxa"/>
            <w:tcBorders>
              <w:right w:val="nil"/>
            </w:tcBorders>
          </w:tcPr>
          <w:p w14:paraId="53557886" w14:textId="2855B4BF" w:rsidR="00AE277C" w:rsidRDefault="004E119F" w:rsidP="00AA21F0">
            <w:pPr>
              <w:spacing w:line="240" w:lineRule="auto"/>
              <w:jc w:val="center"/>
              <w:rPr>
                <w:rFonts w:eastAsia="Times New Roman" w:cs="Times New Roman"/>
                <w:sz w:val="18"/>
                <w:szCs w:val="18"/>
              </w:rPr>
            </w:pPr>
            <w:r w:rsidRPr="004E119F">
              <w:rPr>
                <w:rFonts w:eastAsia="Times New Roman" w:cs="Times New Roman"/>
                <w:sz w:val="18"/>
                <w:szCs w:val="18"/>
              </w:rPr>
              <w:t>.002</w:t>
            </w:r>
          </w:p>
        </w:tc>
        <w:tc>
          <w:tcPr>
            <w:tcW w:w="1800" w:type="dxa"/>
            <w:tcBorders>
              <w:right w:val="nil"/>
            </w:tcBorders>
          </w:tcPr>
          <w:p w14:paraId="10FD80C1" w14:textId="1348949B" w:rsidR="00AE277C" w:rsidRDefault="004E119F" w:rsidP="00AA21F0">
            <w:pPr>
              <w:spacing w:line="240" w:lineRule="auto"/>
              <w:jc w:val="center"/>
              <w:rPr>
                <w:rFonts w:eastAsia="Times New Roman" w:cs="Times New Roman"/>
                <w:sz w:val="18"/>
                <w:szCs w:val="18"/>
              </w:rPr>
            </w:pPr>
            <w:r w:rsidRPr="004E119F">
              <w:rPr>
                <w:rFonts w:eastAsia="Times New Roman" w:cs="Times New Roman"/>
                <w:sz w:val="18"/>
                <w:szCs w:val="18"/>
              </w:rPr>
              <w:t>[–0.091, 0.182]</w:t>
            </w:r>
          </w:p>
        </w:tc>
        <w:tc>
          <w:tcPr>
            <w:tcW w:w="1170" w:type="dxa"/>
            <w:tcBorders>
              <w:top w:val="none" w:sz="12" w:space="0" w:color="000000" w:themeColor="text1"/>
              <w:left w:val="nil"/>
              <w:bottom w:val="none" w:sz="12" w:space="0" w:color="000000" w:themeColor="text1"/>
              <w:right w:val="nil"/>
            </w:tcBorders>
          </w:tcPr>
          <w:p w14:paraId="684117F2" w14:textId="64FD581A" w:rsidR="00AE277C" w:rsidRDefault="004E119F" w:rsidP="00AA21F0">
            <w:pPr>
              <w:spacing w:line="240" w:lineRule="auto"/>
              <w:jc w:val="center"/>
              <w:rPr>
                <w:rFonts w:eastAsia="Times New Roman" w:cs="Times New Roman"/>
                <w:sz w:val="18"/>
                <w:szCs w:val="18"/>
              </w:rPr>
            </w:pPr>
            <w:r w:rsidRPr="004E119F">
              <w:rPr>
                <w:rFonts w:eastAsia="Times New Roman" w:cs="Times New Roman"/>
                <w:sz w:val="18"/>
                <w:szCs w:val="18"/>
              </w:rPr>
              <w:t>.812</w:t>
            </w:r>
          </w:p>
        </w:tc>
        <w:tc>
          <w:tcPr>
            <w:tcW w:w="1800" w:type="dxa"/>
            <w:tcBorders>
              <w:top w:val="none" w:sz="12" w:space="0" w:color="000000" w:themeColor="text1"/>
              <w:left w:val="nil"/>
              <w:bottom w:val="none" w:sz="12" w:space="0" w:color="000000" w:themeColor="text1"/>
              <w:right w:val="nil"/>
            </w:tcBorders>
          </w:tcPr>
          <w:p w14:paraId="244082B8" w14:textId="727ABA09" w:rsidR="00AE277C" w:rsidRDefault="004E119F" w:rsidP="00AA21F0">
            <w:pPr>
              <w:spacing w:line="240" w:lineRule="auto"/>
              <w:jc w:val="center"/>
              <w:rPr>
                <w:rFonts w:eastAsia="Times New Roman" w:cs="Times New Roman"/>
                <w:sz w:val="18"/>
                <w:szCs w:val="18"/>
              </w:rPr>
            </w:pPr>
            <w:r>
              <w:rPr>
                <w:rFonts w:eastAsia="Times New Roman" w:cs="Times New Roman"/>
                <w:sz w:val="18"/>
                <w:szCs w:val="18"/>
              </w:rPr>
              <w:t>Non-</w:t>
            </w:r>
            <w:r w:rsidR="00AB05C5">
              <w:rPr>
                <w:rFonts w:eastAsia="Times New Roman" w:cs="Times New Roman"/>
                <w:sz w:val="18"/>
                <w:szCs w:val="18"/>
              </w:rPr>
              <w:t>S</w:t>
            </w:r>
            <w:r>
              <w:rPr>
                <w:rFonts w:eastAsia="Times New Roman" w:cs="Times New Roman"/>
                <w:sz w:val="18"/>
                <w:szCs w:val="18"/>
              </w:rPr>
              <w:t>ignificant</w:t>
            </w:r>
          </w:p>
        </w:tc>
      </w:tr>
      <w:tr w:rsidR="00AA21F0" w:rsidRPr="00CF5582" w14:paraId="1C3BD4C5" w14:textId="77777777" w:rsidTr="007C0041">
        <w:trPr>
          <w:trHeight w:val="52"/>
        </w:trPr>
        <w:tc>
          <w:tcPr>
            <w:tcW w:w="3945" w:type="dxa"/>
          </w:tcPr>
          <w:p w14:paraId="5825C20A" w14:textId="05E12334" w:rsidR="00AA21F0" w:rsidRPr="00861757" w:rsidRDefault="00AB05C5" w:rsidP="00385898">
            <w:pPr>
              <w:spacing w:before="20" w:line="240" w:lineRule="auto"/>
              <w:rPr>
                <w:rFonts w:eastAsia="Times New Roman" w:cs="Times New Roman"/>
                <w:bCs/>
                <w:color w:val="000000" w:themeColor="text1"/>
                <w:sz w:val="18"/>
                <w:szCs w:val="18"/>
              </w:rPr>
            </w:pPr>
            <w:r>
              <w:rPr>
                <w:rFonts w:eastAsia="Times New Roman" w:cs="Times New Roman"/>
                <w:bCs/>
                <w:color w:val="000000" w:themeColor="text1"/>
                <w:sz w:val="18"/>
                <w:szCs w:val="18"/>
              </w:rPr>
              <w:t xml:space="preserve">   </w:t>
            </w:r>
            <w:r w:rsidR="004B52FE" w:rsidRPr="004B52FE">
              <w:rPr>
                <w:rFonts w:eastAsia="Times New Roman" w:cs="Times New Roman"/>
                <w:bCs/>
                <w:color w:val="000000" w:themeColor="text1"/>
                <w:sz w:val="18"/>
                <w:szCs w:val="18"/>
              </w:rPr>
              <w:t>P1NEG → ZP2CON → P1DW → P1CSI</w:t>
            </w:r>
          </w:p>
        </w:tc>
        <w:tc>
          <w:tcPr>
            <w:tcW w:w="1350" w:type="dxa"/>
            <w:tcBorders>
              <w:right w:val="nil"/>
            </w:tcBorders>
          </w:tcPr>
          <w:p w14:paraId="3B91DD4A" w14:textId="7B03C206" w:rsidR="00AA21F0" w:rsidRDefault="004B52FE" w:rsidP="00AA21F0">
            <w:pPr>
              <w:spacing w:line="240" w:lineRule="auto"/>
              <w:jc w:val="center"/>
              <w:rPr>
                <w:rFonts w:eastAsia="Times New Roman" w:cs="Times New Roman"/>
                <w:sz w:val="18"/>
                <w:szCs w:val="18"/>
              </w:rPr>
            </w:pPr>
            <w:r w:rsidRPr="004B52FE">
              <w:rPr>
                <w:rFonts w:eastAsia="Times New Roman" w:cs="Times New Roman"/>
                <w:sz w:val="18"/>
                <w:szCs w:val="18"/>
              </w:rPr>
              <w:t>.000</w:t>
            </w:r>
          </w:p>
        </w:tc>
        <w:tc>
          <w:tcPr>
            <w:tcW w:w="1800" w:type="dxa"/>
            <w:tcBorders>
              <w:right w:val="nil"/>
            </w:tcBorders>
          </w:tcPr>
          <w:p w14:paraId="65E329AF" w14:textId="5CD669E0" w:rsidR="00AA21F0" w:rsidRDefault="004B52FE" w:rsidP="00AA21F0">
            <w:pPr>
              <w:spacing w:line="240" w:lineRule="auto"/>
              <w:jc w:val="center"/>
              <w:rPr>
                <w:rFonts w:eastAsia="Times New Roman" w:cs="Times New Roman"/>
                <w:sz w:val="18"/>
                <w:szCs w:val="18"/>
              </w:rPr>
            </w:pPr>
            <w:r w:rsidRPr="004B52FE">
              <w:rPr>
                <w:rFonts w:eastAsia="Times New Roman" w:cs="Times New Roman"/>
                <w:sz w:val="18"/>
                <w:szCs w:val="18"/>
              </w:rPr>
              <w:t>[–0.101, 0.098]</w:t>
            </w:r>
          </w:p>
        </w:tc>
        <w:tc>
          <w:tcPr>
            <w:tcW w:w="1170" w:type="dxa"/>
            <w:tcBorders>
              <w:top w:val="none" w:sz="12" w:space="0" w:color="000000" w:themeColor="text1"/>
              <w:left w:val="nil"/>
              <w:bottom w:val="none" w:sz="12" w:space="0" w:color="000000" w:themeColor="text1"/>
              <w:right w:val="nil"/>
            </w:tcBorders>
          </w:tcPr>
          <w:p w14:paraId="56C31B8E" w14:textId="6629CCDD" w:rsidR="00AA21F0" w:rsidRDefault="00AB05C5" w:rsidP="00AA21F0">
            <w:pPr>
              <w:spacing w:line="240" w:lineRule="auto"/>
              <w:jc w:val="center"/>
              <w:rPr>
                <w:rFonts w:eastAsia="Times New Roman" w:cs="Times New Roman"/>
                <w:sz w:val="18"/>
                <w:szCs w:val="18"/>
              </w:rPr>
            </w:pPr>
            <w:r w:rsidRPr="00AB05C5">
              <w:rPr>
                <w:rFonts w:eastAsia="Times New Roman" w:cs="Times New Roman"/>
                <w:sz w:val="18"/>
                <w:szCs w:val="18"/>
              </w:rPr>
              <w:t>.972</w:t>
            </w:r>
          </w:p>
        </w:tc>
        <w:tc>
          <w:tcPr>
            <w:tcW w:w="1800" w:type="dxa"/>
            <w:tcBorders>
              <w:top w:val="none" w:sz="12" w:space="0" w:color="000000" w:themeColor="text1"/>
              <w:left w:val="nil"/>
              <w:bottom w:val="none" w:sz="12" w:space="0" w:color="000000" w:themeColor="text1"/>
              <w:right w:val="nil"/>
            </w:tcBorders>
          </w:tcPr>
          <w:p w14:paraId="1604EF87" w14:textId="28398B95" w:rsidR="00AA21F0" w:rsidRPr="00AB05C5" w:rsidRDefault="00AB05C5" w:rsidP="00AA21F0">
            <w:pPr>
              <w:spacing w:line="240" w:lineRule="auto"/>
              <w:jc w:val="center"/>
              <w:rPr>
                <w:rFonts w:eastAsia="Times New Roman" w:cs="Times New Roman"/>
                <w:sz w:val="18"/>
                <w:szCs w:val="18"/>
              </w:rPr>
            </w:pPr>
            <w:r>
              <w:rPr>
                <w:rFonts w:eastAsia="Times New Roman" w:cs="Times New Roman"/>
                <w:sz w:val="18"/>
                <w:szCs w:val="18"/>
              </w:rPr>
              <w:t>Non-Significant</w:t>
            </w:r>
          </w:p>
        </w:tc>
      </w:tr>
      <w:tr w:rsidR="00C753A3" w:rsidRPr="00CF5582" w14:paraId="0BEBEF29" w14:textId="77777777" w:rsidTr="00AB05C5">
        <w:trPr>
          <w:trHeight w:val="52"/>
        </w:trPr>
        <w:tc>
          <w:tcPr>
            <w:tcW w:w="3945" w:type="dxa"/>
          </w:tcPr>
          <w:p w14:paraId="5C3F9E57" w14:textId="2641AA17" w:rsidR="00C753A3" w:rsidRPr="00861757" w:rsidRDefault="0072322F" w:rsidP="00C753A3">
            <w:pPr>
              <w:spacing w:before="20" w:line="240" w:lineRule="auto"/>
              <w:rPr>
                <w:rFonts w:eastAsia="Times New Roman" w:cs="Times New Roman"/>
                <w:bCs/>
                <w:color w:val="000000" w:themeColor="text1"/>
                <w:sz w:val="18"/>
                <w:szCs w:val="18"/>
              </w:rPr>
            </w:pPr>
            <w:r>
              <w:rPr>
                <w:rFonts w:eastAsia="Times New Roman" w:cs="Times New Roman"/>
                <w:bCs/>
                <w:color w:val="000000" w:themeColor="text1"/>
                <w:sz w:val="18"/>
                <w:szCs w:val="18"/>
              </w:rPr>
              <w:t xml:space="preserve">   </w:t>
            </w:r>
            <w:r w:rsidR="00C753A3" w:rsidRPr="00AB05C5">
              <w:rPr>
                <w:rFonts w:eastAsia="Times New Roman" w:cs="Times New Roman"/>
                <w:bCs/>
                <w:color w:val="000000" w:themeColor="text1"/>
                <w:sz w:val="18"/>
                <w:szCs w:val="18"/>
              </w:rPr>
              <w:t>P1NEG → ZP1SEP → P2DW → P1CSI</w:t>
            </w:r>
          </w:p>
        </w:tc>
        <w:tc>
          <w:tcPr>
            <w:tcW w:w="1350" w:type="dxa"/>
            <w:tcBorders>
              <w:right w:val="nil"/>
            </w:tcBorders>
          </w:tcPr>
          <w:p w14:paraId="0FAA60AD" w14:textId="5A375AB0" w:rsidR="00C753A3" w:rsidRDefault="00C753A3" w:rsidP="00C753A3">
            <w:pPr>
              <w:spacing w:line="240" w:lineRule="auto"/>
              <w:jc w:val="center"/>
              <w:rPr>
                <w:rFonts w:eastAsia="Times New Roman" w:cs="Times New Roman"/>
                <w:sz w:val="18"/>
                <w:szCs w:val="18"/>
              </w:rPr>
            </w:pPr>
            <w:r w:rsidRPr="00AB05C5">
              <w:rPr>
                <w:rFonts w:eastAsia="Times New Roman" w:cs="Times New Roman"/>
                <w:sz w:val="18"/>
                <w:szCs w:val="18"/>
              </w:rPr>
              <w:t>.005</w:t>
            </w:r>
          </w:p>
        </w:tc>
        <w:tc>
          <w:tcPr>
            <w:tcW w:w="1800" w:type="dxa"/>
            <w:tcBorders>
              <w:right w:val="nil"/>
            </w:tcBorders>
          </w:tcPr>
          <w:p w14:paraId="164B83FF" w14:textId="73631CE2" w:rsidR="00C753A3" w:rsidRDefault="00C753A3" w:rsidP="00C753A3">
            <w:pPr>
              <w:spacing w:line="240" w:lineRule="auto"/>
              <w:jc w:val="center"/>
              <w:rPr>
                <w:rFonts w:eastAsia="Times New Roman" w:cs="Times New Roman"/>
                <w:sz w:val="18"/>
                <w:szCs w:val="18"/>
              </w:rPr>
            </w:pPr>
            <w:r w:rsidRPr="009C64E2">
              <w:rPr>
                <w:rFonts w:eastAsia="Times New Roman" w:cs="Times New Roman"/>
                <w:sz w:val="18"/>
                <w:szCs w:val="18"/>
              </w:rPr>
              <w:t>[–0.108, 0.190]</w:t>
            </w:r>
          </w:p>
        </w:tc>
        <w:tc>
          <w:tcPr>
            <w:tcW w:w="1170" w:type="dxa"/>
            <w:tcBorders>
              <w:top w:val="none" w:sz="12" w:space="0" w:color="000000" w:themeColor="text1"/>
              <w:left w:val="nil"/>
              <w:bottom w:val="none" w:sz="12" w:space="0" w:color="000000" w:themeColor="text1"/>
              <w:right w:val="nil"/>
            </w:tcBorders>
          </w:tcPr>
          <w:p w14:paraId="6A139B7C" w14:textId="6CA517F1" w:rsidR="00C753A3" w:rsidRDefault="00C753A3" w:rsidP="00C753A3">
            <w:pPr>
              <w:spacing w:line="240" w:lineRule="auto"/>
              <w:jc w:val="center"/>
              <w:rPr>
                <w:rFonts w:eastAsia="Times New Roman" w:cs="Times New Roman"/>
                <w:sz w:val="18"/>
                <w:szCs w:val="18"/>
              </w:rPr>
            </w:pPr>
            <w:r w:rsidRPr="009C64E2">
              <w:rPr>
                <w:rFonts w:eastAsia="Times New Roman" w:cs="Times New Roman"/>
                <w:sz w:val="18"/>
                <w:szCs w:val="18"/>
              </w:rPr>
              <w:t>.726</w:t>
            </w:r>
          </w:p>
        </w:tc>
        <w:tc>
          <w:tcPr>
            <w:tcW w:w="1800" w:type="dxa"/>
            <w:tcBorders>
              <w:top w:val="none" w:sz="12" w:space="0" w:color="000000" w:themeColor="text1"/>
              <w:left w:val="nil"/>
              <w:bottom w:val="none" w:sz="12" w:space="0" w:color="000000" w:themeColor="text1"/>
              <w:right w:val="nil"/>
            </w:tcBorders>
          </w:tcPr>
          <w:p w14:paraId="0D40D9B0" w14:textId="5247EACF" w:rsidR="00C753A3" w:rsidRDefault="00C753A3" w:rsidP="00C753A3">
            <w:pPr>
              <w:spacing w:line="240" w:lineRule="auto"/>
              <w:jc w:val="center"/>
              <w:rPr>
                <w:rFonts w:eastAsia="Times New Roman" w:cs="Times New Roman"/>
                <w:sz w:val="18"/>
                <w:szCs w:val="18"/>
              </w:rPr>
            </w:pPr>
            <w:r>
              <w:rPr>
                <w:rFonts w:eastAsia="Times New Roman" w:cs="Times New Roman"/>
                <w:sz w:val="18"/>
                <w:szCs w:val="18"/>
              </w:rPr>
              <w:t>Non-Significant</w:t>
            </w:r>
          </w:p>
        </w:tc>
      </w:tr>
      <w:tr w:rsidR="00C753A3" w:rsidRPr="00CF5582" w14:paraId="4BF9F5E6" w14:textId="77777777" w:rsidTr="00AB05C5">
        <w:trPr>
          <w:trHeight w:val="52"/>
        </w:trPr>
        <w:tc>
          <w:tcPr>
            <w:tcW w:w="3945" w:type="dxa"/>
          </w:tcPr>
          <w:p w14:paraId="1C40E521" w14:textId="72BB5541" w:rsidR="00C753A3" w:rsidRDefault="0072322F" w:rsidP="00C753A3">
            <w:pPr>
              <w:spacing w:before="20" w:line="240" w:lineRule="auto"/>
              <w:rPr>
                <w:rFonts w:eastAsia="Times New Roman" w:cs="Times New Roman"/>
                <w:bCs/>
                <w:color w:val="000000" w:themeColor="text1"/>
                <w:sz w:val="18"/>
                <w:szCs w:val="18"/>
              </w:rPr>
            </w:pPr>
            <w:r>
              <w:rPr>
                <w:rFonts w:eastAsia="Times New Roman" w:cs="Times New Roman"/>
                <w:bCs/>
                <w:color w:val="000000" w:themeColor="text1"/>
                <w:sz w:val="18"/>
                <w:szCs w:val="18"/>
              </w:rPr>
              <w:t xml:space="preserve">   </w:t>
            </w:r>
            <w:r w:rsidR="00C753A3" w:rsidRPr="00C753A3">
              <w:rPr>
                <w:rFonts w:eastAsia="Times New Roman" w:cs="Times New Roman"/>
                <w:bCs/>
                <w:color w:val="000000" w:themeColor="text1"/>
                <w:sz w:val="18"/>
                <w:szCs w:val="18"/>
              </w:rPr>
              <w:t>P1NEG → ZP1CON → P2DW → P1CSI</w:t>
            </w:r>
          </w:p>
        </w:tc>
        <w:tc>
          <w:tcPr>
            <w:tcW w:w="1350" w:type="dxa"/>
            <w:tcBorders>
              <w:right w:val="nil"/>
            </w:tcBorders>
          </w:tcPr>
          <w:p w14:paraId="00A2EBF9" w14:textId="189EEB2E" w:rsidR="00C753A3" w:rsidRDefault="00C753A3" w:rsidP="00C753A3">
            <w:pPr>
              <w:spacing w:line="240" w:lineRule="auto"/>
              <w:jc w:val="center"/>
              <w:rPr>
                <w:rFonts w:eastAsia="Times New Roman" w:cs="Times New Roman"/>
                <w:sz w:val="18"/>
                <w:szCs w:val="18"/>
              </w:rPr>
            </w:pPr>
            <w:r w:rsidRPr="00C753A3">
              <w:rPr>
                <w:rFonts w:eastAsia="Times New Roman" w:cs="Times New Roman"/>
                <w:sz w:val="18"/>
                <w:szCs w:val="18"/>
              </w:rPr>
              <w:t>–.027</w:t>
            </w:r>
          </w:p>
        </w:tc>
        <w:tc>
          <w:tcPr>
            <w:tcW w:w="1800" w:type="dxa"/>
            <w:tcBorders>
              <w:right w:val="nil"/>
            </w:tcBorders>
          </w:tcPr>
          <w:p w14:paraId="05435FCA" w14:textId="5445ACD7" w:rsidR="00C753A3" w:rsidRDefault="00C753A3" w:rsidP="00C753A3">
            <w:pPr>
              <w:spacing w:line="240" w:lineRule="auto"/>
              <w:jc w:val="center"/>
              <w:rPr>
                <w:rFonts w:eastAsia="Times New Roman" w:cs="Times New Roman"/>
                <w:sz w:val="18"/>
                <w:szCs w:val="18"/>
              </w:rPr>
            </w:pPr>
            <w:r w:rsidRPr="00C753A3">
              <w:rPr>
                <w:rFonts w:eastAsia="Times New Roman" w:cs="Times New Roman"/>
                <w:sz w:val="18"/>
                <w:szCs w:val="18"/>
              </w:rPr>
              <w:t>[–0.445, 0.134]</w:t>
            </w:r>
          </w:p>
        </w:tc>
        <w:tc>
          <w:tcPr>
            <w:tcW w:w="1170" w:type="dxa"/>
            <w:tcBorders>
              <w:top w:val="none" w:sz="12" w:space="0" w:color="000000" w:themeColor="text1"/>
              <w:left w:val="nil"/>
              <w:bottom w:val="none" w:sz="12" w:space="0" w:color="000000" w:themeColor="text1"/>
              <w:right w:val="nil"/>
            </w:tcBorders>
          </w:tcPr>
          <w:p w14:paraId="04BE81EF" w14:textId="14947AB4" w:rsidR="00C753A3" w:rsidRDefault="00C753A3" w:rsidP="00C753A3">
            <w:pPr>
              <w:spacing w:line="240" w:lineRule="auto"/>
              <w:jc w:val="center"/>
              <w:rPr>
                <w:rFonts w:eastAsia="Times New Roman" w:cs="Times New Roman"/>
                <w:sz w:val="18"/>
                <w:szCs w:val="18"/>
              </w:rPr>
            </w:pPr>
            <w:r w:rsidRPr="00C753A3">
              <w:rPr>
                <w:rFonts w:eastAsia="Times New Roman" w:cs="Times New Roman"/>
                <w:sz w:val="18"/>
                <w:szCs w:val="18"/>
              </w:rPr>
              <w:t>.576</w:t>
            </w:r>
          </w:p>
        </w:tc>
        <w:tc>
          <w:tcPr>
            <w:tcW w:w="1800" w:type="dxa"/>
            <w:tcBorders>
              <w:top w:val="none" w:sz="12" w:space="0" w:color="000000" w:themeColor="text1"/>
              <w:left w:val="nil"/>
              <w:bottom w:val="none" w:sz="12" w:space="0" w:color="000000" w:themeColor="text1"/>
              <w:right w:val="nil"/>
            </w:tcBorders>
          </w:tcPr>
          <w:p w14:paraId="1B8B599F" w14:textId="505319AC" w:rsidR="00C753A3" w:rsidRDefault="00C753A3" w:rsidP="00C753A3">
            <w:pPr>
              <w:spacing w:line="240" w:lineRule="auto"/>
              <w:jc w:val="center"/>
              <w:rPr>
                <w:rFonts w:eastAsia="Times New Roman" w:cs="Times New Roman"/>
                <w:sz w:val="18"/>
                <w:szCs w:val="18"/>
              </w:rPr>
            </w:pPr>
            <w:r>
              <w:rPr>
                <w:rFonts w:eastAsia="Times New Roman" w:cs="Times New Roman"/>
                <w:sz w:val="18"/>
                <w:szCs w:val="18"/>
              </w:rPr>
              <w:t>Non-Significant</w:t>
            </w:r>
          </w:p>
        </w:tc>
      </w:tr>
      <w:tr w:rsidR="00C753A3" w:rsidRPr="00CF5582" w14:paraId="32788648" w14:textId="77777777" w:rsidTr="00AB05C5">
        <w:trPr>
          <w:trHeight w:val="52"/>
        </w:trPr>
        <w:tc>
          <w:tcPr>
            <w:tcW w:w="3945" w:type="dxa"/>
          </w:tcPr>
          <w:p w14:paraId="5296CA02" w14:textId="63C50C7D" w:rsidR="00C753A3" w:rsidRDefault="0072322F" w:rsidP="00C753A3">
            <w:pPr>
              <w:spacing w:before="20" w:line="240" w:lineRule="auto"/>
              <w:rPr>
                <w:rFonts w:eastAsia="Times New Roman" w:cs="Times New Roman"/>
                <w:bCs/>
                <w:color w:val="000000" w:themeColor="text1"/>
                <w:sz w:val="18"/>
                <w:szCs w:val="18"/>
              </w:rPr>
            </w:pPr>
            <w:r>
              <w:rPr>
                <w:rFonts w:eastAsia="Times New Roman" w:cs="Times New Roman"/>
                <w:bCs/>
                <w:color w:val="000000" w:themeColor="text1"/>
                <w:sz w:val="18"/>
                <w:szCs w:val="18"/>
              </w:rPr>
              <w:t xml:space="preserve">   </w:t>
            </w:r>
            <w:r w:rsidRPr="0072322F">
              <w:rPr>
                <w:rFonts w:eastAsia="Times New Roman" w:cs="Times New Roman"/>
                <w:bCs/>
                <w:color w:val="000000" w:themeColor="text1"/>
                <w:sz w:val="18"/>
                <w:szCs w:val="18"/>
              </w:rPr>
              <w:t>P1NEG → ZP2SEP → P2DW → P1CSI</w:t>
            </w:r>
          </w:p>
        </w:tc>
        <w:tc>
          <w:tcPr>
            <w:tcW w:w="1350" w:type="dxa"/>
            <w:tcBorders>
              <w:right w:val="nil"/>
            </w:tcBorders>
          </w:tcPr>
          <w:p w14:paraId="7DD0959A" w14:textId="23B10400" w:rsidR="00C753A3" w:rsidRDefault="001B4086" w:rsidP="00C753A3">
            <w:pPr>
              <w:spacing w:line="240" w:lineRule="auto"/>
              <w:jc w:val="center"/>
              <w:rPr>
                <w:rFonts w:eastAsia="Times New Roman" w:cs="Times New Roman"/>
                <w:sz w:val="18"/>
                <w:szCs w:val="18"/>
              </w:rPr>
            </w:pPr>
            <w:r w:rsidRPr="001B4086">
              <w:rPr>
                <w:rFonts w:eastAsia="Times New Roman" w:cs="Times New Roman"/>
                <w:sz w:val="18"/>
                <w:szCs w:val="18"/>
              </w:rPr>
              <w:t>–.010</w:t>
            </w:r>
          </w:p>
        </w:tc>
        <w:tc>
          <w:tcPr>
            <w:tcW w:w="1800" w:type="dxa"/>
            <w:tcBorders>
              <w:right w:val="nil"/>
            </w:tcBorders>
          </w:tcPr>
          <w:p w14:paraId="46081DD8" w14:textId="61550761" w:rsidR="00C753A3" w:rsidRDefault="001B4086" w:rsidP="00C753A3">
            <w:pPr>
              <w:spacing w:line="240" w:lineRule="auto"/>
              <w:jc w:val="center"/>
              <w:rPr>
                <w:rFonts w:eastAsia="Times New Roman" w:cs="Times New Roman"/>
                <w:sz w:val="18"/>
                <w:szCs w:val="18"/>
              </w:rPr>
            </w:pPr>
            <w:r w:rsidRPr="001B4086">
              <w:rPr>
                <w:rFonts w:eastAsia="Times New Roman" w:cs="Times New Roman"/>
                <w:sz w:val="18"/>
                <w:szCs w:val="18"/>
              </w:rPr>
              <w:t>[–0.153, 0.026]</w:t>
            </w:r>
          </w:p>
        </w:tc>
        <w:tc>
          <w:tcPr>
            <w:tcW w:w="1170" w:type="dxa"/>
            <w:tcBorders>
              <w:top w:val="none" w:sz="12" w:space="0" w:color="000000" w:themeColor="text1"/>
              <w:left w:val="nil"/>
              <w:bottom w:val="none" w:sz="12" w:space="0" w:color="000000" w:themeColor="text1"/>
              <w:right w:val="nil"/>
            </w:tcBorders>
          </w:tcPr>
          <w:p w14:paraId="406DCCB2" w14:textId="1F341280" w:rsidR="00C753A3" w:rsidRDefault="00367721" w:rsidP="00C753A3">
            <w:pPr>
              <w:spacing w:line="240" w:lineRule="auto"/>
              <w:jc w:val="center"/>
              <w:rPr>
                <w:rFonts w:eastAsia="Times New Roman" w:cs="Times New Roman"/>
                <w:sz w:val="18"/>
                <w:szCs w:val="18"/>
              </w:rPr>
            </w:pPr>
            <w:r>
              <w:rPr>
                <w:rFonts w:eastAsia="Times New Roman" w:cs="Times New Roman"/>
                <w:sz w:val="18"/>
                <w:szCs w:val="18"/>
              </w:rPr>
              <w:t>.412</w:t>
            </w:r>
          </w:p>
        </w:tc>
        <w:tc>
          <w:tcPr>
            <w:tcW w:w="1800" w:type="dxa"/>
            <w:tcBorders>
              <w:top w:val="none" w:sz="12" w:space="0" w:color="000000" w:themeColor="text1"/>
              <w:left w:val="nil"/>
              <w:bottom w:val="none" w:sz="12" w:space="0" w:color="000000" w:themeColor="text1"/>
              <w:right w:val="nil"/>
            </w:tcBorders>
          </w:tcPr>
          <w:p w14:paraId="4F52B1B7" w14:textId="6C007B16" w:rsidR="00C753A3" w:rsidRDefault="00C753A3" w:rsidP="00C753A3">
            <w:pPr>
              <w:spacing w:line="240" w:lineRule="auto"/>
              <w:jc w:val="center"/>
              <w:rPr>
                <w:rFonts w:eastAsia="Times New Roman" w:cs="Times New Roman"/>
                <w:sz w:val="18"/>
                <w:szCs w:val="18"/>
              </w:rPr>
            </w:pPr>
            <w:r>
              <w:rPr>
                <w:rFonts w:eastAsia="Times New Roman" w:cs="Times New Roman"/>
                <w:sz w:val="18"/>
                <w:szCs w:val="18"/>
              </w:rPr>
              <w:t>Non-Significant</w:t>
            </w:r>
          </w:p>
        </w:tc>
      </w:tr>
      <w:tr w:rsidR="00C753A3" w:rsidRPr="00CF5582" w14:paraId="1F5698C3" w14:textId="77777777" w:rsidTr="00AB05C5">
        <w:trPr>
          <w:trHeight w:val="52"/>
        </w:trPr>
        <w:tc>
          <w:tcPr>
            <w:tcW w:w="3945" w:type="dxa"/>
          </w:tcPr>
          <w:p w14:paraId="4ACB7061" w14:textId="3A30D660" w:rsidR="00C753A3" w:rsidRDefault="0072322F" w:rsidP="00C753A3">
            <w:pPr>
              <w:spacing w:before="20" w:line="240" w:lineRule="auto"/>
              <w:rPr>
                <w:rFonts w:eastAsia="Times New Roman" w:cs="Times New Roman"/>
                <w:bCs/>
                <w:color w:val="000000" w:themeColor="text1"/>
                <w:sz w:val="18"/>
                <w:szCs w:val="18"/>
              </w:rPr>
            </w:pPr>
            <w:r>
              <w:rPr>
                <w:rFonts w:eastAsia="Times New Roman" w:cs="Times New Roman"/>
                <w:bCs/>
                <w:color w:val="000000" w:themeColor="text1"/>
                <w:sz w:val="18"/>
                <w:szCs w:val="18"/>
              </w:rPr>
              <w:t xml:space="preserve">   </w:t>
            </w:r>
            <w:r w:rsidRPr="0072322F">
              <w:rPr>
                <w:rFonts w:eastAsia="Times New Roman" w:cs="Times New Roman"/>
                <w:bCs/>
                <w:color w:val="000000" w:themeColor="text1"/>
                <w:sz w:val="18"/>
                <w:szCs w:val="18"/>
              </w:rPr>
              <w:t>P1NEG → ZP2CON → P2DW → P1CSI</w:t>
            </w:r>
          </w:p>
        </w:tc>
        <w:tc>
          <w:tcPr>
            <w:tcW w:w="1350" w:type="dxa"/>
            <w:tcBorders>
              <w:right w:val="nil"/>
            </w:tcBorders>
          </w:tcPr>
          <w:p w14:paraId="79A30882" w14:textId="58F347FE" w:rsidR="00C753A3" w:rsidRDefault="001B4086" w:rsidP="00C753A3">
            <w:pPr>
              <w:spacing w:line="240" w:lineRule="auto"/>
              <w:jc w:val="center"/>
              <w:rPr>
                <w:rFonts w:eastAsia="Times New Roman" w:cs="Times New Roman"/>
                <w:sz w:val="18"/>
                <w:szCs w:val="18"/>
              </w:rPr>
            </w:pPr>
            <w:r w:rsidRPr="001B4086">
              <w:rPr>
                <w:rFonts w:eastAsia="Times New Roman" w:cs="Times New Roman"/>
                <w:sz w:val="18"/>
                <w:szCs w:val="18"/>
              </w:rPr>
              <w:t>.000</w:t>
            </w:r>
          </w:p>
        </w:tc>
        <w:tc>
          <w:tcPr>
            <w:tcW w:w="1800" w:type="dxa"/>
            <w:tcBorders>
              <w:right w:val="nil"/>
            </w:tcBorders>
          </w:tcPr>
          <w:p w14:paraId="7E8A6A2B" w14:textId="2CFAF9DC" w:rsidR="00C753A3" w:rsidRDefault="001B4086" w:rsidP="00C753A3">
            <w:pPr>
              <w:spacing w:line="240" w:lineRule="auto"/>
              <w:jc w:val="center"/>
              <w:rPr>
                <w:rFonts w:eastAsia="Times New Roman" w:cs="Times New Roman"/>
                <w:sz w:val="18"/>
                <w:szCs w:val="18"/>
              </w:rPr>
            </w:pPr>
            <w:r w:rsidRPr="001B4086">
              <w:rPr>
                <w:rFonts w:eastAsia="Times New Roman" w:cs="Times New Roman"/>
                <w:sz w:val="18"/>
                <w:szCs w:val="18"/>
              </w:rPr>
              <w:t>[–0.044, 0.076]</w:t>
            </w:r>
          </w:p>
        </w:tc>
        <w:tc>
          <w:tcPr>
            <w:tcW w:w="1170" w:type="dxa"/>
            <w:tcBorders>
              <w:top w:val="none" w:sz="12" w:space="0" w:color="000000" w:themeColor="text1"/>
              <w:left w:val="nil"/>
              <w:bottom w:val="none" w:sz="12" w:space="0" w:color="000000" w:themeColor="text1"/>
              <w:right w:val="nil"/>
            </w:tcBorders>
          </w:tcPr>
          <w:p w14:paraId="1F17F912" w14:textId="2BB67A70" w:rsidR="00C753A3" w:rsidRDefault="00367721" w:rsidP="00C753A3">
            <w:pPr>
              <w:spacing w:line="240" w:lineRule="auto"/>
              <w:jc w:val="center"/>
              <w:rPr>
                <w:rFonts w:eastAsia="Times New Roman" w:cs="Times New Roman"/>
                <w:sz w:val="18"/>
                <w:szCs w:val="18"/>
              </w:rPr>
            </w:pPr>
            <w:r>
              <w:rPr>
                <w:rFonts w:eastAsia="Times New Roman" w:cs="Times New Roman"/>
                <w:sz w:val="18"/>
                <w:szCs w:val="18"/>
              </w:rPr>
              <w:t>.946</w:t>
            </w:r>
          </w:p>
        </w:tc>
        <w:tc>
          <w:tcPr>
            <w:tcW w:w="1800" w:type="dxa"/>
            <w:tcBorders>
              <w:top w:val="none" w:sz="12" w:space="0" w:color="000000" w:themeColor="text1"/>
              <w:left w:val="nil"/>
              <w:bottom w:val="none" w:sz="12" w:space="0" w:color="000000" w:themeColor="text1"/>
              <w:right w:val="nil"/>
            </w:tcBorders>
          </w:tcPr>
          <w:p w14:paraId="75BAEE58" w14:textId="0EF7671B" w:rsidR="00C753A3" w:rsidRDefault="00C753A3" w:rsidP="00C753A3">
            <w:pPr>
              <w:spacing w:line="240" w:lineRule="auto"/>
              <w:jc w:val="center"/>
              <w:rPr>
                <w:rFonts w:eastAsia="Times New Roman" w:cs="Times New Roman"/>
                <w:sz w:val="18"/>
                <w:szCs w:val="18"/>
              </w:rPr>
            </w:pPr>
            <w:r>
              <w:rPr>
                <w:rFonts w:eastAsia="Times New Roman" w:cs="Times New Roman"/>
                <w:sz w:val="18"/>
                <w:szCs w:val="18"/>
              </w:rPr>
              <w:t>Non-Significant</w:t>
            </w:r>
          </w:p>
        </w:tc>
      </w:tr>
      <w:tr w:rsidR="00C753A3" w:rsidRPr="00CF5582" w14:paraId="72ED4220" w14:textId="77777777" w:rsidTr="00AB05C5">
        <w:trPr>
          <w:trHeight w:val="52"/>
        </w:trPr>
        <w:tc>
          <w:tcPr>
            <w:tcW w:w="3945" w:type="dxa"/>
          </w:tcPr>
          <w:p w14:paraId="77A6A6F7" w14:textId="77167BD4" w:rsidR="00C753A3" w:rsidRDefault="0072322F" w:rsidP="00C753A3">
            <w:pPr>
              <w:spacing w:before="20" w:line="240" w:lineRule="auto"/>
              <w:rPr>
                <w:rFonts w:eastAsia="Times New Roman" w:cs="Times New Roman"/>
                <w:bCs/>
                <w:color w:val="000000" w:themeColor="text1"/>
                <w:sz w:val="18"/>
                <w:szCs w:val="18"/>
              </w:rPr>
            </w:pPr>
            <w:r>
              <w:rPr>
                <w:rFonts w:eastAsia="Times New Roman" w:cs="Times New Roman"/>
                <w:bCs/>
                <w:color w:val="000000" w:themeColor="text1"/>
                <w:sz w:val="18"/>
                <w:szCs w:val="18"/>
              </w:rPr>
              <w:t xml:space="preserve">   </w:t>
            </w:r>
            <w:r w:rsidRPr="0072322F">
              <w:rPr>
                <w:rFonts w:eastAsia="Times New Roman" w:cs="Times New Roman"/>
                <w:bCs/>
                <w:color w:val="000000" w:themeColor="text1"/>
                <w:sz w:val="18"/>
                <w:szCs w:val="18"/>
              </w:rPr>
              <w:t>P1NEG → Interaction (P1)</w:t>
            </w:r>
          </w:p>
        </w:tc>
        <w:tc>
          <w:tcPr>
            <w:tcW w:w="1350" w:type="dxa"/>
            <w:tcBorders>
              <w:right w:val="nil"/>
            </w:tcBorders>
          </w:tcPr>
          <w:p w14:paraId="4F6059A7" w14:textId="081DCCDE" w:rsidR="00C753A3" w:rsidRDefault="001B4086" w:rsidP="00C753A3">
            <w:pPr>
              <w:spacing w:line="240" w:lineRule="auto"/>
              <w:jc w:val="center"/>
              <w:rPr>
                <w:rFonts w:eastAsia="Times New Roman" w:cs="Times New Roman"/>
                <w:sz w:val="18"/>
                <w:szCs w:val="18"/>
              </w:rPr>
            </w:pPr>
            <w:r w:rsidRPr="001B4086">
              <w:rPr>
                <w:rFonts w:eastAsia="Times New Roman" w:cs="Times New Roman"/>
                <w:sz w:val="18"/>
                <w:szCs w:val="18"/>
              </w:rPr>
              <w:t>.133</w:t>
            </w:r>
          </w:p>
        </w:tc>
        <w:tc>
          <w:tcPr>
            <w:tcW w:w="1800" w:type="dxa"/>
            <w:tcBorders>
              <w:right w:val="nil"/>
            </w:tcBorders>
          </w:tcPr>
          <w:p w14:paraId="3E5C2DB7" w14:textId="4DC8C41D" w:rsidR="00C753A3" w:rsidRDefault="00367721" w:rsidP="00C753A3">
            <w:pPr>
              <w:spacing w:line="240" w:lineRule="auto"/>
              <w:jc w:val="center"/>
              <w:rPr>
                <w:rFonts w:eastAsia="Times New Roman" w:cs="Times New Roman"/>
                <w:sz w:val="18"/>
                <w:szCs w:val="18"/>
              </w:rPr>
            </w:pPr>
            <w:r w:rsidRPr="00367721">
              <w:rPr>
                <w:rFonts w:eastAsia="Times New Roman" w:cs="Times New Roman"/>
                <w:sz w:val="18"/>
                <w:szCs w:val="18"/>
              </w:rPr>
              <w:t>[–0.011, 0.557]</w:t>
            </w:r>
          </w:p>
        </w:tc>
        <w:tc>
          <w:tcPr>
            <w:tcW w:w="1170" w:type="dxa"/>
            <w:tcBorders>
              <w:top w:val="none" w:sz="12" w:space="0" w:color="000000" w:themeColor="text1"/>
              <w:left w:val="nil"/>
              <w:bottom w:val="none" w:sz="12" w:space="0" w:color="000000" w:themeColor="text1"/>
              <w:right w:val="nil"/>
            </w:tcBorders>
          </w:tcPr>
          <w:p w14:paraId="71529B58" w14:textId="1283EE89" w:rsidR="00C753A3" w:rsidRDefault="00367721" w:rsidP="00C753A3">
            <w:pPr>
              <w:spacing w:line="240" w:lineRule="auto"/>
              <w:jc w:val="center"/>
              <w:rPr>
                <w:rFonts w:eastAsia="Times New Roman" w:cs="Times New Roman"/>
                <w:sz w:val="18"/>
                <w:szCs w:val="18"/>
              </w:rPr>
            </w:pPr>
            <w:r>
              <w:rPr>
                <w:rFonts w:eastAsia="Times New Roman" w:cs="Times New Roman"/>
                <w:sz w:val="18"/>
                <w:szCs w:val="18"/>
              </w:rPr>
              <w:t>.048</w:t>
            </w:r>
          </w:p>
        </w:tc>
        <w:tc>
          <w:tcPr>
            <w:tcW w:w="1800" w:type="dxa"/>
            <w:tcBorders>
              <w:top w:val="none" w:sz="12" w:space="0" w:color="000000" w:themeColor="text1"/>
              <w:left w:val="nil"/>
              <w:bottom w:val="none" w:sz="12" w:space="0" w:color="000000" w:themeColor="text1"/>
              <w:right w:val="nil"/>
            </w:tcBorders>
          </w:tcPr>
          <w:p w14:paraId="091E8552" w14:textId="3B1CBB99" w:rsidR="00C753A3" w:rsidRPr="00367721" w:rsidRDefault="00C753A3" w:rsidP="00C753A3">
            <w:pPr>
              <w:spacing w:line="240" w:lineRule="auto"/>
              <w:jc w:val="center"/>
              <w:rPr>
                <w:rFonts w:eastAsia="Times New Roman" w:cs="Times New Roman"/>
                <w:b/>
                <w:bCs/>
                <w:i/>
                <w:iCs/>
                <w:sz w:val="18"/>
                <w:szCs w:val="18"/>
              </w:rPr>
            </w:pPr>
            <w:r w:rsidRPr="00367721">
              <w:rPr>
                <w:rFonts w:eastAsia="Times New Roman" w:cs="Times New Roman"/>
                <w:b/>
                <w:bCs/>
                <w:i/>
                <w:iCs/>
                <w:sz w:val="18"/>
                <w:szCs w:val="18"/>
              </w:rPr>
              <w:t>Significant</w:t>
            </w:r>
          </w:p>
        </w:tc>
      </w:tr>
      <w:tr w:rsidR="00C753A3" w:rsidRPr="00CF5582" w14:paraId="22C3F9C9" w14:textId="77777777" w:rsidTr="00AB05C5">
        <w:trPr>
          <w:trHeight w:val="52"/>
        </w:trPr>
        <w:tc>
          <w:tcPr>
            <w:tcW w:w="3945" w:type="dxa"/>
          </w:tcPr>
          <w:p w14:paraId="2AC953DE" w14:textId="10CEFD53" w:rsidR="00C753A3" w:rsidRPr="0072322F" w:rsidRDefault="0072322F" w:rsidP="00C753A3">
            <w:pPr>
              <w:spacing w:before="20" w:line="240" w:lineRule="auto"/>
              <w:rPr>
                <w:rFonts w:eastAsia="Times New Roman" w:cs="Times New Roman"/>
                <w:b/>
                <w:color w:val="000000" w:themeColor="text1"/>
                <w:sz w:val="18"/>
                <w:szCs w:val="18"/>
              </w:rPr>
            </w:pPr>
            <w:r>
              <w:rPr>
                <w:rFonts w:eastAsia="Times New Roman" w:cs="Times New Roman"/>
                <w:b/>
                <w:color w:val="000000" w:themeColor="text1"/>
                <w:sz w:val="18"/>
                <w:szCs w:val="18"/>
              </w:rPr>
              <w:lastRenderedPageBreak/>
              <w:t>Partner 2 Effects</w:t>
            </w:r>
          </w:p>
        </w:tc>
        <w:tc>
          <w:tcPr>
            <w:tcW w:w="1350" w:type="dxa"/>
            <w:tcBorders>
              <w:right w:val="nil"/>
            </w:tcBorders>
          </w:tcPr>
          <w:p w14:paraId="08A32772" w14:textId="77777777" w:rsidR="00C753A3" w:rsidRDefault="00C753A3" w:rsidP="00C753A3">
            <w:pPr>
              <w:spacing w:line="240" w:lineRule="auto"/>
              <w:jc w:val="center"/>
              <w:rPr>
                <w:rFonts w:eastAsia="Times New Roman" w:cs="Times New Roman"/>
                <w:sz w:val="18"/>
                <w:szCs w:val="18"/>
              </w:rPr>
            </w:pPr>
          </w:p>
        </w:tc>
        <w:tc>
          <w:tcPr>
            <w:tcW w:w="1800" w:type="dxa"/>
            <w:tcBorders>
              <w:right w:val="nil"/>
            </w:tcBorders>
          </w:tcPr>
          <w:p w14:paraId="762CF1F0" w14:textId="77777777" w:rsidR="00C753A3" w:rsidRDefault="00C753A3" w:rsidP="00C753A3">
            <w:pPr>
              <w:spacing w:line="240" w:lineRule="auto"/>
              <w:jc w:val="center"/>
              <w:rPr>
                <w:rFonts w:eastAsia="Times New Roman" w:cs="Times New Roman"/>
                <w:sz w:val="18"/>
                <w:szCs w:val="18"/>
              </w:rPr>
            </w:pPr>
          </w:p>
        </w:tc>
        <w:tc>
          <w:tcPr>
            <w:tcW w:w="1170" w:type="dxa"/>
            <w:tcBorders>
              <w:top w:val="none" w:sz="12" w:space="0" w:color="000000" w:themeColor="text1"/>
              <w:left w:val="nil"/>
              <w:bottom w:val="none" w:sz="12" w:space="0" w:color="000000" w:themeColor="text1"/>
              <w:right w:val="nil"/>
            </w:tcBorders>
          </w:tcPr>
          <w:p w14:paraId="354A86DD" w14:textId="77777777" w:rsidR="00C753A3" w:rsidRDefault="00C753A3" w:rsidP="00C753A3">
            <w:pPr>
              <w:spacing w:line="240" w:lineRule="auto"/>
              <w:jc w:val="center"/>
              <w:rPr>
                <w:rFonts w:eastAsia="Times New Roman" w:cs="Times New Roman"/>
                <w:sz w:val="18"/>
                <w:szCs w:val="18"/>
              </w:rPr>
            </w:pPr>
          </w:p>
        </w:tc>
        <w:tc>
          <w:tcPr>
            <w:tcW w:w="1800" w:type="dxa"/>
            <w:tcBorders>
              <w:top w:val="none" w:sz="12" w:space="0" w:color="000000" w:themeColor="text1"/>
              <w:left w:val="nil"/>
              <w:bottom w:val="none" w:sz="12" w:space="0" w:color="000000" w:themeColor="text1"/>
              <w:right w:val="nil"/>
            </w:tcBorders>
          </w:tcPr>
          <w:p w14:paraId="07249DBC" w14:textId="77777777" w:rsidR="00C753A3" w:rsidRDefault="00C753A3" w:rsidP="00C753A3">
            <w:pPr>
              <w:spacing w:line="240" w:lineRule="auto"/>
              <w:jc w:val="center"/>
              <w:rPr>
                <w:rFonts w:eastAsia="Times New Roman" w:cs="Times New Roman"/>
                <w:sz w:val="18"/>
                <w:szCs w:val="18"/>
              </w:rPr>
            </w:pPr>
          </w:p>
        </w:tc>
      </w:tr>
      <w:tr w:rsidR="00C753A3" w:rsidRPr="00CF5582" w14:paraId="67A9A4FC" w14:textId="77777777" w:rsidTr="00AB05C5">
        <w:trPr>
          <w:trHeight w:val="52"/>
        </w:trPr>
        <w:tc>
          <w:tcPr>
            <w:tcW w:w="3945" w:type="dxa"/>
          </w:tcPr>
          <w:p w14:paraId="185A06A5" w14:textId="51EDCFC8" w:rsidR="00C753A3" w:rsidRDefault="00FC0DD7" w:rsidP="00C753A3">
            <w:pPr>
              <w:spacing w:before="20" w:line="240" w:lineRule="auto"/>
              <w:rPr>
                <w:rFonts w:eastAsia="Times New Roman" w:cs="Times New Roman"/>
                <w:bCs/>
                <w:color w:val="000000" w:themeColor="text1"/>
                <w:sz w:val="18"/>
                <w:szCs w:val="18"/>
              </w:rPr>
            </w:pPr>
            <w:r>
              <w:rPr>
                <w:rFonts w:eastAsia="Times New Roman" w:cs="Times New Roman"/>
                <w:bCs/>
                <w:color w:val="000000" w:themeColor="text1"/>
                <w:sz w:val="18"/>
                <w:szCs w:val="18"/>
              </w:rPr>
              <w:t xml:space="preserve">   </w:t>
            </w:r>
            <w:r w:rsidR="008B6669" w:rsidRPr="008B6669">
              <w:rPr>
                <w:rFonts w:eastAsia="Times New Roman" w:cs="Times New Roman"/>
                <w:bCs/>
                <w:color w:val="000000" w:themeColor="text1"/>
                <w:sz w:val="18"/>
                <w:szCs w:val="18"/>
              </w:rPr>
              <w:t>P2NEG → DW → P2CSI (Total Indirect)</w:t>
            </w:r>
          </w:p>
        </w:tc>
        <w:tc>
          <w:tcPr>
            <w:tcW w:w="1350" w:type="dxa"/>
            <w:tcBorders>
              <w:right w:val="nil"/>
            </w:tcBorders>
          </w:tcPr>
          <w:p w14:paraId="50BDB531" w14:textId="62B248FB" w:rsidR="00C753A3" w:rsidRDefault="001B3F5C" w:rsidP="00C753A3">
            <w:pPr>
              <w:spacing w:line="240" w:lineRule="auto"/>
              <w:jc w:val="center"/>
              <w:rPr>
                <w:rFonts w:eastAsia="Times New Roman" w:cs="Times New Roman"/>
                <w:sz w:val="18"/>
                <w:szCs w:val="18"/>
              </w:rPr>
            </w:pPr>
            <w:r w:rsidRPr="001B3F5C">
              <w:rPr>
                <w:rFonts w:eastAsia="Times New Roman" w:cs="Times New Roman"/>
                <w:sz w:val="18"/>
                <w:szCs w:val="18"/>
              </w:rPr>
              <w:t>–.335</w:t>
            </w:r>
          </w:p>
        </w:tc>
        <w:tc>
          <w:tcPr>
            <w:tcW w:w="1800" w:type="dxa"/>
            <w:tcBorders>
              <w:right w:val="nil"/>
            </w:tcBorders>
          </w:tcPr>
          <w:p w14:paraId="18DCFD0F" w14:textId="474A95C7" w:rsidR="00C753A3" w:rsidRDefault="000A2C9E" w:rsidP="00C753A3">
            <w:pPr>
              <w:spacing w:line="240" w:lineRule="auto"/>
              <w:jc w:val="center"/>
              <w:rPr>
                <w:rFonts w:eastAsia="Times New Roman" w:cs="Times New Roman"/>
                <w:sz w:val="18"/>
                <w:szCs w:val="18"/>
              </w:rPr>
            </w:pPr>
            <w:r w:rsidRPr="000A2C9E">
              <w:rPr>
                <w:rFonts w:eastAsia="Times New Roman" w:cs="Times New Roman"/>
                <w:sz w:val="18"/>
                <w:szCs w:val="18"/>
              </w:rPr>
              <w:t>[–0.732, –0.011]</w:t>
            </w:r>
          </w:p>
        </w:tc>
        <w:tc>
          <w:tcPr>
            <w:tcW w:w="1170" w:type="dxa"/>
            <w:tcBorders>
              <w:top w:val="none" w:sz="12" w:space="0" w:color="000000" w:themeColor="text1"/>
              <w:left w:val="nil"/>
              <w:bottom w:val="none" w:sz="12" w:space="0" w:color="000000" w:themeColor="text1"/>
              <w:right w:val="nil"/>
            </w:tcBorders>
          </w:tcPr>
          <w:p w14:paraId="70E4DD45" w14:textId="6A62BB0F" w:rsidR="00C753A3" w:rsidRDefault="00C62B23" w:rsidP="00C753A3">
            <w:pPr>
              <w:spacing w:line="240" w:lineRule="auto"/>
              <w:jc w:val="center"/>
              <w:rPr>
                <w:rFonts w:eastAsia="Times New Roman" w:cs="Times New Roman"/>
                <w:sz w:val="18"/>
                <w:szCs w:val="18"/>
              </w:rPr>
            </w:pPr>
            <w:r w:rsidRPr="00C62B23">
              <w:rPr>
                <w:rFonts w:eastAsia="Times New Roman" w:cs="Times New Roman"/>
                <w:sz w:val="18"/>
                <w:szCs w:val="18"/>
              </w:rPr>
              <w:t>.020</w:t>
            </w:r>
          </w:p>
        </w:tc>
        <w:tc>
          <w:tcPr>
            <w:tcW w:w="1800" w:type="dxa"/>
            <w:tcBorders>
              <w:top w:val="none" w:sz="12" w:space="0" w:color="000000" w:themeColor="text1"/>
              <w:left w:val="nil"/>
              <w:bottom w:val="none" w:sz="12" w:space="0" w:color="000000" w:themeColor="text1"/>
              <w:right w:val="nil"/>
            </w:tcBorders>
          </w:tcPr>
          <w:p w14:paraId="1709A272" w14:textId="67D4C6AE" w:rsidR="00C753A3" w:rsidRDefault="002C0287" w:rsidP="00C753A3">
            <w:pPr>
              <w:spacing w:line="240" w:lineRule="auto"/>
              <w:jc w:val="center"/>
              <w:rPr>
                <w:rFonts w:eastAsia="Times New Roman" w:cs="Times New Roman"/>
                <w:sz w:val="18"/>
                <w:szCs w:val="18"/>
              </w:rPr>
            </w:pPr>
            <w:r w:rsidRPr="00367721">
              <w:rPr>
                <w:rFonts w:eastAsia="Times New Roman" w:cs="Times New Roman"/>
                <w:b/>
                <w:bCs/>
                <w:i/>
                <w:iCs/>
                <w:sz w:val="18"/>
                <w:szCs w:val="18"/>
              </w:rPr>
              <w:t>Significant</w:t>
            </w:r>
          </w:p>
        </w:tc>
      </w:tr>
      <w:tr w:rsidR="002C0287" w:rsidRPr="00CF5582" w14:paraId="6CEB4467" w14:textId="77777777" w:rsidTr="00AB05C5">
        <w:trPr>
          <w:trHeight w:val="52"/>
        </w:trPr>
        <w:tc>
          <w:tcPr>
            <w:tcW w:w="3945" w:type="dxa"/>
          </w:tcPr>
          <w:p w14:paraId="6D34FD55" w14:textId="7B277A2B" w:rsidR="002C0287" w:rsidRDefault="002C0287" w:rsidP="002C0287">
            <w:pPr>
              <w:spacing w:before="20" w:line="240" w:lineRule="auto"/>
              <w:rPr>
                <w:rFonts w:eastAsia="Times New Roman" w:cs="Times New Roman"/>
                <w:bCs/>
                <w:color w:val="000000" w:themeColor="text1"/>
                <w:sz w:val="18"/>
                <w:szCs w:val="18"/>
              </w:rPr>
            </w:pPr>
            <w:r>
              <w:rPr>
                <w:rFonts w:eastAsia="Times New Roman" w:cs="Times New Roman"/>
                <w:bCs/>
                <w:color w:val="000000" w:themeColor="text1"/>
                <w:sz w:val="18"/>
                <w:szCs w:val="18"/>
              </w:rPr>
              <w:t xml:space="preserve">   </w:t>
            </w:r>
            <w:r w:rsidRPr="008B6669">
              <w:rPr>
                <w:rFonts w:eastAsia="Times New Roman" w:cs="Times New Roman"/>
                <w:bCs/>
                <w:color w:val="000000" w:themeColor="text1"/>
                <w:sz w:val="18"/>
                <w:szCs w:val="18"/>
              </w:rPr>
              <w:t>P2NEG → ZP1SEP → P1DW → P2CSI</w:t>
            </w:r>
          </w:p>
        </w:tc>
        <w:tc>
          <w:tcPr>
            <w:tcW w:w="1350" w:type="dxa"/>
            <w:tcBorders>
              <w:right w:val="nil"/>
            </w:tcBorders>
          </w:tcPr>
          <w:p w14:paraId="24E7A3C3" w14:textId="7A492235" w:rsidR="002C0287" w:rsidRDefault="002C0287" w:rsidP="002C0287">
            <w:pPr>
              <w:spacing w:line="240" w:lineRule="auto"/>
              <w:jc w:val="center"/>
              <w:rPr>
                <w:rFonts w:eastAsia="Times New Roman" w:cs="Times New Roman"/>
                <w:sz w:val="18"/>
                <w:szCs w:val="18"/>
              </w:rPr>
            </w:pPr>
            <w:r w:rsidRPr="001B3F5C">
              <w:rPr>
                <w:rFonts w:eastAsia="Times New Roman" w:cs="Times New Roman"/>
                <w:sz w:val="18"/>
                <w:szCs w:val="18"/>
              </w:rPr>
              <w:t>–.010</w:t>
            </w:r>
          </w:p>
        </w:tc>
        <w:tc>
          <w:tcPr>
            <w:tcW w:w="1800" w:type="dxa"/>
            <w:tcBorders>
              <w:right w:val="nil"/>
            </w:tcBorders>
          </w:tcPr>
          <w:p w14:paraId="6582294F" w14:textId="6AFC7E51" w:rsidR="002C0287" w:rsidRDefault="002C0287" w:rsidP="002C0287">
            <w:pPr>
              <w:spacing w:line="240" w:lineRule="auto"/>
              <w:jc w:val="center"/>
              <w:rPr>
                <w:rFonts w:eastAsia="Times New Roman" w:cs="Times New Roman"/>
                <w:sz w:val="18"/>
                <w:szCs w:val="18"/>
              </w:rPr>
            </w:pPr>
            <w:r w:rsidRPr="00C74791">
              <w:rPr>
                <w:rFonts w:eastAsia="Times New Roman" w:cs="Times New Roman"/>
                <w:sz w:val="18"/>
                <w:szCs w:val="18"/>
              </w:rPr>
              <w:t>[–0.153, 0.051]</w:t>
            </w:r>
          </w:p>
        </w:tc>
        <w:tc>
          <w:tcPr>
            <w:tcW w:w="1170" w:type="dxa"/>
            <w:tcBorders>
              <w:top w:val="none" w:sz="12" w:space="0" w:color="000000" w:themeColor="text1"/>
              <w:left w:val="nil"/>
              <w:bottom w:val="none" w:sz="12" w:space="0" w:color="000000" w:themeColor="text1"/>
              <w:right w:val="nil"/>
            </w:tcBorders>
          </w:tcPr>
          <w:p w14:paraId="4D77A1C0" w14:textId="68AF1E9D" w:rsidR="002C0287" w:rsidRDefault="002C0287" w:rsidP="002C0287">
            <w:pPr>
              <w:spacing w:line="240" w:lineRule="auto"/>
              <w:jc w:val="center"/>
              <w:rPr>
                <w:rFonts w:eastAsia="Times New Roman" w:cs="Times New Roman"/>
                <w:sz w:val="18"/>
                <w:szCs w:val="18"/>
              </w:rPr>
            </w:pPr>
            <w:r w:rsidRPr="00C62B23">
              <w:rPr>
                <w:rFonts w:eastAsia="Times New Roman" w:cs="Times New Roman"/>
                <w:sz w:val="18"/>
                <w:szCs w:val="18"/>
              </w:rPr>
              <w:t>.</w:t>
            </w:r>
            <w:r>
              <w:rPr>
                <w:rFonts w:eastAsia="Times New Roman" w:cs="Times New Roman"/>
                <w:sz w:val="18"/>
                <w:szCs w:val="18"/>
              </w:rPr>
              <w:t>521</w:t>
            </w:r>
          </w:p>
        </w:tc>
        <w:tc>
          <w:tcPr>
            <w:tcW w:w="1800" w:type="dxa"/>
            <w:tcBorders>
              <w:top w:val="none" w:sz="12" w:space="0" w:color="000000" w:themeColor="text1"/>
              <w:left w:val="nil"/>
              <w:bottom w:val="none" w:sz="12" w:space="0" w:color="000000" w:themeColor="text1"/>
              <w:right w:val="nil"/>
            </w:tcBorders>
          </w:tcPr>
          <w:p w14:paraId="01852BBB" w14:textId="204EC2B0" w:rsidR="002C0287" w:rsidRDefault="002C0287" w:rsidP="002C0287">
            <w:pPr>
              <w:spacing w:line="240" w:lineRule="auto"/>
              <w:jc w:val="center"/>
              <w:rPr>
                <w:rFonts w:eastAsia="Times New Roman" w:cs="Times New Roman"/>
                <w:sz w:val="18"/>
                <w:szCs w:val="18"/>
              </w:rPr>
            </w:pPr>
            <w:r>
              <w:rPr>
                <w:rFonts w:eastAsia="Times New Roman" w:cs="Times New Roman"/>
                <w:sz w:val="18"/>
                <w:szCs w:val="18"/>
              </w:rPr>
              <w:t>Non-Significant</w:t>
            </w:r>
          </w:p>
        </w:tc>
      </w:tr>
      <w:tr w:rsidR="002C0287" w:rsidRPr="00CF5582" w14:paraId="5016E472" w14:textId="77777777" w:rsidTr="00AB05C5">
        <w:trPr>
          <w:trHeight w:val="52"/>
        </w:trPr>
        <w:tc>
          <w:tcPr>
            <w:tcW w:w="3945" w:type="dxa"/>
          </w:tcPr>
          <w:p w14:paraId="38AD48B7" w14:textId="52164F3F" w:rsidR="002C0287" w:rsidRDefault="002C0287" w:rsidP="002C0287">
            <w:pPr>
              <w:spacing w:before="20" w:line="240" w:lineRule="auto"/>
              <w:rPr>
                <w:rFonts w:eastAsia="Times New Roman" w:cs="Times New Roman"/>
                <w:bCs/>
                <w:color w:val="000000" w:themeColor="text1"/>
                <w:sz w:val="18"/>
                <w:szCs w:val="18"/>
              </w:rPr>
            </w:pPr>
            <w:r>
              <w:rPr>
                <w:rFonts w:eastAsia="Times New Roman" w:cs="Times New Roman"/>
                <w:bCs/>
                <w:color w:val="000000" w:themeColor="text1"/>
                <w:sz w:val="18"/>
                <w:szCs w:val="18"/>
              </w:rPr>
              <w:t xml:space="preserve">   </w:t>
            </w:r>
            <w:r w:rsidRPr="008B6669">
              <w:rPr>
                <w:rFonts w:eastAsia="Times New Roman" w:cs="Times New Roman"/>
                <w:bCs/>
                <w:color w:val="000000" w:themeColor="text1"/>
                <w:sz w:val="18"/>
                <w:szCs w:val="18"/>
              </w:rPr>
              <w:t>P2NEG → ZP1CON → P1DW → P2CSI</w:t>
            </w:r>
          </w:p>
        </w:tc>
        <w:tc>
          <w:tcPr>
            <w:tcW w:w="1350" w:type="dxa"/>
            <w:tcBorders>
              <w:right w:val="nil"/>
            </w:tcBorders>
          </w:tcPr>
          <w:p w14:paraId="6ACB773C" w14:textId="6CA6BD71" w:rsidR="002C0287" w:rsidRDefault="002C0287" w:rsidP="002C0287">
            <w:pPr>
              <w:spacing w:line="240" w:lineRule="auto"/>
              <w:jc w:val="center"/>
              <w:rPr>
                <w:rFonts w:eastAsia="Times New Roman" w:cs="Times New Roman"/>
                <w:sz w:val="18"/>
                <w:szCs w:val="18"/>
              </w:rPr>
            </w:pPr>
            <w:r w:rsidRPr="001B3F5C">
              <w:rPr>
                <w:rFonts w:eastAsia="Times New Roman" w:cs="Times New Roman"/>
                <w:sz w:val="18"/>
                <w:szCs w:val="18"/>
              </w:rPr>
              <w:t>.000</w:t>
            </w:r>
          </w:p>
        </w:tc>
        <w:tc>
          <w:tcPr>
            <w:tcW w:w="1800" w:type="dxa"/>
            <w:tcBorders>
              <w:right w:val="nil"/>
            </w:tcBorders>
          </w:tcPr>
          <w:p w14:paraId="1AAA2213" w14:textId="512B2E64" w:rsidR="002C0287" w:rsidRDefault="002C0287" w:rsidP="002C0287">
            <w:pPr>
              <w:spacing w:line="240" w:lineRule="auto"/>
              <w:jc w:val="center"/>
              <w:rPr>
                <w:rFonts w:eastAsia="Times New Roman" w:cs="Times New Roman"/>
                <w:sz w:val="18"/>
                <w:szCs w:val="18"/>
              </w:rPr>
            </w:pPr>
            <w:r w:rsidRPr="00C74791">
              <w:rPr>
                <w:rFonts w:eastAsia="Times New Roman" w:cs="Times New Roman"/>
                <w:sz w:val="18"/>
                <w:szCs w:val="18"/>
              </w:rPr>
              <w:t>[–0.116, 0.061]</w:t>
            </w:r>
          </w:p>
        </w:tc>
        <w:tc>
          <w:tcPr>
            <w:tcW w:w="1170" w:type="dxa"/>
            <w:tcBorders>
              <w:top w:val="none" w:sz="12" w:space="0" w:color="000000" w:themeColor="text1"/>
              <w:left w:val="nil"/>
              <w:bottom w:val="none" w:sz="12" w:space="0" w:color="000000" w:themeColor="text1"/>
              <w:right w:val="nil"/>
            </w:tcBorders>
          </w:tcPr>
          <w:p w14:paraId="0BE9EE53" w14:textId="68FA044A" w:rsidR="002C0287" w:rsidRDefault="002C0287" w:rsidP="002C0287">
            <w:pPr>
              <w:spacing w:line="240" w:lineRule="auto"/>
              <w:jc w:val="center"/>
              <w:rPr>
                <w:rFonts w:eastAsia="Times New Roman" w:cs="Times New Roman"/>
                <w:sz w:val="18"/>
                <w:szCs w:val="18"/>
              </w:rPr>
            </w:pPr>
            <w:r w:rsidRPr="002C0287">
              <w:rPr>
                <w:rFonts w:eastAsia="Times New Roman" w:cs="Times New Roman"/>
                <w:sz w:val="18"/>
                <w:szCs w:val="18"/>
              </w:rPr>
              <w:t>.988</w:t>
            </w:r>
          </w:p>
        </w:tc>
        <w:tc>
          <w:tcPr>
            <w:tcW w:w="1800" w:type="dxa"/>
            <w:tcBorders>
              <w:top w:val="none" w:sz="12" w:space="0" w:color="000000" w:themeColor="text1"/>
              <w:left w:val="nil"/>
              <w:bottom w:val="none" w:sz="12" w:space="0" w:color="000000" w:themeColor="text1"/>
              <w:right w:val="nil"/>
            </w:tcBorders>
          </w:tcPr>
          <w:p w14:paraId="28689B34" w14:textId="44A235C8" w:rsidR="002C0287" w:rsidRDefault="002C0287" w:rsidP="002C0287">
            <w:pPr>
              <w:spacing w:line="240" w:lineRule="auto"/>
              <w:jc w:val="center"/>
              <w:rPr>
                <w:rFonts w:eastAsia="Times New Roman" w:cs="Times New Roman"/>
                <w:sz w:val="18"/>
                <w:szCs w:val="18"/>
              </w:rPr>
            </w:pPr>
            <w:r>
              <w:rPr>
                <w:rFonts w:eastAsia="Times New Roman" w:cs="Times New Roman"/>
                <w:sz w:val="18"/>
                <w:szCs w:val="18"/>
              </w:rPr>
              <w:t>Non-Significant</w:t>
            </w:r>
          </w:p>
        </w:tc>
      </w:tr>
      <w:tr w:rsidR="002C0287" w:rsidRPr="00CF5582" w14:paraId="52D6ADD7" w14:textId="77777777" w:rsidTr="008B6669">
        <w:trPr>
          <w:trHeight w:val="52"/>
        </w:trPr>
        <w:tc>
          <w:tcPr>
            <w:tcW w:w="3945" w:type="dxa"/>
          </w:tcPr>
          <w:p w14:paraId="33B6A600" w14:textId="68535718" w:rsidR="002C0287" w:rsidRDefault="002C0287" w:rsidP="002C0287">
            <w:pPr>
              <w:spacing w:before="20" w:line="240" w:lineRule="auto"/>
              <w:rPr>
                <w:rFonts w:eastAsia="Times New Roman" w:cs="Times New Roman"/>
                <w:bCs/>
                <w:color w:val="000000" w:themeColor="text1"/>
                <w:sz w:val="18"/>
                <w:szCs w:val="18"/>
              </w:rPr>
            </w:pPr>
            <w:r>
              <w:rPr>
                <w:rFonts w:eastAsia="Times New Roman" w:cs="Times New Roman"/>
                <w:bCs/>
                <w:color w:val="000000" w:themeColor="text1"/>
                <w:sz w:val="18"/>
                <w:szCs w:val="18"/>
              </w:rPr>
              <w:t xml:space="preserve">   </w:t>
            </w:r>
            <w:r w:rsidRPr="008B6669">
              <w:rPr>
                <w:rFonts w:eastAsia="Times New Roman" w:cs="Times New Roman"/>
                <w:bCs/>
                <w:color w:val="000000" w:themeColor="text1"/>
                <w:sz w:val="18"/>
                <w:szCs w:val="18"/>
              </w:rPr>
              <w:t>P2NEG → ZP2SEP → P1DW → P2CSI</w:t>
            </w:r>
          </w:p>
        </w:tc>
        <w:tc>
          <w:tcPr>
            <w:tcW w:w="1350" w:type="dxa"/>
            <w:tcBorders>
              <w:right w:val="nil"/>
            </w:tcBorders>
          </w:tcPr>
          <w:p w14:paraId="010B1470" w14:textId="53BE8658" w:rsidR="002C0287" w:rsidRDefault="002C0287" w:rsidP="002C0287">
            <w:pPr>
              <w:spacing w:line="240" w:lineRule="auto"/>
              <w:jc w:val="center"/>
              <w:rPr>
                <w:rFonts w:eastAsia="Times New Roman" w:cs="Times New Roman"/>
                <w:sz w:val="18"/>
                <w:szCs w:val="18"/>
              </w:rPr>
            </w:pPr>
            <w:r w:rsidRPr="001B3F5C">
              <w:rPr>
                <w:rFonts w:eastAsia="Times New Roman" w:cs="Times New Roman"/>
                <w:sz w:val="18"/>
                <w:szCs w:val="18"/>
              </w:rPr>
              <w:t>.005</w:t>
            </w:r>
          </w:p>
        </w:tc>
        <w:tc>
          <w:tcPr>
            <w:tcW w:w="1800" w:type="dxa"/>
            <w:tcBorders>
              <w:right w:val="nil"/>
            </w:tcBorders>
          </w:tcPr>
          <w:p w14:paraId="211BB646" w14:textId="1DF37DAA" w:rsidR="002C0287" w:rsidRDefault="002C0287" w:rsidP="002C0287">
            <w:pPr>
              <w:spacing w:line="240" w:lineRule="auto"/>
              <w:jc w:val="center"/>
              <w:rPr>
                <w:rFonts w:eastAsia="Times New Roman" w:cs="Times New Roman"/>
                <w:sz w:val="18"/>
                <w:szCs w:val="18"/>
              </w:rPr>
            </w:pPr>
            <w:r w:rsidRPr="00C74791">
              <w:rPr>
                <w:rFonts w:eastAsia="Times New Roman" w:cs="Times New Roman"/>
                <w:sz w:val="18"/>
                <w:szCs w:val="18"/>
              </w:rPr>
              <w:t>[–0.108, 0.190]</w:t>
            </w:r>
          </w:p>
        </w:tc>
        <w:tc>
          <w:tcPr>
            <w:tcW w:w="1170" w:type="dxa"/>
            <w:tcBorders>
              <w:top w:val="none" w:sz="12" w:space="0" w:color="000000" w:themeColor="text1"/>
              <w:left w:val="nil"/>
              <w:bottom w:val="none" w:sz="12" w:space="0" w:color="000000" w:themeColor="text1"/>
              <w:right w:val="nil"/>
            </w:tcBorders>
          </w:tcPr>
          <w:p w14:paraId="3F2C6E01" w14:textId="6FE53712" w:rsidR="002C0287" w:rsidRDefault="002C0287" w:rsidP="002C0287">
            <w:pPr>
              <w:spacing w:line="240" w:lineRule="auto"/>
              <w:jc w:val="center"/>
              <w:rPr>
                <w:rFonts w:eastAsia="Times New Roman" w:cs="Times New Roman"/>
                <w:sz w:val="18"/>
                <w:szCs w:val="18"/>
              </w:rPr>
            </w:pPr>
            <w:r w:rsidRPr="002C0287">
              <w:rPr>
                <w:rFonts w:eastAsia="Times New Roman" w:cs="Times New Roman"/>
                <w:sz w:val="18"/>
                <w:szCs w:val="18"/>
              </w:rPr>
              <w:t>.714</w:t>
            </w:r>
          </w:p>
        </w:tc>
        <w:tc>
          <w:tcPr>
            <w:tcW w:w="1800" w:type="dxa"/>
            <w:tcBorders>
              <w:top w:val="none" w:sz="12" w:space="0" w:color="000000" w:themeColor="text1"/>
              <w:left w:val="nil"/>
              <w:bottom w:val="none" w:sz="12" w:space="0" w:color="000000" w:themeColor="text1"/>
              <w:right w:val="nil"/>
            </w:tcBorders>
          </w:tcPr>
          <w:p w14:paraId="2684E1C9" w14:textId="4E6111F3" w:rsidR="002C0287" w:rsidRDefault="002C0287" w:rsidP="002C0287">
            <w:pPr>
              <w:spacing w:line="240" w:lineRule="auto"/>
              <w:jc w:val="center"/>
              <w:rPr>
                <w:rFonts w:eastAsia="Times New Roman" w:cs="Times New Roman"/>
                <w:sz w:val="18"/>
                <w:szCs w:val="18"/>
              </w:rPr>
            </w:pPr>
            <w:r>
              <w:rPr>
                <w:rFonts w:eastAsia="Times New Roman" w:cs="Times New Roman"/>
                <w:sz w:val="18"/>
                <w:szCs w:val="18"/>
              </w:rPr>
              <w:t>Non-Significant</w:t>
            </w:r>
          </w:p>
        </w:tc>
      </w:tr>
      <w:tr w:rsidR="002C0287" w:rsidRPr="00CF5582" w14:paraId="2C084373" w14:textId="77777777" w:rsidTr="008B6669">
        <w:trPr>
          <w:trHeight w:val="52"/>
        </w:trPr>
        <w:tc>
          <w:tcPr>
            <w:tcW w:w="3945" w:type="dxa"/>
          </w:tcPr>
          <w:p w14:paraId="4021DDCC" w14:textId="421B7E0F" w:rsidR="002C0287" w:rsidRPr="008B6669" w:rsidRDefault="002C0287" w:rsidP="002C0287">
            <w:pPr>
              <w:spacing w:before="20" w:line="240" w:lineRule="auto"/>
              <w:rPr>
                <w:rFonts w:eastAsia="Times New Roman" w:cs="Times New Roman"/>
                <w:bCs/>
                <w:color w:val="000000" w:themeColor="text1"/>
                <w:sz w:val="18"/>
                <w:szCs w:val="18"/>
              </w:rPr>
            </w:pPr>
            <w:r>
              <w:rPr>
                <w:rFonts w:eastAsia="Times New Roman" w:cs="Times New Roman"/>
                <w:bCs/>
                <w:color w:val="000000" w:themeColor="text1"/>
                <w:sz w:val="18"/>
                <w:szCs w:val="18"/>
              </w:rPr>
              <w:t xml:space="preserve">   </w:t>
            </w:r>
            <w:r w:rsidRPr="008B6669">
              <w:rPr>
                <w:rFonts w:eastAsia="Times New Roman" w:cs="Times New Roman"/>
                <w:bCs/>
                <w:color w:val="000000" w:themeColor="text1"/>
                <w:sz w:val="18"/>
                <w:szCs w:val="18"/>
              </w:rPr>
              <w:t>P2NEG → ZP2CON → P1DW → P2CSI</w:t>
            </w:r>
          </w:p>
        </w:tc>
        <w:tc>
          <w:tcPr>
            <w:tcW w:w="1350" w:type="dxa"/>
            <w:tcBorders>
              <w:right w:val="nil"/>
            </w:tcBorders>
          </w:tcPr>
          <w:p w14:paraId="6E46A73C" w14:textId="4F34C632" w:rsidR="002C0287" w:rsidRDefault="002C0287" w:rsidP="002C0287">
            <w:pPr>
              <w:spacing w:line="240" w:lineRule="auto"/>
              <w:jc w:val="center"/>
              <w:rPr>
                <w:rFonts w:eastAsia="Times New Roman" w:cs="Times New Roman"/>
                <w:sz w:val="18"/>
                <w:szCs w:val="18"/>
              </w:rPr>
            </w:pPr>
            <w:r w:rsidRPr="001B3F5C">
              <w:rPr>
                <w:rFonts w:eastAsia="Times New Roman" w:cs="Times New Roman"/>
                <w:sz w:val="18"/>
                <w:szCs w:val="18"/>
              </w:rPr>
              <w:t>–.009</w:t>
            </w:r>
          </w:p>
        </w:tc>
        <w:tc>
          <w:tcPr>
            <w:tcW w:w="1800" w:type="dxa"/>
            <w:tcBorders>
              <w:right w:val="nil"/>
            </w:tcBorders>
          </w:tcPr>
          <w:p w14:paraId="278A979E" w14:textId="43BD533A" w:rsidR="002C0287" w:rsidRDefault="002C0287" w:rsidP="002C0287">
            <w:pPr>
              <w:spacing w:line="240" w:lineRule="auto"/>
              <w:jc w:val="center"/>
              <w:rPr>
                <w:rFonts w:eastAsia="Times New Roman" w:cs="Times New Roman"/>
                <w:sz w:val="18"/>
                <w:szCs w:val="18"/>
              </w:rPr>
            </w:pPr>
            <w:r w:rsidRPr="00C74791">
              <w:rPr>
                <w:rFonts w:eastAsia="Times New Roman" w:cs="Times New Roman"/>
                <w:sz w:val="18"/>
                <w:szCs w:val="18"/>
              </w:rPr>
              <w:t>[–0.253, 0.040]</w:t>
            </w:r>
          </w:p>
        </w:tc>
        <w:tc>
          <w:tcPr>
            <w:tcW w:w="1170" w:type="dxa"/>
            <w:tcBorders>
              <w:top w:val="none" w:sz="12" w:space="0" w:color="000000" w:themeColor="text1"/>
              <w:left w:val="nil"/>
              <w:bottom w:val="none" w:sz="12" w:space="0" w:color="000000" w:themeColor="text1"/>
              <w:right w:val="nil"/>
            </w:tcBorders>
          </w:tcPr>
          <w:p w14:paraId="0AE754C1" w14:textId="4FBF76DC" w:rsidR="002C0287" w:rsidRDefault="002C0287" w:rsidP="002C0287">
            <w:pPr>
              <w:spacing w:line="240" w:lineRule="auto"/>
              <w:jc w:val="center"/>
              <w:rPr>
                <w:rFonts w:eastAsia="Times New Roman" w:cs="Times New Roman"/>
                <w:sz w:val="18"/>
                <w:szCs w:val="18"/>
              </w:rPr>
            </w:pPr>
            <w:r w:rsidRPr="002C0287">
              <w:rPr>
                <w:rFonts w:eastAsia="Times New Roman" w:cs="Times New Roman"/>
                <w:sz w:val="18"/>
                <w:szCs w:val="18"/>
              </w:rPr>
              <w:t>.087</w:t>
            </w:r>
          </w:p>
        </w:tc>
        <w:tc>
          <w:tcPr>
            <w:tcW w:w="1800" w:type="dxa"/>
            <w:tcBorders>
              <w:top w:val="none" w:sz="12" w:space="0" w:color="000000" w:themeColor="text1"/>
              <w:left w:val="nil"/>
              <w:bottom w:val="none" w:sz="12" w:space="0" w:color="000000" w:themeColor="text1"/>
              <w:right w:val="nil"/>
            </w:tcBorders>
          </w:tcPr>
          <w:p w14:paraId="67AB271C" w14:textId="31D2D5FB" w:rsidR="002C0287" w:rsidRDefault="002C0287" w:rsidP="002C0287">
            <w:pPr>
              <w:spacing w:line="240" w:lineRule="auto"/>
              <w:jc w:val="center"/>
              <w:rPr>
                <w:rFonts w:eastAsia="Times New Roman" w:cs="Times New Roman"/>
                <w:sz w:val="18"/>
                <w:szCs w:val="18"/>
              </w:rPr>
            </w:pPr>
            <w:r>
              <w:rPr>
                <w:rFonts w:eastAsia="Times New Roman" w:cs="Times New Roman"/>
                <w:sz w:val="18"/>
                <w:szCs w:val="18"/>
              </w:rPr>
              <w:t>Marginal</w:t>
            </w:r>
          </w:p>
        </w:tc>
      </w:tr>
      <w:tr w:rsidR="002C0287" w:rsidRPr="00CF5582" w14:paraId="74383AF7" w14:textId="77777777" w:rsidTr="008B6669">
        <w:trPr>
          <w:trHeight w:val="52"/>
        </w:trPr>
        <w:tc>
          <w:tcPr>
            <w:tcW w:w="3945" w:type="dxa"/>
          </w:tcPr>
          <w:p w14:paraId="19B29010" w14:textId="4117DF62" w:rsidR="002C0287" w:rsidRPr="008B6669" w:rsidRDefault="002C0287" w:rsidP="002C0287">
            <w:pPr>
              <w:spacing w:before="20" w:line="240" w:lineRule="auto"/>
              <w:rPr>
                <w:rFonts w:eastAsia="Times New Roman" w:cs="Times New Roman"/>
                <w:bCs/>
                <w:color w:val="000000" w:themeColor="text1"/>
                <w:sz w:val="18"/>
                <w:szCs w:val="18"/>
              </w:rPr>
            </w:pPr>
            <w:r>
              <w:rPr>
                <w:rFonts w:eastAsia="Times New Roman" w:cs="Times New Roman"/>
                <w:bCs/>
                <w:color w:val="000000" w:themeColor="text1"/>
                <w:sz w:val="18"/>
                <w:szCs w:val="18"/>
              </w:rPr>
              <w:t xml:space="preserve">   </w:t>
            </w:r>
            <w:r w:rsidRPr="008B6669">
              <w:rPr>
                <w:rFonts w:eastAsia="Times New Roman" w:cs="Times New Roman"/>
                <w:bCs/>
                <w:color w:val="000000" w:themeColor="text1"/>
                <w:sz w:val="18"/>
                <w:szCs w:val="18"/>
              </w:rPr>
              <w:t>P2NEG → ZP1SEP → P2DW → P2CSI</w:t>
            </w:r>
          </w:p>
        </w:tc>
        <w:tc>
          <w:tcPr>
            <w:tcW w:w="1350" w:type="dxa"/>
            <w:tcBorders>
              <w:right w:val="nil"/>
            </w:tcBorders>
          </w:tcPr>
          <w:p w14:paraId="724D6B15" w14:textId="36A4390B" w:rsidR="002C0287" w:rsidRDefault="002C0287" w:rsidP="002C0287">
            <w:pPr>
              <w:spacing w:line="240" w:lineRule="auto"/>
              <w:jc w:val="center"/>
              <w:rPr>
                <w:rFonts w:eastAsia="Times New Roman" w:cs="Times New Roman"/>
                <w:sz w:val="18"/>
                <w:szCs w:val="18"/>
              </w:rPr>
            </w:pPr>
            <w:r w:rsidRPr="001B3F5C">
              <w:rPr>
                <w:rFonts w:eastAsia="Times New Roman" w:cs="Times New Roman"/>
                <w:sz w:val="18"/>
                <w:szCs w:val="18"/>
              </w:rPr>
              <w:t>.002</w:t>
            </w:r>
          </w:p>
        </w:tc>
        <w:tc>
          <w:tcPr>
            <w:tcW w:w="1800" w:type="dxa"/>
            <w:tcBorders>
              <w:right w:val="nil"/>
            </w:tcBorders>
          </w:tcPr>
          <w:p w14:paraId="1F120A74" w14:textId="6ADC2EE7" w:rsidR="002C0287" w:rsidRDefault="002C0287" w:rsidP="002C0287">
            <w:pPr>
              <w:spacing w:line="240" w:lineRule="auto"/>
              <w:jc w:val="center"/>
              <w:rPr>
                <w:rFonts w:eastAsia="Times New Roman" w:cs="Times New Roman"/>
                <w:sz w:val="18"/>
                <w:szCs w:val="18"/>
              </w:rPr>
            </w:pPr>
            <w:r w:rsidRPr="00C74791">
              <w:rPr>
                <w:rFonts w:eastAsia="Times New Roman" w:cs="Times New Roman"/>
                <w:sz w:val="18"/>
                <w:szCs w:val="18"/>
              </w:rPr>
              <w:t>[–0.091, 0.182]</w:t>
            </w:r>
          </w:p>
        </w:tc>
        <w:tc>
          <w:tcPr>
            <w:tcW w:w="1170" w:type="dxa"/>
            <w:tcBorders>
              <w:top w:val="none" w:sz="12" w:space="0" w:color="000000" w:themeColor="text1"/>
              <w:left w:val="nil"/>
              <w:bottom w:val="none" w:sz="12" w:space="0" w:color="000000" w:themeColor="text1"/>
              <w:right w:val="nil"/>
            </w:tcBorders>
          </w:tcPr>
          <w:p w14:paraId="1227C75B" w14:textId="0B713725" w:rsidR="002C0287" w:rsidRDefault="002C0287" w:rsidP="002C0287">
            <w:pPr>
              <w:spacing w:line="240" w:lineRule="auto"/>
              <w:jc w:val="center"/>
              <w:rPr>
                <w:rFonts w:eastAsia="Times New Roman" w:cs="Times New Roman"/>
                <w:sz w:val="18"/>
                <w:szCs w:val="18"/>
              </w:rPr>
            </w:pPr>
            <w:r w:rsidRPr="002C0287">
              <w:rPr>
                <w:rFonts w:eastAsia="Times New Roman" w:cs="Times New Roman"/>
                <w:sz w:val="18"/>
                <w:szCs w:val="18"/>
              </w:rPr>
              <w:t>.785</w:t>
            </w:r>
          </w:p>
        </w:tc>
        <w:tc>
          <w:tcPr>
            <w:tcW w:w="1800" w:type="dxa"/>
            <w:tcBorders>
              <w:top w:val="none" w:sz="12" w:space="0" w:color="000000" w:themeColor="text1"/>
              <w:left w:val="nil"/>
              <w:bottom w:val="none" w:sz="12" w:space="0" w:color="000000" w:themeColor="text1"/>
              <w:right w:val="nil"/>
            </w:tcBorders>
          </w:tcPr>
          <w:p w14:paraId="1B179EEA" w14:textId="7E125593" w:rsidR="002C0287" w:rsidRDefault="002C0287" w:rsidP="002C0287">
            <w:pPr>
              <w:spacing w:line="240" w:lineRule="auto"/>
              <w:jc w:val="center"/>
              <w:rPr>
                <w:rFonts w:eastAsia="Times New Roman" w:cs="Times New Roman"/>
                <w:sz w:val="18"/>
                <w:szCs w:val="18"/>
              </w:rPr>
            </w:pPr>
            <w:r>
              <w:rPr>
                <w:rFonts w:eastAsia="Times New Roman" w:cs="Times New Roman"/>
                <w:sz w:val="18"/>
                <w:szCs w:val="18"/>
              </w:rPr>
              <w:t>Non-Significant</w:t>
            </w:r>
          </w:p>
        </w:tc>
      </w:tr>
      <w:tr w:rsidR="002C0287" w:rsidRPr="00CF5582" w14:paraId="520860AA" w14:textId="77777777" w:rsidTr="000A2C9E">
        <w:trPr>
          <w:trHeight w:val="52"/>
        </w:trPr>
        <w:tc>
          <w:tcPr>
            <w:tcW w:w="3945" w:type="dxa"/>
          </w:tcPr>
          <w:p w14:paraId="63FC6BD0" w14:textId="5E75AEB3" w:rsidR="002C0287" w:rsidRPr="008B6669" w:rsidRDefault="002C0287" w:rsidP="002C0287">
            <w:pPr>
              <w:spacing w:before="20" w:line="240" w:lineRule="auto"/>
              <w:rPr>
                <w:rFonts w:eastAsia="Times New Roman" w:cs="Times New Roman"/>
                <w:bCs/>
                <w:color w:val="000000" w:themeColor="text1"/>
                <w:sz w:val="18"/>
                <w:szCs w:val="18"/>
              </w:rPr>
            </w:pPr>
            <w:r>
              <w:rPr>
                <w:rFonts w:eastAsia="Times New Roman" w:cs="Times New Roman"/>
                <w:bCs/>
                <w:color w:val="000000" w:themeColor="text1"/>
                <w:sz w:val="18"/>
                <w:szCs w:val="18"/>
              </w:rPr>
              <w:t xml:space="preserve">   </w:t>
            </w:r>
            <w:r w:rsidRPr="000A2C9E">
              <w:rPr>
                <w:rFonts w:eastAsia="Times New Roman" w:cs="Times New Roman"/>
                <w:bCs/>
                <w:color w:val="000000" w:themeColor="text1"/>
                <w:sz w:val="18"/>
                <w:szCs w:val="18"/>
              </w:rPr>
              <w:t>P2NEG → ZP1CON → P2DW → P2CSI</w:t>
            </w:r>
          </w:p>
        </w:tc>
        <w:tc>
          <w:tcPr>
            <w:tcW w:w="1350" w:type="dxa"/>
            <w:tcBorders>
              <w:right w:val="nil"/>
            </w:tcBorders>
          </w:tcPr>
          <w:p w14:paraId="65C0E90C" w14:textId="552D1C68" w:rsidR="002C0287" w:rsidRDefault="002C0287" w:rsidP="002C0287">
            <w:pPr>
              <w:spacing w:line="240" w:lineRule="auto"/>
              <w:jc w:val="center"/>
              <w:rPr>
                <w:rFonts w:eastAsia="Times New Roman" w:cs="Times New Roman"/>
                <w:sz w:val="18"/>
                <w:szCs w:val="18"/>
              </w:rPr>
            </w:pPr>
            <w:r w:rsidRPr="000A2C9E">
              <w:rPr>
                <w:rFonts w:eastAsia="Times New Roman" w:cs="Times New Roman"/>
                <w:sz w:val="18"/>
                <w:szCs w:val="18"/>
              </w:rPr>
              <w:t>.000</w:t>
            </w:r>
          </w:p>
        </w:tc>
        <w:tc>
          <w:tcPr>
            <w:tcW w:w="1800" w:type="dxa"/>
            <w:tcBorders>
              <w:right w:val="nil"/>
            </w:tcBorders>
          </w:tcPr>
          <w:p w14:paraId="34B94D13" w14:textId="0CE5A83A" w:rsidR="002C0287" w:rsidRDefault="002C0287" w:rsidP="002C0287">
            <w:pPr>
              <w:spacing w:line="240" w:lineRule="auto"/>
              <w:jc w:val="center"/>
              <w:rPr>
                <w:rFonts w:eastAsia="Times New Roman" w:cs="Times New Roman"/>
                <w:sz w:val="18"/>
                <w:szCs w:val="18"/>
              </w:rPr>
            </w:pPr>
            <w:r w:rsidRPr="00C62B23">
              <w:rPr>
                <w:rFonts w:eastAsia="Times New Roman" w:cs="Times New Roman"/>
                <w:sz w:val="18"/>
                <w:szCs w:val="18"/>
              </w:rPr>
              <w:t>[–0.101, 0.098]</w:t>
            </w:r>
          </w:p>
        </w:tc>
        <w:tc>
          <w:tcPr>
            <w:tcW w:w="1170" w:type="dxa"/>
            <w:tcBorders>
              <w:top w:val="none" w:sz="12" w:space="0" w:color="000000" w:themeColor="text1"/>
              <w:left w:val="nil"/>
              <w:bottom w:val="none" w:sz="12" w:space="0" w:color="000000" w:themeColor="text1"/>
              <w:right w:val="nil"/>
            </w:tcBorders>
          </w:tcPr>
          <w:p w14:paraId="43CE91F7" w14:textId="7773201F" w:rsidR="002C0287" w:rsidRDefault="002C0287" w:rsidP="002C0287">
            <w:pPr>
              <w:spacing w:line="240" w:lineRule="auto"/>
              <w:jc w:val="center"/>
              <w:rPr>
                <w:rFonts w:eastAsia="Times New Roman" w:cs="Times New Roman"/>
                <w:sz w:val="18"/>
                <w:szCs w:val="18"/>
              </w:rPr>
            </w:pPr>
            <w:r w:rsidRPr="002C0287">
              <w:rPr>
                <w:rFonts w:eastAsia="Times New Roman" w:cs="Times New Roman"/>
                <w:sz w:val="18"/>
                <w:szCs w:val="18"/>
              </w:rPr>
              <w:t>.983</w:t>
            </w:r>
          </w:p>
        </w:tc>
        <w:tc>
          <w:tcPr>
            <w:tcW w:w="1800" w:type="dxa"/>
            <w:tcBorders>
              <w:top w:val="none" w:sz="12" w:space="0" w:color="000000" w:themeColor="text1"/>
              <w:left w:val="nil"/>
              <w:bottom w:val="none" w:sz="12" w:space="0" w:color="000000" w:themeColor="text1"/>
              <w:right w:val="nil"/>
            </w:tcBorders>
          </w:tcPr>
          <w:p w14:paraId="66C2962E" w14:textId="502617DD" w:rsidR="002C0287" w:rsidRDefault="002C0287" w:rsidP="002C0287">
            <w:pPr>
              <w:spacing w:line="240" w:lineRule="auto"/>
              <w:jc w:val="center"/>
              <w:rPr>
                <w:rFonts w:eastAsia="Times New Roman" w:cs="Times New Roman"/>
                <w:sz w:val="18"/>
                <w:szCs w:val="18"/>
              </w:rPr>
            </w:pPr>
            <w:r>
              <w:rPr>
                <w:rFonts w:eastAsia="Times New Roman" w:cs="Times New Roman"/>
                <w:sz w:val="18"/>
                <w:szCs w:val="18"/>
              </w:rPr>
              <w:t>Non-Significant</w:t>
            </w:r>
          </w:p>
        </w:tc>
      </w:tr>
      <w:tr w:rsidR="002C0287" w:rsidRPr="00CF5582" w14:paraId="5D800D73" w14:textId="77777777" w:rsidTr="000A2C9E">
        <w:trPr>
          <w:trHeight w:val="52"/>
        </w:trPr>
        <w:tc>
          <w:tcPr>
            <w:tcW w:w="3945" w:type="dxa"/>
          </w:tcPr>
          <w:p w14:paraId="2C5F0084" w14:textId="5A332DF4" w:rsidR="002C0287" w:rsidRDefault="002C0287" w:rsidP="002C0287">
            <w:pPr>
              <w:spacing w:before="20" w:line="240" w:lineRule="auto"/>
              <w:rPr>
                <w:rFonts w:eastAsia="Times New Roman" w:cs="Times New Roman"/>
                <w:bCs/>
                <w:color w:val="000000" w:themeColor="text1"/>
                <w:sz w:val="18"/>
                <w:szCs w:val="18"/>
              </w:rPr>
            </w:pPr>
            <w:r>
              <w:rPr>
                <w:rFonts w:eastAsia="Times New Roman" w:cs="Times New Roman"/>
                <w:bCs/>
                <w:color w:val="000000" w:themeColor="text1"/>
                <w:sz w:val="18"/>
                <w:szCs w:val="18"/>
              </w:rPr>
              <w:t xml:space="preserve">   </w:t>
            </w:r>
            <w:r w:rsidRPr="000A2C9E">
              <w:rPr>
                <w:rFonts w:eastAsia="Times New Roman" w:cs="Times New Roman"/>
                <w:bCs/>
                <w:color w:val="000000" w:themeColor="text1"/>
                <w:sz w:val="18"/>
                <w:szCs w:val="18"/>
              </w:rPr>
              <w:t>P2NEG → ZP2SEP → P2DW → P2CSI</w:t>
            </w:r>
          </w:p>
        </w:tc>
        <w:tc>
          <w:tcPr>
            <w:tcW w:w="1350" w:type="dxa"/>
            <w:tcBorders>
              <w:right w:val="nil"/>
            </w:tcBorders>
          </w:tcPr>
          <w:p w14:paraId="53A39055" w14:textId="3EA7B193" w:rsidR="002C0287" w:rsidRDefault="002C0287" w:rsidP="002C0287">
            <w:pPr>
              <w:spacing w:line="240" w:lineRule="auto"/>
              <w:jc w:val="center"/>
              <w:rPr>
                <w:rFonts w:eastAsia="Times New Roman" w:cs="Times New Roman"/>
                <w:sz w:val="18"/>
                <w:szCs w:val="18"/>
              </w:rPr>
            </w:pPr>
            <w:r w:rsidRPr="000A2C9E">
              <w:rPr>
                <w:rFonts w:eastAsia="Times New Roman" w:cs="Times New Roman"/>
                <w:sz w:val="18"/>
                <w:szCs w:val="18"/>
              </w:rPr>
              <w:t>–.198</w:t>
            </w:r>
          </w:p>
        </w:tc>
        <w:tc>
          <w:tcPr>
            <w:tcW w:w="1800" w:type="dxa"/>
            <w:tcBorders>
              <w:right w:val="nil"/>
            </w:tcBorders>
          </w:tcPr>
          <w:p w14:paraId="44E4F88D" w14:textId="13DF6079" w:rsidR="002C0287" w:rsidRDefault="002C0287" w:rsidP="002C0287">
            <w:pPr>
              <w:spacing w:line="240" w:lineRule="auto"/>
              <w:jc w:val="center"/>
              <w:rPr>
                <w:rFonts w:eastAsia="Times New Roman" w:cs="Times New Roman"/>
                <w:sz w:val="18"/>
                <w:szCs w:val="18"/>
              </w:rPr>
            </w:pPr>
            <w:r w:rsidRPr="00C62B23">
              <w:rPr>
                <w:rFonts w:eastAsia="Times New Roman" w:cs="Times New Roman"/>
                <w:sz w:val="18"/>
                <w:szCs w:val="18"/>
              </w:rPr>
              <w:t>[–0.564, 0.048]</w:t>
            </w:r>
          </w:p>
        </w:tc>
        <w:tc>
          <w:tcPr>
            <w:tcW w:w="1170" w:type="dxa"/>
            <w:tcBorders>
              <w:top w:val="none" w:sz="12" w:space="0" w:color="000000" w:themeColor="text1"/>
              <w:left w:val="nil"/>
              <w:bottom w:val="none" w:sz="12" w:space="0" w:color="000000" w:themeColor="text1"/>
              <w:right w:val="nil"/>
            </w:tcBorders>
          </w:tcPr>
          <w:p w14:paraId="1F2013BD" w14:textId="1114F2CD" w:rsidR="002C0287" w:rsidRDefault="002C0287" w:rsidP="002C0287">
            <w:pPr>
              <w:spacing w:line="240" w:lineRule="auto"/>
              <w:jc w:val="center"/>
              <w:rPr>
                <w:rFonts w:eastAsia="Times New Roman" w:cs="Times New Roman"/>
                <w:sz w:val="18"/>
                <w:szCs w:val="18"/>
              </w:rPr>
            </w:pPr>
            <w:r w:rsidRPr="002C0287">
              <w:rPr>
                <w:rFonts w:eastAsia="Times New Roman" w:cs="Times New Roman"/>
                <w:sz w:val="18"/>
                <w:szCs w:val="18"/>
              </w:rPr>
              <w:t>.116</w:t>
            </w:r>
          </w:p>
        </w:tc>
        <w:tc>
          <w:tcPr>
            <w:tcW w:w="1800" w:type="dxa"/>
            <w:tcBorders>
              <w:top w:val="none" w:sz="12" w:space="0" w:color="000000" w:themeColor="text1"/>
              <w:left w:val="nil"/>
              <w:bottom w:val="none" w:sz="12" w:space="0" w:color="000000" w:themeColor="text1"/>
              <w:right w:val="nil"/>
            </w:tcBorders>
          </w:tcPr>
          <w:p w14:paraId="2CA1FD52" w14:textId="2D806A0A" w:rsidR="002C0287" w:rsidRDefault="002C0287" w:rsidP="002C0287">
            <w:pPr>
              <w:spacing w:line="240" w:lineRule="auto"/>
              <w:jc w:val="center"/>
              <w:rPr>
                <w:rFonts w:eastAsia="Times New Roman" w:cs="Times New Roman"/>
                <w:sz w:val="18"/>
                <w:szCs w:val="18"/>
              </w:rPr>
            </w:pPr>
            <w:r>
              <w:rPr>
                <w:rFonts w:eastAsia="Times New Roman" w:cs="Times New Roman"/>
                <w:sz w:val="18"/>
                <w:szCs w:val="18"/>
              </w:rPr>
              <w:t>Non-Significant</w:t>
            </w:r>
          </w:p>
        </w:tc>
      </w:tr>
      <w:tr w:rsidR="002C0287" w:rsidRPr="00CF5582" w14:paraId="2FFF54FE" w14:textId="77777777" w:rsidTr="000A2C9E">
        <w:trPr>
          <w:trHeight w:val="52"/>
        </w:trPr>
        <w:tc>
          <w:tcPr>
            <w:tcW w:w="3945" w:type="dxa"/>
          </w:tcPr>
          <w:p w14:paraId="4443C064" w14:textId="0EC135F5" w:rsidR="002C0287" w:rsidRPr="000A2C9E" w:rsidRDefault="002C0287" w:rsidP="002C0287">
            <w:pPr>
              <w:spacing w:before="20" w:line="240" w:lineRule="auto"/>
              <w:rPr>
                <w:rFonts w:eastAsia="Times New Roman" w:cs="Times New Roman"/>
                <w:bCs/>
                <w:color w:val="000000" w:themeColor="text1"/>
                <w:sz w:val="18"/>
                <w:szCs w:val="18"/>
              </w:rPr>
            </w:pPr>
            <w:r>
              <w:rPr>
                <w:rFonts w:eastAsia="Times New Roman" w:cs="Times New Roman"/>
                <w:bCs/>
                <w:color w:val="000000" w:themeColor="text1"/>
                <w:sz w:val="18"/>
                <w:szCs w:val="18"/>
              </w:rPr>
              <w:t xml:space="preserve">   </w:t>
            </w:r>
            <w:r w:rsidRPr="000A2C9E">
              <w:rPr>
                <w:rFonts w:eastAsia="Times New Roman" w:cs="Times New Roman"/>
                <w:bCs/>
                <w:color w:val="000000" w:themeColor="text1"/>
                <w:sz w:val="18"/>
                <w:szCs w:val="18"/>
              </w:rPr>
              <w:t>P2NEG → ZP2CON → P2DW → P2CSI</w:t>
            </w:r>
          </w:p>
        </w:tc>
        <w:tc>
          <w:tcPr>
            <w:tcW w:w="1350" w:type="dxa"/>
            <w:tcBorders>
              <w:right w:val="nil"/>
            </w:tcBorders>
          </w:tcPr>
          <w:p w14:paraId="763888D4" w14:textId="42542E8B" w:rsidR="002C0287" w:rsidRDefault="002C0287" w:rsidP="002C0287">
            <w:pPr>
              <w:spacing w:line="240" w:lineRule="auto"/>
              <w:jc w:val="center"/>
              <w:rPr>
                <w:rFonts w:eastAsia="Times New Roman" w:cs="Times New Roman"/>
                <w:sz w:val="18"/>
                <w:szCs w:val="18"/>
              </w:rPr>
            </w:pPr>
            <w:r w:rsidRPr="000A2C9E">
              <w:rPr>
                <w:rFonts w:eastAsia="Times New Roman" w:cs="Times New Roman"/>
                <w:sz w:val="18"/>
                <w:szCs w:val="18"/>
              </w:rPr>
              <w:t>–.009</w:t>
            </w:r>
          </w:p>
        </w:tc>
        <w:tc>
          <w:tcPr>
            <w:tcW w:w="1800" w:type="dxa"/>
            <w:tcBorders>
              <w:right w:val="nil"/>
            </w:tcBorders>
          </w:tcPr>
          <w:p w14:paraId="71E6184F" w14:textId="05490B56" w:rsidR="002C0287" w:rsidRDefault="002C0287" w:rsidP="002C0287">
            <w:pPr>
              <w:spacing w:line="240" w:lineRule="auto"/>
              <w:jc w:val="center"/>
              <w:rPr>
                <w:rFonts w:eastAsia="Times New Roman" w:cs="Times New Roman"/>
                <w:sz w:val="18"/>
                <w:szCs w:val="18"/>
              </w:rPr>
            </w:pPr>
            <w:r w:rsidRPr="00C62B23">
              <w:rPr>
                <w:rFonts w:eastAsia="Times New Roman" w:cs="Times New Roman"/>
                <w:sz w:val="18"/>
                <w:szCs w:val="18"/>
              </w:rPr>
              <w:t>[–0.253, 0.027]</w:t>
            </w:r>
          </w:p>
        </w:tc>
        <w:tc>
          <w:tcPr>
            <w:tcW w:w="1170" w:type="dxa"/>
            <w:tcBorders>
              <w:top w:val="none" w:sz="12" w:space="0" w:color="000000" w:themeColor="text1"/>
              <w:left w:val="nil"/>
              <w:bottom w:val="none" w:sz="12" w:space="0" w:color="000000" w:themeColor="text1"/>
              <w:right w:val="nil"/>
            </w:tcBorders>
          </w:tcPr>
          <w:p w14:paraId="233F9319" w14:textId="6E3EC5C3" w:rsidR="002C0287" w:rsidRDefault="002C0287" w:rsidP="002C0287">
            <w:pPr>
              <w:spacing w:line="240" w:lineRule="auto"/>
              <w:jc w:val="center"/>
              <w:rPr>
                <w:rFonts w:eastAsia="Times New Roman" w:cs="Times New Roman"/>
                <w:sz w:val="18"/>
                <w:szCs w:val="18"/>
              </w:rPr>
            </w:pPr>
            <w:r w:rsidRPr="002C0287">
              <w:rPr>
                <w:rFonts w:eastAsia="Times New Roman" w:cs="Times New Roman"/>
                <w:sz w:val="18"/>
                <w:szCs w:val="18"/>
              </w:rPr>
              <w:t>.082</w:t>
            </w:r>
          </w:p>
        </w:tc>
        <w:tc>
          <w:tcPr>
            <w:tcW w:w="1800" w:type="dxa"/>
            <w:tcBorders>
              <w:top w:val="none" w:sz="12" w:space="0" w:color="000000" w:themeColor="text1"/>
              <w:left w:val="nil"/>
              <w:bottom w:val="none" w:sz="12" w:space="0" w:color="000000" w:themeColor="text1"/>
              <w:right w:val="nil"/>
            </w:tcBorders>
          </w:tcPr>
          <w:p w14:paraId="58FAFE6C" w14:textId="625843E4" w:rsidR="002C0287" w:rsidRDefault="002C0287" w:rsidP="002C0287">
            <w:pPr>
              <w:spacing w:line="240" w:lineRule="auto"/>
              <w:jc w:val="center"/>
              <w:rPr>
                <w:rFonts w:eastAsia="Times New Roman" w:cs="Times New Roman"/>
                <w:sz w:val="18"/>
                <w:szCs w:val="18"/>
              </w:rPr>
            </w:pPr>
            <w:r>
              <w:rPr>
                <w:rFonts w:eastAsia="Times New Roman" w:cs="Times New Roman"/>
                <w:sz w:val="18"/>
                <w:szCs w:val="18"/>
              </w:rPr>
              <w:t>Marginal</w:t>
            </w:r>
          </w:p>
        </w:tc>
      </w:tr>
      <w:tr w:rsidR="002C0287" w:rsidRPr="00CF5582" w14:paraId="60B964D2" w14:textId="77777777" w:rsidTr="00AA21F0">
        <w:trPr>
          <w:trHeight w:val="52"/>
        </w:trPr>
        <w:tc>
          <w:tcPr>
            <w:tcW w:w="3945" w:type="dxa"/>
          </w:tcPr>
          <w:p w14:paraId="34A060E6" w14:textId="32BB15D5" w:rsidR="002C0287" w:rsidRPr="000A2C9E" w:rsidRDefault="002C0287" w:rsidP="002C0287">
            <w:pPr>
              <w:spacing w:before="20" w:line="240" w:lineRule="auto"/>
              <w:rPr>
                <w:rFonts w:eastAsia="Times New Roman" w:cs="Times New Roman"/>
                <w:bCs/>
                <w:color w:val="000000" w:themeColor="text1"/>
                <w:sz w:val="18"/>
                <w:szCs w:val="18"/>
              </w:rPr>
            </w:pPr>
            <w:r>
              <w:rPr>
                <w:rFonts w:eastAsia="Times New Roman" w:cs="Times New Roman"/>
                <w:bCs/>
                <w:color w:val="000000" w:themeColor="text1"/>
                <w:sz w:val="18"/>
                <w:szCs w:val="18"/>
              </w:rPr>
              <w:t xml:space="preserve">   </w:t>
            </w:r>
            <w:r w:rsidRPr="000A2C9E">
              <w:rPr>
                <w:rFonts w:eastAsia="Times New Roman" w:cs="Times New Roman"/>
                <w:bCs/>
                <w:color w:val="000000" w:themeColor="text1"/>
                <w:sz w:val="18"/>
                <w:szCs w:val="18"/>
              </w:rPr>
              <w:t>P2NEG → Interaction (P2)</w:t>
            </w:r>
          </w:p>
        </w:tc>
        <w:tc>
          <w:tcPr>
            <w:tcW w:w="1350" w:type="dxa"/>
            <w:tcBorders>
              <w:bottom w:val="single" w:sz="4" w:space="0" w:color="000000" w:themeColor="text1"/>
              <w:right w:val="nil"/>
            </w:tcBorders>
          </w:tcPr>
          <w:p w14:paraId="07B2214A" w14:textId="328A51AE" w:rsidR="002C0287" w:rsidRDefault="002C0287" w:rsidP="002C0287">
            <w:pPr>
              <w:spacing w:line="240" w:lineRule="auto"/>
              <w:jc w:val="center"/>
              <w:rPr>
                <w:rFonts w:eastAsia="Times New Roman" w:cs="Times New Roman"/>
                <w:sz w:val="18"/>
                <w:szCs w:val="18"/>
              </w:rPr>
            </w:pPr>
            <w:r w:rsidRPr="000A2C9E">
              <w:rPr>
                <w:rFonts w:eastAsia="Times New Roman" w:cs="Times New Roman"/>
                <w:sz w:val="18"/>
                <w:szCs w:val="18"/>
              </w:rPr>
              <w:t>–.145</w:t>
            </w:r>
          </w:p>
        </w:tc>
        <w:tc>
          <w:tcPr>
            <w:tcW w:w="1800" w:type="dxa"/>
            <w:tcBorders>
              <w:bottom w:val="single" w:sz="4" w:space="0" w:color="000000" w:themeColor="text1"/>
              <w:right w:val="nil"/>
            </w:tcBorders>
          </w:tcPr>
          <w:p w14:paraId="57B3BD2B" w14:textId="14FAD9DE" w:rsidR="002C0287" w:rsidRDefault="002C0287" w:rsidP="002C0287">
            <w:pPr>
              <w:spacing w:line="240" w:lineRule="auto"/>
              <w:jc w:val="center"/>
              <w:rPr>
                <w:rFonts w:eastAsia="Times New Roman" w:cs="Times New Roman"/>
                <w:sz w:val="18"/>
                <w:szCs w:val="18"/>
              </w:rPr>
            </w:pPr>
            <w:r w:rsidRPr="00C62B23">
              <w:rPr>
                <w:rFonts w:eastAsia="Times New Roman" w:cs="Times New Roman"/>
                <w:sz w:val="18"/>
                <w:szCs w:val="18"/>
              </w:rPr>
              <w:t>[–0.480, 0.006]</w:t>
            </w:r>
          </w:p>
        </w:tc>
        <w:tc>
          <w:tcPr>
            <w:tcW w:w="1170" w:type="dxa"/>
            <w:tcBorders>
              <w:top w:val="none" w:sz="12" w:space="0" w:color="000000" w:themeColor="text1"/>
              <w:left w:val="nil"/>
              <w:bottom w:val="single" w:sz="4" w:space="0" w:color="000000" w:themeColor="text1"/>
              <w:right w:val="nil"/>
            </w:tcBorders>
          </w:tcPr>
          <w:p w14:paraId="256CF7AF" w14:textId="293D17FE" w:rsidR="002C0287" w:rsidRDefault="002C0287" w:rsidP="002C0287">
            <w:pPr>
              <w:spacing w:line="240" w:lineRule="auto"/>
              <w:jc w:val="center"/>
              <w:rPr>
                <w:rFonts w:eastAsia="Times New Roman" w:cs="Times New Roman"/>
                <w:sz w:val="18"/>
                <w:szCs w:val="18"/>
              </w:rPr>
            </w:pPr>
            <w:r w:rsidRPr="002C0287">
              <w:rPr>
                <w:rFonts w:eastAsia="Times New Roman" w:cs="Times New Roman"/>
                <w:sz w:val="18"/>
                <w:szCs w:val="18"/>
              </w:rPr>
              <w:t>.059</w:t>
            </w:r>
          </w:p>
        </w:tc>
        <w:tc>
          <w:tcPr>
            <w:tcW w:w="1800" w:type="dxa"/>
            <w:tcBorders>
              <w:top w:val="none" w:sz="12" w:space="0" w:color="000000" w:themeColor="text1"/>
              <w:left w:val="nil"/>
              <w:bottom w:val="single" w:sz="4" w:space="0" w:color="000000" w:themeColor="text1"/>
              <w:right w:val="nil"/>
            </w:tcBorders>
          </w:tcPr>
          <w:p w14:paraId="6066BEFA" w14:textId="470BC8E9" w:rsidR="002C0287" w:rsidRDefault="002C0287" w:rsidP="002C0287">
            <w:pPr>
              <w:spacing w:line="240" w:lineRule="auto"/>
              <w:jc w:val="center"/>
              <w:rPr>
                <w:rFonts w:eastAsia="Times New Roman" w:cs="Times New Roman"/>
                <w:sz w:val="18"/>
                <w:szCs w:val="18"/>
              </w:rPr>
            </w:pPr>
            <w:r>
              <w:rPr>
                <w:rFonts w:eastAsia="Times New Roman" w:cs="Times New Roman"/>
                <w:sz w:val="18"/>
                <w:szCs w:val="18"/>
              </w:rPr>
              <w:t>Marginal</w:t>
            </w:r>
          </w:p>
        </w:tc>
      </w:tr>
    </w:tbl>
    <w:p w14:paraId="3D37168C" w14:textId="79B35865" w:rsidR="007F3F60" w:rsidRPr="00271CE5" w:rsidRDefault="00271CE5" w:rsidP="00271CE5">
      <w:pPr>
        <w:spacing w:line="240" w:lineRule="auto"/>
        <w:rPr>
          <w:sz w:val="18"/>
          <w:szCs w:val="18"/>
        </w:rPr>
      </w:pPr>
      <w:r>
        <w:rPr>
          <w:sz w:val="18"/>
          <w:szCs w:val="18"/>
        </w:rPr>
        <w:t>Note. DW = Demand-Withdraw; CSI = Couple Satisfaction Index. Bias-corrected bootstrapped confidence intervals (1,000 samples) reported.</w:t>
      </w:r>
    </w:p>
    <w:p w14:paraId="139910DF" w14:textId="3ACE8036" w:rsidR="002F02CB" w:rsidRDefault="1BE7F1F8" w:rsidP="00EC21BE">
      <w:pPr>
        <w:pStyle w:val="Heading1"/>
      </w:pPr>
      <w:bookmarkStart w:id="490" w:name="_Toc190009201"/>
      <w:r>
        <w:lastRenderedPageBreak/>
        <w:t>Chapter 5. Discussion</w:t>
      </w:r>
      <w:bookmarkEnd w:id="490"/>
    </w:p>
    <w:p w14:paraId="22B4DF13" w14:textId="4AF8A780" w:rsidR="001023B5" w:rsidRDefault="00DE3765" w:rsidP="00DB17EA">
      <w:r>
        <w:tab/>
        <w:t xml:space="preserve">The present study sought to examine how childhood neglect influences adult romantic relationship satisfaction through differentiation of self (separateness and connectedness) and demand-withdraw communication patterns. Using the Actor-Partner Interdependence Model with </w:t>
      </w:r>
      <w:del w:id="491" w:author="Bartle-Haring, Suzanne" w:date="2025-03-25T14:04:00Z" w16du:dateUtc="2025-03-25T18:04:00Z">
        <w:r w:rsidDel="005B0C8C">
          <w:delText xml:space="preserve">Moderation </w:delText>
        </w:r>
      </w:del>
      <w:ins w:id="492" w:author="Bartle-Haring, Suzanne" w:date="2025-03-25T14:04:00Z" w16du:dateUtc="2025-03-25T18:04:00Z">
        <w:r w:rsidR="005B0C8C">
          <w:t>M</w:t>
        </w:r>
        <w:r w:rsidR="005B0C8C">
          <w:t>editation</w:t>
        </w:r>
        <w:r w:rsidR="005B0C8C">
          <w:t xml:space="preserve"> </w:t>
        </w:r>
      </w:ins>
      <w:r>
        <w:t>(</w:t>
      </w:r>
      <w:proofErr w:type="spellStart"/>
      <w:del w:id="493" w:author="Bartle-Haring, Suzanne" w:date="2025-03-25T14:04:00Z" w16du:dateUtc="2025-03-25T18:04:00Z">
        <w:r w:rsidDel="005B0C8C">
          <w:delText>APIMoM</w:delText>
        </w:r>
      </w:del>
      <w:ins w:id="494" w:author="Bartle-Haring, Suzanne" w:date="2025-03-25T14:04:00Z" w16du:dateUtc="2025-03-25T18:04:00Z">
        <w:r w:rsidR="005B0C8C">
          <w:t>APIM</w:t>
        </w:r>
        <w:r w:rsidR="005B0C8C">
          <w:t>e</w:t>
        </w:r>
        <w:r w:rsidR="005B0C8C">
          <w:t>M</w:t>
        </w:r>
      </w:ins>
      <w:proofErr w:type="spellEnd"/>
      <w:r>
        <w:t xml:space="preserve">), we </w:t>
      </w:r>
      <w:r w:rsidR="004923B7">
        <w:t xml:space="preserve">identified both actor and partner effects while considering </w:t>
      </w:r>
      <w:ins w:id="495" w:author="Bartle-Haring, Suzanne" w:date="2025-03-25T15:37:00Z" w16du:dateUtc="2025-03-25T19:37:00Z">
        <w:r w:rsidR="00F9642A">
          <w:t xml:space="preserve">possible </w:t>
        </w:r>
      </w:ins>
      <w:r w:rsidR="004923B7">
        <w:t xml:space="preserve">gendered asymmetries and family of origin dynamics. </w:t>
      </w:r>
      <w:ins w:id="496" w:author="Bartle-Haring, Suzanne" w:date="2025-03-25T15:37:00Z" w16du:dateUtc="2025-03-25T19:37:00Z">
        <w:r w:rsidR="00F9642A">
          <w:t xml:space="preserve">We found some gender differences in the model, </w:t>
        </w:r>
      </w:ins>
      <w:ins w:id="497" w:author="Bartle-Haring, Suzanne" w:date="2025-03-25T15:38:00Z" w16du:dateUtc="2025-03-25T19:38:00Z">
        <w:r w:rsidR="00F9642A">
          <w:t xml:space="preserve">but for the most part paths were equivalent. </w:t>
        </w:r>
      </w:ins>
      <w:r w:rsidR="004923B7">
        <w:t xml:space="preserve">These findings </w:t>
      </w:r>
      <w:r w:rsidR="00F71F9D">
        <w:t>build upon Bowen’s Family Systems Theory (Bowen, 1978)</w:t>
      </w:r>
      <w:r w:rsidR="00FE6C40">
        <w:t xml:space="preserve"> by demonstrating how differentiation of self within the family of origin continues to shape adult relationship </w:t>
      </w:r>
      <w:r w:rsidR="00813E1D">
        <w:t xml:space="preserve">patterns and satisfaction outcomes. </w:t>
      </w:r>
    </w:p>
    <w:p w14:paraId="74E719B0" w14:textId="1D8D4D18" w:rsidR="00797106" w:rsidRDefault="00813E1D" w:rsidP="00797106">
      <w:pPr>
        <w:pStyle w:val="Heading3"/>
      </w:pPr>
      <w:r>
        <w:t>Influence of Childhood Neglect on Maladaptive Communication</w:t>
      </w:r>
      <w:r w:rsidR="00C26B71">
        <w:t xml:space="preserve"> Patterns</w:t>
      </w:r>
    </w:p>
    <w:p w14:paraId="7F7594B9" w14:textId="31FD669E" w:rsidR="00927BF4" w:rsidRDefault="0015252E" w:rsidP="00F7762C">
      <w:pPr>
        <w:ind w:firstLine="720"/>
      </w:pPr>
      <w:r>
        <w:t>O</w:t>
      </w:r>
      <w:r w:rsidR="00813E1D">
        <w:t xml:space="preserve">ur </w:t>
      </w:r>
      <w:ins w:id="498" w:author="Bartle-Haring, Suzanne" w:date="2025-03-25T15:39:00Z" w16du:dateUtc="2025-03-25T19:39:00Z">
        <w:r w:rsidR="00F9642A">
          <w:t xml:space="preserve">correlation </w:t>
        </w:r>
      </w:ins>
      <w:r w:rsidR="00813E1D">
        <w:t xml:space="preserve">results confirmed that childhood neglect was significantly associated with greater engagement in demand-withdraw behaviors for both partners, a finding consistent with previous research linking adverse childhood experiences to emotional dysregulation and </w:t>
      </w:r>
      <w:r w:rsidR="00F32039">
        <w:t xml:space="preserve">conflictual communication patterns (Cohen et al., 2017; Dion et al., </w:t>
      </w:r>
      <w:commentRangeStart w:id="499"/>
      <w:r w:rsidR="00F32039">
        <w:t>2019</w:t>
      </w:r>
      <w:commentRangeEnd w:id="499"/>
      <w:r w:rsidR="00F9642A">
        <w:rPr>
          <w:rStyle w:val="CommentReference"/>
        </w:rPr>
        <w:commentReference w:id="499"/>
      </w:r>
      <w:r w:rsidR="00F32039">
        <w:t>). Childhood neglect</w:t>
      </w:r>
      <w:r w:rsidR="003679F8">
        <w:t xml:space="preserve"> was</w:t>
      </w:r>
      <w:r w:rsidR="00B04FCD">
        <w:t xml:space="preserve"> </w:t>
      </w:r>
      <w:del w:id="500" w:author="Bartle-Haring, Suzanne" w:date="2025-03-25T14:05:00Z" w16du:dateUtc="2025-03-25T18:05:00Z">
        <w:r w:rsidR="00B04FCD" w:rsidDel="005B0C8C">
          <w:delText xml:space="preserve">association </w:delText>
        </w:r>
      </w:del>
      <w:proofErr w:type="spellStart"/>
      <w:ins w:id="501" w:author="Bartle-Haring, Suzanne" w:date="2025-03-25T14:05:00Z" w16du:dateUtc="2025-03-25T18:05:00Z">
        <w:r w:rsidR="005B0C8C">
          <w:t>associati</w:t>
        </w:r>
        <w:r w:rsidR="005B0C8C">
          <w:t>ated</w:t>
        </w:r>
        <w:proofErr w:type="spellEnd"/>
        <w:r w:rsidR="005B0C8C">
          <w:t xml:space="preserve"> </w:t>
        </w:r>
      </w:ins>
      <w:r w:rsidR="00B04FCD">
        <w:t>with DW behaviors</w:t>
      </w:r>
      <w:r w:rsidR="003679F8">
        <w:t xml:space="preserve"> which</w:t>
      </w:r>
      <w:r w:rsidR="00B04FCD">
        <w:t xml:space="preserve"> supports</w:t>
      </w:r>
      <w:r w:rsidR="003679F8">
        <w:t xml:space="preserve"> previous research regarding attachment disruption and affect regulation </w:t>
      </w:r>
      <w:r w:rsidR="00613DA3">
        <w:t xml:space="preserve">challenges due to early caregiving experiences (Narayan et al., 2021). </w:t>
      </w:r>
      <w:r w:rsidR="00C566C9">
        <w:t xml:space="preserve">From a BFST perspective, this pattern likely reflects the unresolved </w:t>
      </w:r>
      <w:r w:rsidR="00B76278">
        <w:t xml:space="preserve">family of </w:t>
      </w:r>
      <w:commentRangeStart w:id="502"/>
      <w:r w:rsidR="00B76278">
        <w:t xml:space="preserve">origin attachment injuries </w:t>
      </w:r>
      <w:commentRangeEnd w:id="502"/>
      <w:r w:rsidR="005B0C8C">
        <w:rPr>
          <w:rStyle w:val="CommentReference"/>
        </w:rPr>
        <w:lastRenderedPageBreak/>
        <w:commentReference w:id="502"/>
      </w:r>
      <w:r w:rsidR="00B76278">
        <w:t>and compromised emotional regulation, which are frequently cited outcomes of early neglect (Cohen et al., 2017; Vaillancourt-Morel et al., 2023). Demand-withdraw behaviors are w</w:t>
      </w:r>
      <w:r w:rsidR="00583473">
        <w:t xml:space="preserve">idely seen as a predictor of relationship distress (Christensen &amp; </w:t>
      </w:r>
      <w:proofErr w:type="spellStart"/>
      <w:r w:rsidR="00583473">
        <w:t>Heavey</w:t>
      </w:r>
      <w:proofErr w:type="spellEnd"/>
      <w:r w:rsidR="00583473">
        <w:t xml:space="preserve">, 1990; Eldridge et al., 2007). Our findings align with this literature, as higher levels of DW behaviors were associated with lower relationship satisfaction for both partners. </w:t>
      </w:r>
      <w:r w:rsidR="00624516">
        <w:t xml:space="preserve">By linking early neglect to specific relationship processes, our study confirms that maladaptive communication patterns may serve as a central mechanism through which childhood trauma erodes relationship satisfaction. </w:t>
      </w:r>
    </w:p>
    <w:p w14:paraId="373597E6" w14:textId="478E1ACF" w:rsidR="00276028" w:rsidRDefault="00276028" w:rsidP="00276028">
      <w:pPr>
        <w:pStyle w:val="Heading3"/>
      </w:pPr>
      <w:r>
        <w:t xml:space="preserve">Differentiation of Self: </w:t>
      </w:r>
      <w:r w:rsidR="00270CF3">
        <w:t>Moderator and Mediator</w:t>
      </w:r>
    </w:p>
    <w:p w14:paraId="3D7AF27A" w14:textId="17C222FE" w:rsidR="00293626" w:rsidRDefault="007B1CC0" w:rsidP="006E609C">
      <w:r>
        <w:tab/>
      </w:r>
      <w:r w:rsidR="00624516">
        <w:t xml:space="preserve">Differentiation of Self, </w:t>
      </w:r>
      <w:r w:rsidR="00293626">
        <w:t xml:space="preserve">conceptualized as the capacity to maintain a balance between emotional autonomy (separateness) and emotional intimacy (connectedness), functioned as both a </w:t>
      </w:r>
      <w:commentRangeStart w:id="503"/>
      <w:r w:rsidR="00293626">
        <w:t>moderator</w:t>
      </w:r>
      <w:commentRangeEnd w:id="503"/>
      <w:r w:rsidR="005B0C8C">
        <w:rPr>
          <w:rStyle w:val="CommentReference"/>
        </w:rPr>
        <w:commentReference w:id="503"/>
      </w:r>
      <w:r w:rsidR="00293626">
        <w:t xml:space="preserve"> and mediator in this study. </w:t>
      </w:r>
      <w:ins w:id="504" w:author="Bartle-Haring, Suzanne" w:date="2025-03-25T15:41:00Z" w16du:dateUtc="2025-03-25T19:41:00Z">
        <w:r w:rsidR="00F9642A">
          <w:t>That is, healthy separateness moderated the assoc</w:t>
        </w:r>
      </w:ins>
      <w:ins w:id="505" w:author="Bartle-Haring, Suzanne" w:date="2025-03-25T15:42:00Z" w16du:dateUtc="2025-03-25T19:42:00Z">
        <w:r w:rsidR="00F9642A">
          <w:t>iation between connectedness and demand withdraw communication patterns for both partners.  Thus, some balance of separateness and connectedness to the family of origin is needed to inh</w:t>
        </w:r>
      </w:ins>
      <w:ins w:id="506" w:author="Bartle-Haring, Suzanne" w:date="2025-03-25T15:43:00Z" w16du:dateUtc="2025-03-25T19:43:00Z">
        <w:r w:rsidR="00F9642A">
          <w:t xml:space="preserve">ibit the development of demand withdraw communication patterns.  </w:t>
        </w:r>
      </w:ins>
      <w:r w:rsidR="00293626">
        <w:t xml:space="preserve">Our Actor-Partner Interdependence Model with </w:t>
      </w:r>
      <w:del w:id="507" w:author="Bartle-Haring, Suzanne" w:date="2025-03-25T14:07:00Z" w16du:dateUtc="2025-03-25T18:07:00Z">
        <w:r w:rsidR="00293626" w:rsidDel="005B0C8C">
          <w:delText xml:space="preserve">Moderation </w:delText>
        </w:r>
      </w:del>
      <w:ins w:id="508" w:author="Bartle-Haring, Suzanne" w:date="2025-03-25T14:07:00Z" w16du:dateUtc="2025-03-25T18:07:00Z">
        <w:r w:rsidR="005B0C8C">
          <w:t>M</w:t>
        </w:r>
        <w:r w:rsidR="005B0C8C">
          <w:t>ediation</w:t>
        </w:r>
        <w:r w:rsidR="005B0C8C">
          <w:t xml:space="preserve"> </w:t>
        </w:r>
      </w:ins>
      <w:r w:rsidR="00293626">
        <w:t>(</w:t>
      </w:r>
      <w:proofErr w:type="spellStart"/>
      <w:del w:id="509" w:author="Bartle-Haring, Suzanne" w:date="2025-03-25T14:07:00Z" w16du:dateUtc="2025-03-25T18:07:00Z">
        <w:r w:rsidR="00293626" w:rsidDel="005B0C8C">
          <w:delText>APIMoM</w:delText>
        </w:r>
      </w:del>
      <w:ins w:id="510" w:author="Bartle-Haring, Suzanne" w:date="2025-03-25T14:07:00Z" w16du:dateUtc="2025-03-25T18:07:00Z">
        <w:r w:rsidR="005B0C8C">
          <w:t>APIM</w:t>
        </w:r>
        <w:r w:rsidR="005B0C8C">
          <w:t>e</w:t>
        </w:r>
        <w:r w:rsidR="005B0C8C">
          <w:t>M</w:t>
        </w:r>
      </w:ins>
      <w:proofErr w:type="spellEnd"/>
      <w:r w:rsidR="00293626">
        <w:t xml:space="preserve">) analyses revealed that differentiation significantly </w:t>
      </w:r>
      <w:del w:id="511" w:author="Bartle-Haring, Suzanne" w:date="2025-03-25T14:07:00Z" w16du:dateUtc="2025-03-25T18:07:00Z">
        <w:r w:rsidR="00293626" w:rsidDel="005B0C8C">
          <w:delText xml:space="preserve">moderated </w:delText>
        </w:r>
      </w:del>
      <w:ins w:id="512" w:author="Bartle-Haring, Suzanne" w:date="2025-03-25T14:07:00Z" w16du:dateUtc="2025-03-25T18:07:00Z">
        <w:r w:rsidR="005B0C8C">
          <w:t>m</w:t>
        </w:r>
        <w:r w:rsidR="005B0C8C">
          <w:t>ediated</w:t>
        </w:r>
        <w:r w:rsidR="005B0C8C">
          <w:t xml:space="preserve"> </w:t>
        </w:r>
      </w:ins>
      <w:r w:rsidR="00293626">
        <w:t xml:space="preserve">the association between childhood neglect </w:t>
      </w:r>
      <w:del w:id="513" w:author="Bartle-Haring, Suzanne" w:date="2025-03-25T15:43:00Z" w16du:dateUtc="2025-03-25T19:43:00Z">
        <w:r w:rsidR="00293626" w:rsidDel="00F9642A">
          <w:delText>and demand-withdraw communication patters</w:delText>
        </w:r>
      </w:del>
      <w:ins w:id="514" w:author="Bartle-Haring, Suzanne" w:date="2025-03-25T15:43:00Z" w16du:dateUtc="2025-03-25T19:43:00Z">
        <w:r w:rsidR="00F9642A">
          <w:t>and relationship satisfaction through demand withdr</w:t>
        </w:r>
      </w:ins>
      <w:ins w:id="515" w:author="Bartle-Haring, Suzanne" w:date="2025-03-25T15:44:00Z" w16du:dateUtc="2025-03-25T19:44:00Z">
        <w:r w:rsidR="00F9642A">
          <w:t>aw communication patterns</w:t>
        </w:r>
      </w:ins>
      <w:r w:rsidR="00293626">
        <w:t xml:space="preserve"> for both partners</w:t>
      </w:r>
      <w:ins w:id="516" w:author="Bartle-Haring, Suzanne" w:date="2025-03-25T15:44:00Z" w16du:dateUtc="2025-03-25T19:44:00Z">
        <w:r w:rsidR="00F9642A">
          <w:t xml:space="preserve"> although the specific indirect pathways were </w:t>
        </w:r>
        <w:r w:rsidR="00F9642A">
          <w:lastRenderedPageBreak/>
          <w:t xml:space="preserve">not significant for female partners, but connectedness was a significant mediator for male partners. </w:t>
        </w:r>
      </w:ins>
      <w:r w:rsidR="00293626">
        <w:t xml:space="preserve">. </w:t>
      </w:r>
      <w:commentRangeStart w:id="517"/>
      <w:r w:rsidR="00293626">
        <w:t>Specifically, individuals with higher separateness</w:t>
      </w:r>
      <w:r w:rsidR="00E65CC0">
        <w:t xml:space="preserve"> showed lower DW behaviors in response to neglect (P1: </w:t>
      </w:r>
      <w:r w:rsidR="00437E8F" w:rsidRPr="00437E8F">
        <w:t xml:space="preserve">β = </w:t>
      </w:r>
      <w:r w:rsidR="00437E8F">
        <w:t xml:space="preserve">0.29, </w:t>
      </w:r>
      <w:r w:rsidR="00437E8F">
        <w:rPr>
          <w:i/>
          <w:iCs/>
        </w:rPr>
        <w:t>p</w:t>
      </w:r>
      <w:r w:rsidR="00437E8F">
        <w:t xml:space="preserve"> &lt; .01; P2: </w:t>
      </w:r>
      <w:r w:rsidR="00437E8F" w:rsidRPr="00437E8F">
        <w:t xml:space="preserve">β = </w:t>
      </w:r>
      <w:r w:rsidR="00437E8F">
        <w:t>-</w:t>
      </w:r>
      <w:r w:rsidR="00437E8F" w:rsidRPr="00437E8F">
        <w:t xml:space="preserve">.31, </w:t>
      </w:r>
      <w:r w:rsidR="00437E8F" w:rsidRPr="00437E8F">
        <w:rPr>
          <w:i/>
          <w:iCs/>
        </w:rPr>
        <w:t>p</w:t>
      </w:r>
      <w:r w:rsidR="00437E8F" w:rsidRPr="00437E8F">
        <w:t xml:space="preserve"> &lt; .01)</w:t>
      </w:r>
      <w:r w:rsidR="00437E8F">
        <w:t>, highlighting the protective role of emotional autonomy</w:t>
      </w:r>
      <w:commentRangeEnd w:id="517"/>
      <w:r w:rsidR="00E10CD2">
        <w:rPr>
          <w:rStyle w:val="CommentReference"/>
        </w:rPr>
        <w:commentReference w:id="517"/>
      </w:r>
      <w:r w:rsidR="00437E8F">
        <w:t>. In contrast, higher connectedness</w:t>
      </w:r>
      <w:r w:rsidR="00206D09">
        <w:t xml:space="preserve"> to the family of origin increased the associations between neglect and DW (P1: </w:t>
      </w:r>
      <w:r w:rsidR="00206D09" w:rsidRPr="00437E8F">
        <w:t xml:space="preserve">β = </w:t>
      </w:r>
      <w:r w:rsidR="00206D09">
        <w:t xml:space="preserve">0.37, </w:t>
      </w:r>
      <w:r w:rsidR="00206D09">
        <w:rPr>
          <w:i/>
          <w:iCs/>
        </w:rPr>
        <w:t>p</w:t>
      </w:r>
      <w:r w:rsidR="00206D09">
        <w:t xml:space="preserve"> &lt; .01; P2: </w:t>
      </w:r>
      <w:r w:rsidR="00206D09" w:rsidRPr="00437E8F">
        <w:t>β =</w:t>
      </w:r>
      <w:r w:rsidR="00206D09">
        <w:t xml:space="preserve"> </w:t>
      </w:r>
      <w:r w:rsidR="00206D09" w:rsidRPr="00437E8F">
        <w:t>.</w:t>
      </w:r>
      <w:r w:rsidR="00206D09">
        <w:t>4</w:t>
      </w:r>
      <w:r w:rsidR="00206D09" w:rsidRPr="00437E8F">
        <w:t xml:space="preserve">1, </w:t>
      </w:r>
      <w:r w:rsidR="00206D09" w:rsidRPr="00437E8F">
        <w:rPr>
          <w:i/>
          <w:iCs/>
        </w:rPr>
        <w:t>p</w:t>
      </w:r>
      <w:r w:rsidR="00206D09" w:rsidRPr="00437E8F">
        <w:t xml:space="preserve"> &lt; .01</w:t>
      </w:r>
      <w:r w:rsidR="00206D09">
        <w:t xml:space="preserve">), </w:t>
      </w:r>
      <w:r w:rsidR="0078612D">
        <w:t xml:space="preserve">demonstrating how </w:t>
      </w:r>
      <w:del w:id="518" w:author="Bartle-Haring, Suzanne" w:date="2025-03-25T14:08:00Z" w16du:dateUtc="2025-03-25T18:08:00Z">
        <w:r w:rsidR="0078612D" w:rsidDel="005B0C8C">
          <w:delText>emotional fusion</w:delText>
        </w:r>
      </w:del>
      <w:ins w:id="519" w:author="Bartle-Haring, Suzanne" w:date="2025-03-25T14:08:00Z" w16du:dateUtc="2025-03-25T18:08:00Z">
        <w:r w:rsidR="005B0C8C">
          <w:t>too much connectedness</w:t>
        </w:r>
      </w:ins>
      <w:r w:rsidR="0078612D">
        <w:t xml:space="preserve"> increases the potential of maladaptive communication patterns for couples. </w:t>
      </w:r>
      <w:r w:rsidR="006220FA">
        <w:t xml:space="preserve">These findings support Bowen’s (1978) assertion that poorly differentiated individuals are more emotionally reactive and less capable of engaging in conflict resolution (Kerr &amp; Bowen, 1988). </w:t>
      </w:r>
      <w:commentRangeStart w:id="520"/>
      <w:r w:rsidR="009C12EB">
        <w:t>The moderating effect of differentiation was present for both actor and partner pathways, suggesting differentiation operates systemically, influencing not just</w:t>
      </w:r>
      <w:r w:rsidR="00135BFB">
        <w:t xml:space="preserve"> the</w:t>
      </w:r>
      <w:r w:rsidR="009C12EB">
        <w:t xml:space="preserve"> individual </w:t>
      </w:r>
      <w:r w:rsidR="00135BFB">
        <w:t>but also relationship dynamics</w:t>
      </w:r>
      <w:r w:rsidR="00AF7958">
        <w:t xml:space="preserve"> at the dyadic level (Bartle-Haring et al., 2019). </w:t>
      </w:r>
      <w:commentRangeEnd w:id="520"/>
      <w:r w:rsidR="005B0C8C">
        <w:rPr>
          <w:rStyle w:val="CommentReference"/>
        </w:rPr>
        <w:commentReference w:id="520"/>
      </w:r>
    </w:p>
    <w:p w14:paraId="11D68220" w14:textId="429C167A" w:rsidR="006E609C" w:rsidRDefault="009E619A" w:rsidP="006E609C">
      <w:r>
        <w:tab/>
      </w:r>
      <w:del w:id="521" w:author="Bartle-Haring, Suzanne" w:date="2025-03-25T14:09:00Z" w16du:dateUtc="2025-03-25T18:09:00Z">
        <w:r w:rsidDel="005B0C8C">
          <w:delText xml:space="preserve">In addition to its moderating function, </w:delText>
        </w:r>
      </w:del>
      <w:ins w:id="522" w:author="Bartle-Haring, Suzanne" w:date="2025-03-25T14:09:00Z" w16du:dateUtc="2025-03-25T18:09:00Z">
        <w:r w:rsidR="005B0C8C">
          <w:t>D</w:t>
        </w:r>
      </w:ins>
      <w:del w:id="523" w:author="Bartle-Haring, Suzanne" w:date="2025-03-25T14:09:00Z" w16du:dateUtc="2025-03-25T18:09:00Z">
        <w:r w:rsidDel="005B0C8C">
          <w:delText>d</w:delText>
        </w:r>
      </w:del>
      <w:r>
        <w:t>ifferentiation also emerged as a key mediator in explaining how childhood neglect translates into adult relationship challenges. Mediation analyses revealed that neglect contributed to lower levels of differentiation</w:t>
      </w:r>
      <w:r w:rsidR="00F77F75">
        <w:t>, primarily through higher connectedness, which then increased the likelihood of DW behaviors. For Partner 1, connectedness significantly mediated the pathway from neglect to DW to relationship satisfaction (Estimate = -0.510, 95% CI [-1.624, -0.107</w:t>
      </w:r>
      <w:r w:rsidR="003857B0">
        <w:t xml:space="preserve">], </w:t>
      </w:r>
      <w:r w:rsidR="003857B0">
        <w:rPr>
          <w:i/>
          <w:iCs/>
        </w:rPr>
        <w:t>p</w:t>
      </w:r>
      <w:r w:rsidR="003857B0">
        <w:t xml:space="preserve"> = 0.02), supporting Bowen’s assumption that emotional fusion facilitates maladaptive communication patterns. </w:t>
      </w:r>
      <w:r w:rsidR="00F6673C">
        <w:t>Conversely, Partner 1’s separateness presented a prote</w:t>
      </w:r>
      <w:ins w:id="524" w:author="Bartle-Haring, Suzanne" w:date="2025-03-25T14:10:00Z" w16du:dateUtc="2025-03-25T18:10:00Z">
        <w:r w:rsidR="005B0C8C">
          <w:t>c</w:t>
        </w:r>
      </w:ins>
      <w:del w:id="525" w:author="Bartle-Haring, Suzanne" w:date="2025-03-25T14:10:00Z" w16du:dateUtc="2025-03-25T18:10:00Z">
        <w:r w:rsidR="00F6673C" w:rsidDel="005B0C8C">
          <w:delText>x</w:delText>
        </w:r>
      </w:del>
      <w:r w:rsidR="00F6673C">
        <w:t xml:space="preserve">tive mediation pathway, reducing the negative impact of neglect on </w:t>
      </w:r>
      <w:r w:rsidR="00F6673C">
        <w:lastRenderedPageBreak/>
        <w:t xml:space="preserve">DW behaviors and later adult romantic relationship satisfaction (Estimate = 0.12, </w:t>
      </w:r>
      <w:r w:rsidR="00F6673C">
        <w:rPr>
          <w:i/>
          <w:iCs/>
        </w:rPr>
        <w:t>p</w:t>
      </w:r>
      <w:r w:rsidR="00F6673C">
        <w:t xml:space="preserve"> = 0.03), </w:t>
      </w:r>
      <w:r w:rsidR="001E4154">
        <w:t>consistent with the resilience role attributed to emotional autonomy in Family Systems Theory (</w:t>
      </w:r>
      <w:proofErr w:type="spellStart"/>
      <w:r w:rsidR="001E4154">
        <w:t>Ródriguez</w:t>
      </w:r>
      <w:proofErr w:type="spellEnd"/>
      <w:r w:rsidR="001E4154">
        <w:t>-González et al., 2020). For Partner 2, a similar pattern emerged</w:t>
      </w:r>
      <w:r w:rsidR="00235401">
        <w:t xml:space="preserve"> such that connectedness mediated the relationship between neglect and DW to relationship satisfaction (Estimate = -0.14, </w:t>
      </w:r>
      <w:r w:rsidR="00235401">
        <w:rPr>
          <w:i/>
          <w:iCs/>
        </w:rPr>
        <w:t>p</w:t>
      </w:r>
      <w:r w:rsidR="00235401">
        <w:t xml:space="preserve"> = 0.02)</w:t>
      </w:r>
      <w:r w:rsidR="00ED1EED">
        <w:t xml:space="preserve">. These results </w:t>
      </w:r>
      <w:r w:rsidR="005D64F5">
        <w:t>show</w:t>
      </w:r>
      <w:r w:rsidR="004557B2">
        <w:t xml:space="preserve"> </w:t>
      </w:r>
      <w:r w:rsidR="00ED1EED">
        <w:t xml:space="preserve">the dual-process </w:t>
      </w:r>
      <w:r w:rsidR="005D64F5">
        <w:t xml:space="preserve">mediation of </w:t>
      </w:r>
      <w:r w:rsidR="00ED1EED">
        <w:t xml:space="preserve">differentiation </w:t>
      </w:r>
      <w:r w:rsidR="004557B2">
        <w:t>whereby connectedness serves as a risk mechanism and separateness acts as a resilience pathway that can buffer against maladapt</w:t>
      </w:r>
      <w:r w:rsidR="00691E56">
        <w:t xml:space="preserve">ive communication </w:t>
      </w:r>
      <w:commentRangeStart w:id="526"/>
      <w:r w:rsidR="00691E56">
        <w:t>patterns</w:t>
      </w:r>
      <w:commentRangeEnd w:id="526"/>
      <w:r w:rsidR="005B0C8C">
        <w:rPr>
          <w:rStyle w:val="CommentReference"/>
        </w:rPr>
        <w:commentReference w:id="526"/>
      </w:r>
      <w:r w:rsidR="00691E56">
        <w:t xml:space="preserve">. </w:t>
      </w:r>
    </w:p>
    <w:p w14:paraId="50144DFF" w14:textId="089807ED" w:rsidR="00FB4016" w:rsidRDefault="00691E56" w:rsidP="006E609C">
      <w:pPr>
        <w:pStyle w:val="Heading3"/>
      </w:pPr>
      <w:r>
        <w:t>Dyadic Interdependence in the Differentiation Proces</w:t>
      </w:r>
      <w:r w:rsidR="00D613A5">
        <w:t>s: Gendered Asymmetries in DW</w:t>
      </w:r>
      <w:r w:rsidR="009E408C">
        <w:t xml:space="preserve"> Dynamics</w:t>
      </w:r>
    </w:p>
    <w:p w14:paraId="5B4A847E" w14:textId="32B8DD7D" w:rsidR="00EB625E" w:rsidRDefault="00691E56" w:rsidP="00DB17EA">
      <w:r>
        <w:tab/>
      </w:r>
      <w:r w:rsidR="005F2FBF">
        <w:t xml:space="preserve">Differentiation was found not to just solely be an individual trait but acts as an interdependent dyadic process where each partner’s differentiation level influences relationship outcomes. While most effects were actor driven, the presence of partner </w:t>
      </w:r>
      <w:commentRangeStart w:id="527"/>
      <w:r w:rsidR="005F2FBF">
        <w:t>moderation</w:t>
      </w:r>
      <w:commentRangeEnd w:id="527"/>
      <w:r w:rsidR="005B0C8C">
        <w:rPr>
          <w:rStyle w:val="CommentReference"/>
        </w:rPr>
        <w:commentReference w:id="527"/>
      </w:r>
      <w:r w:rsidR="005F2FBF">
        <w:t xml:space="preserve"> effects suggest emotional autonomy and fusion dynamically regulate the emotional functioning of the couple (Bowen, 1978; Ferreira et al., 2016). For example, higher Partner 2 separateness </w:t>
      </w:r>
      <w:r w:rsidR="00EB625E">
        <w:t>levels were</w:t>
      </w:r>
      <w:r w:rsidR="005F2FBF">
        <w:t xml:space="preserve"> associated with lower Partner 1 DW behaviors. This finding is consistent with the idea that one partner’s differentiation can stabilize relationship dynamics by reducing emotional reactivity (Kerr &amp; Bowen, 1988; </w:t>
      </w:r>
      <w:proofErr w:type="spellStart"/>
      <w:r w:rsidR="005F2FBF">
        <w:t>Lampis</w:t>
      </w:r>
      <w:proofErr w:type="spellEnd"/>
      <w:r w:rsidR="005F2FBF">
        <w:t xml:space="preserve"> et al., 2019). </w:t>
      </w:r>
      <w:r w:rsidR="009E408C">
        <w:t>A key finding of our study is</w:t>
      </w:r>
      <w:r w:rsidR="002E57DA">
        <w:t xml:space="preserve"> the identification of gendered asymmetries in actor-partner pathways, specifically regarding how DW communication patterns impact </w:t>
      </w:r>
      <w:r w:rsidR="002E57DA">
        <w:lastRenderedPageBreak/>
        <w:t xml:space="preserve">relationship satisfaction. The </w:t>
      </w:r>
      <w:del w:id="528" w:author="Bartle-Haring, Suzanne" w:date="2025-03-25T14:12:00Z" w16du:dateUtc="2025-03-25T18:12:00Z">
        <w:r w:rsidR="002E57DA" w:rsidDel="009044C6">
          <w:delText xml:space="preserve">APIMoM </w:delText>
        </w:r>
      </w:del>
      <w:proofErr w:type="spellStart"/>
      <w:ins w:id="529" w:author="Bartle-Haring, Suzanne" w:date="2025-03-25T14:12:00Z" w16du:dateUtc="2025-03-25T18:12:00Z">
        <w:r w:rsidR="009044C6">
          <w:t>APIM</w:t>
        </w:r>
        <w:r w:rsidR="009044C6">
          <w:t>e</w:t>
        </w:r>
        <w:r w:rsidR="009044C6">
          <w:t>M</w:t>
        </w:r>
        <w:proofErr w:type="spellEnd"/>
        <w:r w:rsidR="009044C6">
          <w:t xml:space="preserve"> </w:t>
        </w:r>
      </w:ins>
      <w:r w:rsidR="002E57DA">
        <w:t>results revealed that Partner 2’s (predominantly women)</w:t>
      </w:r>
      <w:r w:rsidR="00433987">
        <w:t xml:space="preserve"> DW behaviors exerted a </w:t>
      </w:r>
      <w:r w:rsidR="00FD3CEB">
        <w:t xml:space="preserve">significant effect on both their own satisfaction and Partner 1’s satisfaction. Partner 1’s DW behaviors were primarily associated with their own dissatisfaction but did not </w:t>
      </w:r>
      <w:r w:rsidR="005F2FBF">
        <w:t xml:space="preserve">significantly predict Partner 2’s relationship outcomes. </w:t>
      </w:r>
    </w:p>
    <w:p w14:paraId="094A830B" w14:textId="12383720" w:rsidR="0036410E" w:rsidRDefault="00EB625E" w:rsidP="00DB17EA">
      <w:r>
        <w:tab/>
        <w:t>These findings challenge</w:t>
      </w:r>
      <w:del w:id="530" w:author="Bartle-Haring, Suzanne" w:date="2025-03-25T14:12:00Z" w16du:dateUtc="2025-03-25T18:12:00Z">
        <w:r w:rsidDel="009044C6">
          <w:delText>s</w:delText>
        </w:r>
      </w:del>
      <w:r>
        <w:t xml:space="preserve"> the traditional gendered assumptions </w:t>
      </w:r>
      <w:r w:rsidR="00706855">
        <w:t xml:space="preserve">found in demand-withdraw literature, which has historically suggested men tend to </w:t>
      </w:r>
      <w:proofErr w:type="gramStart"/>
      <w:r w:rsidR="00706855">
        <w:t>withdraw</w:t>
      </w:r>
      <w:proofErr w:type="gramEnd"/>
      <w:r w:rsidR="00706855">
        <w:t xml:space="preserve"> and women demand change (Christensen &amp; </w:t>
      </w:r>
      <w:proofErr w:type="spellStart"/>
      <w:r w:rsidR="00706855">
        <w:t>Heavey</w:t>
      </w:r>
      <w:proofErr w:type="spellEnd"/>
      <w:r w:rsidR="00706855">
        <w:t xml:space="preserve">, 1990). Contrary to this model, </w:t>
      </w:r>
      <w:r w:rsidR="00486166">
        <w:t xml:space="preserve">our results suggest when women (Partner 2) engage in withdraw, it may carry greater relational consequences as compared to when men (Partner 1) </w:t>
      </w:r>
      <w:commentRangeStart w:id="531"/>
      <w:r w:rsidR="00486166">
        <w:t>disengage</w:t>
      </w:r>
      <w:commentRangeEnd w:id="531"/>
      <w:r w:rsidR="009044C6">
        <w:rPr>
          <w:rStyle w:val="CommentReference"/>
        </w:rPr>
        <w:commentReference w:id="531"/>
      </w:r>
      <w:r w:rsidR="00486166">
        <w:t xml:space="preserve">. This contradicts normative expectations and aligns with recent research suggesting that </w:t>
      </w:r>
      <w:proofErr w:type="gramStart"/>
      <w:r w:rsidR="00486166">
        <w:t>women’s</w:t>
      </w:r>
      <w:proofErr w:type="gramEnd"/>
      <w:r w:rsidR="00486166">
        <w:t xml:space="preserve"> withdraw is more destabilizing to the relationship because it</w:t>
      </w:r>
      <w:r w:rsidR="0083508E">
        <w:t xml:space="preserve"> goes against socially constructed gender roles that expect women to engage emotionally and maintain relational cohesion and </w:t>
      </w:r>
      <w:r w:rsidR="00892265">
        <w:t xml:space="preserve">harmony (Banse, 2004; Holley et al., 2013). </w:t>
      </w:r>
    </w:p>
    <w:p w14:paraId="107B3766" w14:textId="77777777" w:rsidR="00731C18" w:rsidRDefault="00892265" w:rsidP="00DB17EA">
      <w:r>
        <w:tab/>
        <w:t xml:space="preserve">From a systemic perspective, </w:t>
      </w:r>
      <w:proofErr w:type="gramStart"/>
      <w:r>
        <w:t>women’s</w:t>
      </w:r>
      <w:proofErr w:type="gramEnd"/>
      <w:r>
        <w:t xml:space="preserve"> withdraw may be perceived as </w:t>
      </w:r>
      <w:r w:rsidR="00013D84">
        <w:t xml:space="preserve">a </w:t>
      </w:r>
      <w:r w:rsidR="002C0E22">
        <w:t xml:space="preserve">rift in the relationship’s emotional core, especially with couples where women are tasked with maintaining emotional closeness (Christensen et al., 2006). This disproportionate emotional labor, </w:t>
      </w:r>
      <w:proofErr w:type="gramStart"/>
      <w:r w:rsidR="002C0E22">
        <w:t>most commonly assigned</w:t>
      </w:r>
      <w:proofErr w:type="gramEnd"/>
      <w:r w:rsidR="002C0E22">
        <w:t xml:space="preserve"> to women, may explain why their disengagement produces </w:t>
      </w:r>
      <w:r w:rsidR="00991512">
        <w:t xml:space="preserve">actor and partner effects on satisfaction (Donato et al., 2014). In contrast, male withdraw may be interpreted through </w:t>
      </w:r>
      <w:r w:rsidR="00D670F2">
        <w:t xml:space="preserve">the culturally assigned male emotional avoidance, leading to a normalizing or minimization of its impact (Nelson &amp; </w:t>
      </w:r>
      <w:r w:rsidR="00D670F2">
        <w:lastRenderedPageBreak/>
        <w:t xml:space="preserve">Wampler, 2000). Our findings add to the </w:t>
      </w:r>
      <w:r w:rsidR="003379A3">
        <w:t>emerging literature that gendered relationship dynamics</w:t>
      </w:r>
      <w:r w:rsidR="00731C18">
        <w:t xml:space="preserve"> influence how partners experience and react to disengagement and emotional avoidance in romantic conflict (Fournier et al., 2011). </w:t>
      </w:r>
    </w:p>
    <w:p w14:paraId="4631147B" w14:textId="32ACB5D7" w:rsidR="0006666E" w:rsidRPr="00815C2B" w:rsidRDefault="00731C18" w:rsidP="00815C2B">
      <w:r>
        <w:tab/>
      </w:r>
      <w:commentRangeStart w:id="532"/>
      <w:r>
        <w:t xml:space="preserve">The </w:t>
      </w:r>
      <w:r w:rsidR="0092648B">
        <w:t xml:space="preserve">asymmetric pattern also interacts with differentiation of </w:t>
      </w:r>
      <w:proofErr w:type="spellStart"/>
      <w:r w:rsidR="0092648B">
        <w:t>self processes</w:t>
      </w:r>
      <w:proofErr w:type="spellEnd"/>
      <w:r w:rsidR="0092648B">
        <w:t xml:space="preserve">. For women in our sample, lower differentiation (i.e., higher connectedness/fusion) increased DW communication patterns and reduced relationship satisfaction. </w:t>
      </w:r>
      <w:r w:rsidR="00691E7E">
        <w:t xml:space="preserve">These findings suggest that emotional fusion, when paired with withdraw behaviors, creates an intersecting vulnerability. </w:t>
      </w:r>
      <w:r w:rsidR="001477B8">
        <w:t>Disengagement not only disrupts couple’s conflict resolution, but also decreases relationship</w:t>
      </w:r>
      <w:r w:rsidR="003379A3">
        <w:t xml:space="preserve"> </w:t>
      </w:r>
      <w:r w:rsidR="001477B8">
        <w:t xml:space="preserve">security due to </w:t>
      </w:r>
      <w:r w:rsidR="00945F7C">
        <w:t>higher levels of interdependence between the partners. This dynamic is particularly common among women with neglect histories</w:t>
      </w:r>
      <w:r w:rsidR="002F720F">
        <w:t xml:space="preserve">. Early familial trauma may predispose women to heightened emotional fusion to partners, limiting emotional autonomy and making conflict avoidance even more damaging to relationship satisfaction (Narayan et al., 2021). This </w:t>
      </w:r>
      <w:r w:rsidR="005027D6">
        <w:t xml:space="preserve">reiterates previous findings that childhood adversity disproportionately impacts women’s emotional regulation and conflict management (Cao et al., 2022). </w:t>
      </w:r>
      <w:r w:rsidR="006A6312">
        <w:t xml:space="preserve"> </w:t>
      </w:r>
      <w:commentRangeEnd w:id="532"/>
      <w:r w:rsidR="009044C6">
        <w:rPr>
          <w:rStyle w:val="CommentReference"/>
        </w:rPr>
        <w:commentReference w:id="532"/>
      </w:r>
    </w:p>
    <w:p w14:paraId="6658E182" w14:textId="33DB5BD9" w:rsidR="70144132" w:rsidRDefault="70144132" w:rsidP="4F4E6EDC">
      <w:pPr>
        <w:pStyle w:val="Heading2"/>
      </w:pPr>
      <w:bookmarkStart w:id="533" w:name="_Toc190009203"/>
      <w:r>
        <w:t>Limitations</w:t>
      </w:r>
      <w:bookmarkEnd w:id="533"/>
      <w:r w:rsidR="00CA170E">
        <w:t xml:space="preserve"> and Future Research</w:t>
      </w:r>
    </w:p>
    <w:p w14:paraId="7B55ECDA" w14:textId="4E4BFA79" w:rsidR="00523210" w:rsidRDefault="002E68EF" w:rsidP="670430C7">
      <w:r>
        <w:tab/>
        <w:t xml:space="preserve">While this study provides important contributions to understanding differentiation and communication in couples impacted by childhood neglect, several limitations must be acknowledged. </w:t>
      </w:r>
      <w:r w:rsidR="00713020">
        <w:t xml:space="preserve">First, the sample size was modest and drawn exclusively from a clinical population. Couples seeking therapy may present more communication </w:t>
      </w:r>
      <w:r w:rsidR="00713020">
        <w:lastRenderedPageBreak/>
        <w:t xml:space="preserve">challenges and lower differentiation than non-treatment seeking couples, potentially limiting generalizability (Riggs, 2010). </w:t>
      </w:r>
      <w:r w:rsidR="00250B43">
        <w:t>Additionally, the sample was largely heterosexual and culturally homogenous</w:t>
      </w:r>
      <w:r w:rsidR="00616E7A">
        <w:t>, which may restrict the applicability to LGBTQI+ couples and individuals from cultural backgrounds where differentiation may operate differently (Ferreira et al., 2016)</w:t>
      </w:r>
      <w:r w:rsidR="00523210">
        <w:t xml:space="preserve">. Prior research suggests that same-sex couples often exhibit different relationship dynamics than heterosexual couples, particularly in their approach to conflict resolution, power distribution, and emotional intimacy (Gottman et al., 2003; </w:t>
      </w:r>
      <w:proofErr w:type="spellStart"/>
      <w:r w:rsidR="00523210">
        <w:t>Kurdek</w:t>
      </w:r>
      <w:proofErr w:type="spellEnd"/>
      <w:r w:rsidR="00523210">
        <w:t xml:space="preserve">, 2005). Gendered socialization patterns, which influence demand-withdraw communication patterns and differentiation of self in heterosexual relationships, may operate differently in same-sex and nonbinary couples. Future research should compare differentiation of self across diverse relationship structures to determine whether same-sex couples experience similar or different patterns of separateness, connectedness, and communication patterns. </w:t>
      </w:r>
      <w:r w:rsidR="005D08DE">
        <w:t xml:space="preserve">The influence of minority stress on differentiation of self should also be examined by assessing how factors such as </w:t>
      </w:r>
      <w:r w:rsidR="0041640C">
        <w:t xml:space="preserve">internalized homophobia, social stigma, and discrimination impact relational autonomy and emotional regulation in LGBTQI+ relationships (Meyer, 2003). </w:t>
      </w:r>
      <w:r w:rsidR="008A2E99">
        <w:t xml:space="preserve">Future research should also investigate relationship power dynamics in romantic relationships, exploring whether gender identity influences patterns of demand-withdraw communication patterns and differentiation. </w:t>
      </w:r>
      <w:r w:rsidR="0050405A">
        <w:t xml:space="preserve">Qualitative methods (e.g., interviews, dyadic observations, etc.) could be utilized to capture the lived experiences of LGBTQI+ couples, particularly regarding how they negotiate autonomy and intimacy in relationships. </w:t>
      </w:r>
    </w:p>
    <w:p w14:paraId="0235C15C" w14:textId="60D9376D" w:rsidR="00FC03C2" w:rsidRDefault="0050405A" w:rsidP="670430C7">
      <w:r>
        <w:lastRenderedPageBreak/>
        <w:tab/>
        <w:t xml:space="preserve">A major limitation of cross-sectional research such as the present study is that it cannot determine causal directionality between differentiation of self, communication patterns, and relationship satisfaction. It remains unclear whether low differentiation leads to demand-withdraw communication patterns, or whether exposure to demand-withdraw interactions over time erodes differentiation. Future research should utilize longitudinal designs to examine how differentiation of self develops across the lifespan and whether it predicts long-term relationship satisfaction. </w:t>
      </w:r>
      <w:r w:rsidR="00066C83">
        <w:t xml:space="preserve">To determine whether certain life circumstances and transitions influence differentiation, </w:t>
      </w:r>
      <w:r w:rsidR="0046627C">
        <w:t>future research could t</w:t>
      </w:r>
      <w:r w:rsidR="00066C83" w:rsidRPr="00066C83">
        <w:t>rack changes in differentiation over time in response to relationship milestones (e.g., cohabitation, marriage, parenthood, separation)</w:t>
      </w:r>
      <w:r w:rsidR="0046627C">
        <w:t>.</w:t>
      </w:r>
    </w:p>
    <w:p w14:paraId="010922C7" w14:textId="77777777" w:rsidR="00C37CAA" w:rsidRDefault="00BE5DCD" w:rsidP="670430C7">
      <w:r>
        <w:tab/>
        <w:t xml:space="preserve">The construct of differentiation of self has been primarily studied in Western, individualistic cultures, where autonomy and self-reliance are emphasized in relationships (Skowron &amp; Schmitt, 2003). However, in collectivist cultures, relational interdependence is often prioritized </w:t>
      </w:r>
      <w:r w:rsidR="007C673A">
        <w:t xml:space="preserve">over individual autonomy, raising questions about whether differentiation </w:t>
      </w:r>
      <w:r w:rsidR="00443139">
        <w:t xml:space="preserve">manifests differently across cultural contexts. Future research should compare differentiation of self across cultural groups to determine whether separateness and connectedness predict relationship satisfaction differently in collectivist versus individualist cultures. </w:t>
      </w:r>
      <w:r w:rsidR="005833D5">
        <w:t xml:space="preserve">It should also investigate the cultural norms around emotional interdependence and how they shape expectations of intimacy, boundary-setting, and conflict resolution. </w:t>
      </w:r>
    </w:p>
    <w:p w14:paraId="1C309832" w14:textId="42A2A7FB" w:rsidR="00AC1C62" w:rsidRDefault="000D3A2E" w:rsidP="00C37CAA">
      <w:pPr>
        <w:ind w:firstLine="720"/>
      </w:pPr>
      <w:r>
        <w:lastRenderedPageBreak/>
        <w:t xml:space="preserve">Differentiation of self is a complex and multidimensional construct, which </w:t>
      </w:r>
      <w:r w:rsidR="00C37CAA">
        <w:t xml:space="preserve">presents several </w:t>
      </w:r>
      <w:r w:rsidR="00831366">
        <w:t xml:space="preserve">challenges in assessment </w:t>
      </w:r>
      <w:r w:rsidR="00C37CAA">
        <w:t>and statistical modeling</w:t>
      </w:r>
      <w:r>
        <w:t xml:space="preserve">. </w:t>
      </w:r>
      <w:r w:rsidR="00831366">
        <w:t>While differentiation is theoretically understood as the ability to balance autonomy and emotional intimacy, its measurement is often complicated by overlapping psychological constructs, reliance on self-report data, and difficulties in distinguishing between individual and dyadic influences. One of th</w:t>
      </w:r>
      <w:r w:rsidR="000E2512">
        <w:t>e most widely used measures, t</w:t>
      </w:r>
      <w:r>
        <w:t>he Differentiation of Self Inventory-Revised (DSI-R</w:t>
      </w:r>
      <w:r w:rsidR="00ED54B1">
        <w:t xml:space="preserve">; </w:t>
      </w:r>
      <w:r w:rsidR="000E2512">
        <w:t>Skowron &amp; Schmitt, 2003</w:t>
      </w:r>
      <w:r>
        <w:t xml:space="preserve">) </w:t>
      </w:r>
      <w:r w:rsidR="000E2512">
        <w:t>assessed four key components: emotional reactivity, or difficulty in managing emotional responses; I-position, or the ability to assert personal beliefs despite relational pressures; emotional cutoff, or the tendency to avoid intimacy to manage relationship stress; and fusion with others, or difficulty maintaining autonomy in close relationships. However, the DSI-R has been cri</w:t>
      </w:r>
      <w:r w:rsidR="00CA30D6">
        <w:t>ticized for overlapping with related psychological constructs such as attachment security, emotional intelligence, and self-esteem (</w:t>
      </w:r>
      <w:proofErr w:type="spellStart"/>
      <w:r w:rsidR="00CA30D6">
        <w:t>Lampis</w:t>
      </w:r>
      <w:proofErr w:type="spellEnd"/>
      <w:r w:rsidR="00CA30D6">
        <w:t xml:space="preserve"> et al., 2019). This conceptual overlap raises concerns about discriminant validity, making it difficult to determine whether differentiation of self is truly distinct from other personality and relational factors. </w:t>
      </w:r>
    </w:p>
    <w:p w14:paraId="79329BAD" w14:textId="53C709E9" w:rsidR="00CA30D6" w:rsidRDefault="00CA30D6" w:rsidP="00C37CAA">
      <w:pPr>
        <w:ind w:firstLine="720"/>
      </w:pPr>
      <w:r>
        <w:t>A ma</w:t>
      </w:r>
      <w:r w:rsidR="00BF1E24">
        <w:t xml:space="preserve">jor methodological limitation in differentiation research is the reliance on self-report measures which are subject to social </w:t>
      </w:r>
      <w:r w:rsidR="00493674">
        <w:t>desirability</w:t>
      </w:r>
      <w:r w:rsidR="00BF1E24">
        <w:t xml:space="preserve"> bias, retrospective distortion, and partner discrepancies. </w:t>
      </w:r>
      <w:r w:rsidR="00C228B6">
        <w:t xml:space="preserve">Social desirability bias refers to how individuals may report higher differentiation than they </w:t>
      </w:r>
      <w:proofErr w:type="gramStart"/>
      <w:r w:rsidR="00C228B6">
        <w:t>actually experience</w:t>
      </w:r>
      <w:proofErr w:type="gramEnd"/>
      <w:r w:rsidR="00C228B6">
        <w:t xml:space="preserve">. </w:t>
      </w:r>
      <w:r w:rsidR="00C328BC">
        <w:t xml:space="preserve">Individuals with low differentiation may struggle to accurately assess their emotional boundaries and relationship autonomy, or retrospective distortion. Differentiation is inherently dyadic, but most studies assess </w:t>
      </w:r>
      <w:r w:rsidR="00C328BC">
        <w:lastRenderedPageBreak/>
        <w:t xml:space="preserve">differentiation from an individual perspective rather than examining partner-reported differentiation. </w:t>
      </w:r>
    </w:p>
    <w:p w14:paraId="643ADE56" w14:textId="5A879ED3" w:rsidR="00C328BC" w:rsidDel="009044C6" w:rsidRDefault="00C328BC" w:rsidP="00C37CAA">
      <w:pPr>
        <w:ind w:firstLine="720"/>
        <w:rPr>
          <w:del w:id="534" w:author="Bartle-Haring, Suzanne" w:date="2025-03-25T14:20:00Z" w16du:dateUtc="2025-03-25T18:20:00Z"/>
        </w:rPr>
      </w:pPr>
      <w:del w:id="535" w:author="Bartle-Haring, Suzanne" w:date="2025-03-25T14:20:00Z" w16du:dateUtc="2025-03-25T18:20:00Z">
        <w:r w:rsidDel="009044C6">
          <w:delText xml:space="preserve">The Actor-Partner Interdependence Model with </w:delText>
        </w:r>
      </w:del>
      <w:del w:id="536" w:author="Bartle-Haring, Suzanne" w:date="2025-03-25T14:19:00Z" w16du:dateUtc="2025-03-25T18:19:00Z">
        <w:r w:rsidDel="009044C6">
          <w:delText xml:space="preserve">Moderation </w:delText>
        </w:r>
      </w:del>
      <w:del w:id="537" w:author="Bartle-Haring, Suzanne" w:date="2025-03-25T14:20:00Z" w16du:dateUtc="2025-03-25T18:20:00Z">
        <w:r w:rsidDel="009044C6">
          <w:delText>(</w:delText>
        </w:r>
      </w:del>
      <w:del w:id="538" w:author="Bartle-Haring, Suzanne" w:date="2025-03-25T14:19:00Z" w16du:dateUtc="2025-03-25T18:19:00Z">
        <w:r w:rsidDel="009044C6">
          <w:delText>APIMoM</w:delText>
        </w:r>
      </w:del>
      <w:del w:id="539" w:author="Bartle-Haring, Suzanne" w:date="2025-03-25T14:20:00Z" w16du:dateUtc="2025-03-25T18:20:00Z">
        <w:r w:rsidDel="009044C6">
          <w:delText xml:space="preserve">) used in our study accounts for both individual (actor) and dyadic (partner) effects, but differentiation research often struggles with empirical distinguishability. </w:delText>
        </w:r>
        <w:r w:rsidR="00E1507F" w:rsidDel="009044C6">
          <w:delText>In our study, this refers to the challenge</w:delText>
        </w:r>
        <w:r w:rsidDel="009044C6">
          <w:delText xml:space="preserve"> of isolating individual differentiation effects from shared </w:delText>
        </w:r>
        <w:r w:rsidR="00E1507F" w:rsidDel="009044C6">
          <w:delText>relationship communication patterns (Kenny et al., 2006). If both partners exhibit similar differentiation levels, it becomes difficult to determine whether differentiation is driving relationship satisfaction, or if satisfaction itself is influencing differentiation. Multicollinearity? Future Research</w:delText>
        </w:r>
        <w:r w:rsidR="006435CA" w:rsidDel="009044C6">
          <w:delText>; using MLM</w:delText>
        </w:r>
        <w:r w:rsidR="00E1507F" w:rsidDel="009044C6">
          <w:delText xml:space="preserve">? (Suzanne </w:delText>
        </w:r>
        <w:commentRangeStart w:id="540"/>
        <w:r w:rsidR="00E1507F" w:rsidDel="009044C6">
          <w:delText>Help</w:delText>
        </w:r>
      </w:del>
      <w:commentRangeEnd w:id="540"/>
      <w:r w:rsidR="009044C6">
        <w:rPr>
          <w:rStyle w:val="CommentReference"/>
        </w:rPr>
        <w:commentReference w:id="540"/>
      </w:r>
      <w:del w:id="541" w:author="Bartle-Haring, Suzanne" w:date="2025-03-25T14:20:00Z" w16du:dateUtc="2025-03-25T18:20:00Z">
        <w:r w:rsidR="00E1507F" w:rsidDel="009044C6">
          <w:delText xml:space="preserve">) </w:delText>
        </w:r>
      </w:del>
    </w:p>
    <w:p w14:paraId="54C04643" w14:textId="676421A0" w:rsidR="00F25991" w:rsidRDefault="00F25991" w:rsidP="00F25991">
      <w:pPr>
        <w:ind w:firstLine="720"/>
      </w:pPr>
      <w:r>
        <w:t xml:space="preserve">While this study provides valuable insights into differentiation of self and its role in relationship satisfaction, several important research gaps remain. There are five key areas for future exploration that can help to refine our knowledge of how differentiation influences relationship dynamics: DoS in LGBTQI+ couples; longitudinal studies; advancing DoS measurement; DoS across cultural contexts; and interventions to increase DoS. Most differentiation research has been conducted in heterosexual couples, limiting our understanding of how differentiation functions in same-sex and nonbinary relationships. Future research should examine whether differentiation of self predicts relationship satisfaction similarly in same-sex and opposite-sex couples. Furthermore, research should examine how minority stress influences differentiation in LGBTQI+ relationships, particularly in the context of internalized homophobia and social stigma </w:t>
      </w:r>
      <w:r>
        <w:lastRenderedPageBreak/>
        <w:t>(Meyer, 2003). Scholar</w:t>
      </w:r>
      <w:ins w:id="542" w:author="Bartle-Haring, Suzanne" w:date="2025-03-25T14:22:00Z" w16du:dateUtc="2025-03-25T18:22:00Z">
        <w:r w:rsidR="00356E22">
          <w:t>s</w:t>
        </w:r>
      </w:ins>
      <w:r>
        <w:t xml:space="preserve"> may also examine whether nonbinary individuals navigate separateness and connectedness differently due to nontraditional gender roles and expectations. A major limitation of differentiation research is the reliance on cross-sectional data, making it difficult to determine causal directionality between differentiation, demand-withdraw behaviors, and relationship satisfaction. Future longitudinal studies should track differentiation trajectories over time to determine whether early differentiation predicts later relationship resilience. They may also examine whether major life transitions (e.g., marriage, parenthood, loss) influence differentiation levels. Another limitation in differentiation research is the heavy reliance on self-report instruments, which are prone to bias and have limited introspective accuracy. Future studies should incorporate observational methods, partner-reported differentiation assessments, or physiological measures of stress responses. Also, most differentiation research has been conducted in western, individualistic cultures, where autonomy is emphasized. In collectivist cultures, interdependence is often prioritized over autonomy (Rodríguez-González et al., 2020). Future research should explore how cultural norms influence differentiation expectations and how intergenerational cultural transmission affects differentiation and relationship patterns. Scholars should also investigate whether differentiation of self can be increased through targeted therapy techniques. Studies should test randomized controlled trials (RCTs) on differentiation-based interventions and whether the intervention improves relationship satisfaction over time. </w:t>
      </w:r>
    </w:p>
    <w:p w14:paraId="65EBE9BF" w14:textId="1A75C159" w:rsidR="00391ED9" w:rsidRDefault="001154A5" w:rsidP="00391ED9">
      <w:pPr>
        <w:pStyle w:val="Heading2"/>
      </w:pPr>
      <w:r>
        <w:lastRenderedPageBreak/>
        <w:t>Clinical and Theoretical Implications</w:t>
      </w:r>
    </w:p>
    <w:p w14:paraId="4D15DABE" w14:textId="77777777" w:rsidR="001154A5" w:rsidRDefault="001154A5" w:rsidP="001154A5">
      <w:pPr>
        <w:ind w:firstLine="720"/>
      </w:pPr>
      <w:r>
        <w:t xml:space="preserve">The current findings highlight differentiation of self as a crucial clinical focus, particularly for individuals and couples navigating the aftermath of childhood neglect. Bowen Family Systems Theory (BFST) emphasizes that unresolved familial trauma, including neglect, often results in either emotional fusion or cutoff in adulthood (Bowen, 1978; Kerr &amp; Bowen, 1988). </w:t>
      </w:r>
      <w:commentRangeStart w:id="543"/>
      <w:r>
        <w:t xml:space="preserve">Consistent with this framework, our study demonstrated that higher connectedness to family of origin predicted greater engagement in demand-withdraw communication patterns. </w:t>
      </w:r>
      <w:commentRangeEnd w:id="543"/>
      <w:r w:rsidR="00356E22">
        <w:rPr>
          <w:rStyle w:val="CommentReference"/>
        </w:rPr>
        <w:commentReference w:id="543"/>
      </w:r>
      <w:r>
        <w:t xml:space="preserve">For individuals exposed to trauma in childhood, differentiation-centered therapeutic intervention becomes essential to reduce emotional reactivity and promote healthier conflict resolution. In practice, differentiation-based interventions should include family genograms to map family of origin emotional dynamics and unresolved relational traumas (Bowen, 1978). Therapists may help clients distinguish between healthy autonomy and relationship distancing, and between emotional fusion and healthy intimacy. Additionally, clients with neglect histories may lack models of secure emotional independence, leading to potential predisposition to DW behaviors (Murphy et al., 2014; Narayan et al., 2021). Trauma-informed interventions should integrate emotional regulation work to reduce clients’ emotional flooding during conflict (Caughlin &amp; Scott, 2010). These skills can help clients manage conflict without withdrawing or relying on partners for emotional regulation. </w:t>
      </w:r>
    </w:p>
    <w:p w14:paraId="2CCB012C" w14:textId="4E981392" w:rsidR="006146A5" w:rsidRDefault="001154A5" w:rsidP="001154A5">
      <w:r>
        <w:lastRenderedPageBreak/>
        <w:tab/>
      </w:r>
      <w:commentRangeStart w:id="544"/>
      <w:r>
        <w:t xml:space="preserve">The observed gendered asymmetries, where Partner 2’s withdraw had a significant impact on relationship outcomes, underscore the importance of addressing gendered relationship dynamics developed by the broader society within which the couple resides. Interventions could help couples recognize how societal expectations around women’s emotional labor and men’s emotional disengagement may shape conflict dynamics (Christensen et al., 2006; Fournier et al., 2011). For women prone to fusion in their relationship, interventions can aim to foster separateness without promoting emotional cutoff, helping clients navigate autonomy while preserving intimacy. For men, </w:t>
      </w:r>
      <w:commentRangeEnd w:id="544"/>
      <w:r w:rsidR="00356E22">
        <w:rPr>
          <w:rStyle w:val="CommentReference"/>
        </w:rPr>
        <w:commentReference w:id="544"/>
      </w:r>
      <w:r>
        <w:t>interventions may focus on increasing emotional engagement during conflict discussions, reducing the tendency toward withdraw or emotional cutoff.</w:t>
      </w:r>
      <w:r w:rsidR="0070727C">
        <w:t xml:space="preserve"> </w:t>
      </w:r>
      <w:r w:rsidR="006D3066">
        <w:t>Traditional couple therapy models tend</w:t>
      </w:r>
      <w:del w:id="545" w:author="Bartle-Haring, Suzanne" w:date="2025-03-25T14:26:00Z" w16du:dateUtc="2025-03-25T18:26:00Z">
        <w:r w:rsidR="006D3066" w:rsidDel="00356E22">
          <w:delText>s</w:delText>
        </w:r>
      </w:del>
      <w:r w:rsidR="006D3066">
        <w:t xml:space="preserve"> to prioritize communication skills, conflict resolution, and attachment security, but often overlook the foundational role of differentiation of self in maintaining relationship health. Many </w:t>
      </w:r>
      <w:r>
        <w:t>emotional</w:t>
      </w:r>
      <w:r w:rsidR="006D3066">
        <w:t xml:space="preserve"> conflicts stem from emotional fusion or </w:t>
      </w:r>
      <w:r w:rsidR="002C2D33">
        <w:t>cutoff (Bowen, 1978)</w:t>
      </w:r>
      <w:r>
        <w:t xml:space="preserve"> according to the assumptions of BSFT</w:t>
      </w:r>
      <w:r w:rsidR="002C2D33">
        <w:t xml:space="preserve">. </w:t>
      </w:r>
    </w:p>
    <w:p w14:paraId="35A526EB" w14:textId="040A3338" w:rsidR="00BA3254" w:rsidRPr="004B437F" w:rsidRDefault="00217F80" w:rsidP="00F25991">
      <w:pPr>
        <w:ind w:firstLine="720"/>
      </w:pPr>
      <w:r>
        <w:t>In addition to clinical therapy settings, relationship education programs should incorporate differentiation of self as a key relationship skill. Many existing programs emphasize communication tec</w:t>
      </w:r>
      <w:r w:rsidR="00003389">
        <w:t xml:space="preserve">hniques and conflict resolution, but these tools may be ineffective for individuals with low differentiation as they lack the ability to self-regulate emotions and maintain relationship boundaries. Educational programs should include workshops on </w:t>
      </w:r>
      <w:r w:rsidR="00696CEE">
        <w:t>differentiation, teaching individuals how to self-soothe during conflict rather than relying on their partner for emotional regulation.</w:t>
      </w:r>
      <w:r w:rsidR="00104E4B">
        <w:t xml:space="preserve"> </w:t>
      </w:r>
    </w:p>
    <w:p w14:paraId="41B027A8" w14:textId="41584F57" w:rsidR="00391ED9" w:rsidRDefault="003649C2" w:rsidP="003649C2">
      <w:pPr>
        <w:pStyle w:val="Heading2"/>
      </w:pPr>
      <w:commentRangeStart w:id="546"/>
      <w:r>
        <w:lastRenderedPageBreak/>
        <w:t>Conclusion</w:t>
      </w:r>
      <w:commentRangeEnd w:id="546"/>
      <w:r w:rsidR="00356E22">
        <w:rPr>
          <w:rStyle w:val="CommentReference"/>
          <w:rFonts w:eastAsiaTheme="minorHAnsi" w:cstheme="minorBidi"/>
          <w:b w:val="0"/>
          <w:bCs w:val="0"/>
        </w:rPr>
        <w:commentReference w:id="546"/>
      </w:r>
    </w:p>
    <w:p w14:paraId="5D1204B8" w14:textId="0A9DD2DF" w:rsidR="00D921DA" w:rsidRDefault="00D921DA" w:rsidP="00D921DA">
      <w:r>
        <w:tab/>
        <w:t xml:space="preserve">This study offers crucial insights into how childhood neglect impacts adult romantic relationships through the interconnected roles of differentiation of self and demand-withdraw communication patterns. Grounded in Bowen’s Family Systems Theory (1978) and implemented through a dyadic </w:t>
      </w:r>
      <w:del w:id="547" w:author="Bartle-Haring, Suzanne" w:date="2025-03-25T14:27:00Z" w16du:dateUtc="2025-03-25T18:27:00Z">
        <w:r w:rsidDel="00356E22">
          <w:delText xml:space="preserve">APIMoM </w:delText>
        </w:r>
      </w:del>
      <w:proofErr w:type="spellStart"/>
      <w:ins w:id="548" w:author="Bartle-Haring, Suzanne" w:date="2025-03-25T14:27:00Z" w16du:dateUtc="2025-03-25T18:27:00Z">
        <w:r w:rsidR="00356E22">
          <w:t>APIM</w:t>
        </w:r>
        <w:r w:rsidR="00356E22">
          <w:t>e</w:t>
        </w:r>
        <w:r w:rsidR="00356E22">
          <w:t>M</w:t>
        </w:r>
        <w:proofErr w:type="spellEnd"/>
        <w:r w:rsidR="00356E22">
          <w:t xml:space="preserve"> </w:t>
        </w:r>
      </w:ins>
      <w:r>
        <w:t xml:space="preserve">framework, the findings demonstrate that differentiation of </w:t>
      </w:r>
      <w:proofErr w:type="spellStart"/>
      <w:r>
        <w:t>self functions</w:t>
      </w:r>
      <w:proofErr w:type="spellEnd"/>
      <w:r>
        <w:t xml:space="preserve"> as both a protective and risk factor, shaping how early relationship trauma translates into adult romantic relationship outcomes. The results</w:t>
      </w:r>
      <w:r w:rsidR="00B62B9C">
        <w:t xml:space="preserve"> confirm that individuals with neglect histories are at an increased risk for engaging in maladaptive DW patterns, which subsequently reduces relationship satisfaction. However, differentiation of self, particularly emotional autonomy from the family of origin, can act as a buffer against this vulnerability. </w:t>
      </w:r>
      <w:r w:rsidR="000F4B68">
        <w:t>Specifically, separateness emerged as a protective factor that mitigated the effect of neglect on DW behaviors, whereas connectedness (emotional fusion)</w:t>
      </w:r>
      <w:r w:rsidR="00C46F1F">
        <w:t xml:space="preserve"> exacerbated this pathway, mediating the relationship between early childhood neglect and lower relationship satisfaction. </w:t>
      </w:r>
    </w:p>
    <w:p w14:paraId="3BD7F0FC" w14:textId="77ABD46A" w:rsidR="003B4145" w:rsidRDefault="00C46F1F" w:rsidP="003B4145">
      <w:r>
        <w:tab/>
        <w:t>Further, gendered asymmetries discovered within the dyad</w:t>
      </w:r>
      <w:r w:rsidR="009170D9">
        <w:t>s underscore the influence of societally crafted gendered expectations surrounding relationship functioning. Partner 2’s DW behaviors displayed a significant influence on both partners’ satisfaction</w:t>
      </w:r>
      <w:r w:rsidR="00104474">
        <w:t>, reflecting a disproportionate balance of emotional labor often assigned to women in maintai</w:t>
      </w:r>
      <w:r w:rsidR="00E4059B">
        <w:t>ning relationship harmony. Th</w:t>
      </w:r>
      <w:r w:rsidR="00834FFB">
        <w:t xml:space="preserve">is study also contributes to theory by bridging Bowen’s intrapersonal conceptualization of differentiation with dyadic </w:t>
      </w:r>
      <w:r w:rsidR="00834FFB">
        <w:lastRenderedPageBreak/>
        <w:t xml:space="preserve">frameworks. Differentiation emerged not just as an individual capacity but as a relational one, regulating emotional </w:t>
      </w:r>
      <w:r w:rsidR="00E84271">
        <w:t>reactivity within romantic relationships. Clinically, this research highlights the importance of addressing differentiation processes within trauma-informed and gender-sensitive therapeutic interventions. Interventions that foster emotional autonomy, challenge gendered expectations, and enhance emotional regulation</w:t>
      </w:r>
      <w:r w:rsidR="003B4145">
        <w:t xml:space="preserve"> are likely to improve relationship functioning for individuals impacted by childhood neglect and communication challenges. </w:t>
      </w:r>
      <w:r w:rsidR="0078363A">
        <w:t xml:space="preserve"> </w:t>
      </w:r>
    </w:p>
    <w:p w14:paraId="096476B6" w14:textId="5384DFA4" w:rsidR="00FA6D28" w:rsidRDefault="00FA6D28" w:rsidP="003B4145">
      <w:pPr>
        <w:ind w:firstLine="720"/>
      </w:pPr>
      <w:r>
        <w:t>The study also highlights the complexity of differentiation of self and its measurement</w:t>
      </w:r>
      <w:r w:rsidR="007B2DC3">
        <w:t xml:space="preserve"> challenges, calling for further developed research to assess differentiation across diverse relationship contexts. As differentiation is not a static personality trait but a dynamic relational process, future studies should focus on how differentiation evolves over time, particularly in response to relationship milestones, stressors, and external influences. </w:t>
      </w:r>
      <w:r w:rsidR="00C804E3">
        <w:t xml:space="preserve">Furthermore, this study raises important questions about the role of differentiation in LGBTQI+ relationships, where gender norms and power dynamics may differ from those found in </w:t>
      </w:r>
      <w:r w:rsidR="0046689E">
        <w:t>heterosexual</w:t>
      </w:r>
      <w:r w:rsidR="00C804E3">
        <w:t xml:space="preserve"> couples. Future research should explore whether differentiation operates </w:t>
      </w:r>
      <w:r w:rsidR="000727F5">
        <w:t xml:space="preserve">similarly in same-sex and nonbinary relationships, how minority stress affects differentiation, and whether LGBTQI+ individuals experience different patterns of connectedness and separateness. </w:t>
      </w:r>
    </w:p>
    <w:p w14:paraId="79D5C157" w14:textId="06CE7E31" w:rsidR="000727F5" w:rsidRDefault="000727F5" w:rsidP="003649C2">
      <w:r>
        <w:tab/>
        <w:t xml:space="preserve">The key takeaway from our study is that differentiation of self is not just a theoretical construct, it is a critical determinant of relationship resilience, emotional security, and long-term relationship satisfaction. By continuing to </w:t>
      </w:r>
      <w:r w:rsidR="00CD05DF">
        <w:t>refine</w:t>
      </w:r>
      <w:r>
        <w:t xml:space="preserve"> our knowledge </w:t>
      </w:r>
      <w:r>
        <w:lastRenderedPageBreak/>
        <w:t>and understanding</w:t>
      </w:r>
      <w:r w:rsidR="00CD05DF">
        <w:t xml:space="preserve"> of how differentiation interacts with early life experience, communication patterns, and gendered expectations, future research </w:t>
      </w:r>
      <w:r w:rsidR="002E3812">
        <w:t xml:space="preserve">and clinical interventions can better support individuals and couples in developing fulfilling, emotionally secure partnerships. A more differentiated self allows individuals to engage in intimacy without losing themselves, navigate conflict without emotional flooding, and </w:t>
      </w:r>
      <w:r w:rsidR="00583E4F">
        <w:t xml:space="preserve">maintain health relational boundaries without fear of </w:t>
      </w:r>
      <w:r w:rsidR="0046689E">
        <w:t>abandonment</w:t>
      </w:r>
      <w:r w:rsidR="00583E4F">
        <w:t>. These are not just individual</w:t>
      </w:r>
      <w:r w:rsidR="0046689E">
        <w:t xml:space="preserve"> </w:t>
      </w:r>
      <w:r w:rsidR="00583E4F">
        <w:t>strengths, they are essential components of health</w:t>
      </w:r>
      <w:r w:rsidR="0046689E">
        <w:t>y</w:t>
      </w:r>
      <w:r w:rsidR="00583E4F">
        <w:t xml:space="preserve">, long-lasting romantic relationships. </w:t>
      </w:r>
    </w:p>
    <w:p w14:paraId="2C401F71" w14:textId="424BDEDE" w:rsidR="00583E4F" w:rsidRPr="003649C2" w:rsidRDefault="00583E4F" w:rsidP="003649C2">
      <w:r>
        <w:tab/>
        <w:t xml:space="preserve">Moving forward, </w:t>
      </w:r>
      <w:r w:rsidR="0046689E">
        <w:t>integrating</w:t>
      </w:r>
      <w:r>
        <w:t xml:space="preserve"> differentiation-based interventions into therapy, expanding</w:t>
      </w:r>
      <w:r w:rsidR="0046689E">
        <w:t xml:space="preserve"> research to more diverse populations, and refining measurement techniques will be critical to advancing both scientific understanding and practical applications of differentiation in romantic relationships. By doing so, we can help individuals build the skills necessary to create relationships that are not only satisfying but also deeply resilient to life’s inevitable difficulties and challenges. </w:t>
      </w:r>
    </w:p>
    <w:p w14:paraId="50FCD457" w14:textId="608351F4" w:rsidR="10FEA101" w:rsidRDefault="10FEA101" w:rsidP="670430C7">
      <w:pPr>
        <w:pStyle w:val="Heading1"/>
      </w:pPr>
      <w:bookmarkStart w:id="549" w:name="_Toc190009204"/>
      <w:r>
        <w:lastRenderedPageBreak/>
        <w:t>Chapter 6. References</w:t>
      </w:r>
      <w:bookmarkEnd w:id="549"/>
    </w:p>
    <w:p w14:paraId="75BEFA0F" w14:textId="071025B1" w:rsidR="003E5332" w:rsidRDefault="77AB734D" w:rsidP="00817CB8">
      <w:pPr>
        <w:ind w:left="720" w:hanging="720"/>
        <w:rPr>
          <w:rFonts w:cs="Times New Roman"/>
        </w:rPr>
      </w:pPr>
      <w:r w:rsidRPr="7E7348D6">
        <w:rPr>
          <w:rFonts w:eastAsia="Times New Roman" w:cs="Times New Roman"/>
        </w:rPr>
        <w:t xml:space="preserve"> </w:t>
      </w:r>
      <w:r w:rsidR="003E5332">
        <w:fldChar w:fldCharType="begin"/>
      </w:r>
      <w:r w:rsidR="003E5332">
        <w:instrText xml:space="preserve"> ADDIN ZOTERO_BIBL {"uncited":[],"omitted":[],"custom":[]} CSL_BIBLIOGRAPHY </w:instrText>
      </w:r>
      <w:r w:rsidR="003E5332">
        <w:fldChar w:fldCharType="separate"/>
      </w:r>
      <w:r w:rsidR="003E5332" w:rsidRPr="003E5332">
        <w:rPr>
          <w:rFonts w:cs="Times New Roman"/>
        </w:rPr>
        <w:t xml:space="preserve">Anda, R. F., Brown, D. W., Dube, S. R., Bremner, J. D., Felitti, V. J., &amp; Giles, W. H. (2008). Adverse Childhood Experiences and Chronic Obstructive Pulmonary Disease in Adults. </w:t>
      </w:r>
      <w:r w:rsidR="003E5332" w:rsidRPr="003E5332">
        <w:rPr>
          <w:rFonts w:cs="Times New Roman"/>
          <w:i/>
          <w:iCs/>
        </w:rPr>
        <w:t>American Journal of Preventive Medicine</w:t>
      </w:r>
      <w:r w:rsidR="003E5332" w:rsidRPr="003E5332">
        <w:rPr>
          <w:rFonts w:cs="Times New Roman"/>
        </w:rPr>
        <w:t xml:space="preserve">, </w:t>
      </w:r>
      <w:r w:rsidR="003E5332" w:rsidRPr="003E5332">
        <w:rPr>
          <w:rFonts w:cs="Times New Roman"/>
          <w:i/>
          <w:iCs/>
        </w:rPr>
        <w:t>34</w:t>
      </w:r>
      <w:r w:rsidR="003E5332" w:rsidRPr="003E5332">
        <w:rPr>
          <w:rFonts w:cs="Times New Roman"/>
        </w:rPr>
        <w:t>(5), 396–403. https://doi.org/10.1016/j.amepre.2008.02.002</w:t>
      </w:r>
    </w:p>
    <w:p w14:paraId="3A8C018B" w14:textId="77777777" w:rsidR="003E5332" w:rsidRPr="003E5332" w:rsidRDefault="003E5332" w:rsidP="00817CB8">
      <w:pPr>
        <w:pStyle w:val="Bibliography"/>
        <w:ind w:left="720" w:hanging="720"/>
        <w:rPr>
          <w:rFonts w:cs="Times New Roman"/>
        </w:rPr>
      </w:pPr>
      <w:r w:rsidRPr="003E5332">
        <w:rPr>
          <w:rFonts w:cs="Times New Roman"/>
        </w:rPr>
        <w:t xml:space="preserve">Anda, R. F., Butchart, A., Felitti, V. J., &amp; Brown, D. W. (2010). Building a Framework for Global Surveillance of the Public Health Implications of Adverse Childhood Experiences. </w:t>
      </w:r>
      <w:r w:rsidRPr="003E5332">
        <w:rPr>
          <w:rFonts w:cs="Times New Roman"/>
          <w:i/>
          <w:iCs/>
        </w:rPr>
        <w:t>American Journal of Preventive Medicine</w:t>
      </w:r>
      <w:r w:rsidRPr="003E5332">
        <w:rPr>
          <w:rFonts w:cs="Times New Roman"/>
        </w:rPr>
        <w:t xml:space="preserve">, </w:t>
      </w:r>
      <w:r w:rsidRPr="003E5332">
        <w:rPr>
          <w:rFonts w:cs="Times New Roman"/>
          <w:i/>
          <w:iCs/>
        </w:rPr>
        <w:t>39</w:t>
      </w:r>
      <w:r w:rsidRPr="003E5332">
        <w:rPr>
          <w:rFonts w:cs="Times New Roman"/>
        </w:rPr>
        <w:t>(1), 93–98. https://doi.org/10.1016/j.amepre.2010.03.015</w:t>
      </w:r>
    </w:p>
    <w:p w14:paraId="28240126" w14:textId="77777777" w:rsidR="003E5332" w:rsidRPr="003E5332" w:rsidRDefault="003E5332" w:rsidP="00817CB8">
      <w:pPr>
        <w:pStyle w:val="Bibliography"/>
        <w:ind w:left="720" w:hanging="720"/>
        <w:rPr>
          <w:rFonts w:cs="Times New Roman"/>
        </w:rPr>
      </w:pPr>
      <w:r w:rsidRPr="003E5332">
        <w:rPr>
          <w:rFonts w:cs="Times New Roman"/>
        </w:rPr>
        <w:t xml:space="preserve">Anda, R. F., Dong, M., Brown, D. W., Felitti, V. J., Giles, W. H., Perry, G. S., Valerie, E. J., &amp; Dube, S. R. (2009). The relationship of adverse childhood experiences to a history of premature death of family members. </w:t>
      </w:r>
      <w:r w:rsidRPr="003E5332">
        <w:rPr>
          <w:rFonts w:cs="Times New Roman"/>
          <w:i/>
          <w:iCs/>
        </w:rPr>
        <w:t>BMC Public Health</w:t>
      </w:r>
      <w:r w:rsidRPr="003E5332">
        <w:rPr>
          <w:rFonts w:cs="Times New Roman"/>
        </w:rPr>
        <w:t xml:space="preserve">, </w:t>
      </w:r>
      <w:r w:rsidRPr="003E5332">
        <w:rPr>
          <w:rFonts w:cs="Times New Roman"/>
          <w:i/>
          <w:iCs/>
        </w:rPr>
        <w:t>9</w:t>
      </w:r>
      <w:r w:rsidRPr="003E5332">
        <w:rPr>
          <w:rFonts w:cs="Times New Roman"/>
        </w:rPr>
        <w:t>(1), 106. https://doi.org/10.1186/1471-2458-9-106</w:t>
      </w:r>
    </w:p>
    <w:p w14:paraId="084CC582" w14:textId="77777777" w:rsidR="003E5332" w:rsidRPr="003E5332" w:rsidRDefault="003E5332" w:rsidP="00817CB8">
      <w:pPr>
        <w:pStyle w:val="Bibliography"/>
        <w:ind w:left="720" w:hanging="720"/>
        <w:rPr>
          <w:rFonts w:cs="Times New Roman"/>
        </w:rPr>
      </w:pPr>
      <w:r w:rsidRPr="003E5332">
        <w:rPr>
          <w:rFonts w:cs="Times New Roman"/>
        </w:rPr>
        <w:t xml:space="preserve">Anderson, J. R. (2020). Inviting Autonomy Back to the Table: The Importance of Autonomy for Healthy Relationship Functioning. </w:t>
      </w:r>
      <w:r w:rsidRPr="003E5332">
        <w:rPr>
          <w:rFonts w:cs="Times New Roman"/>
          <w:i/>
          <w:iCs/>
        </w:rPr>
        <w:t>Journal of Marital and Family Therapy</w:t>
      </w:r>
      <w:r w:rsidRPr="003E5332">
        <w:rPr>
          <w:rFonts w:cs="Times New Roman"/>
        </w:rPr>
        <w:t xml:space="preserve">, </w:t>
      </w:r>
      <w:r w:rsidRPr="003E5332">
        <w:rPr>
          <w:rFonts w:cs="Times New Roman"/>
          <w:i/>
          <w:iCs/>
        </w:rPr>
        <w:t>46</w:t>
      </w:r>
      <w:r w:rsidRPr="003E5332">
        <w:rPr>
          <w:rFonts w:cs="Times New Roman"/>
        </w:rPr>
        <w:t>(1), 3–14. https://doi.org/10.1111/jmft.12413</w:t>
      </w:r>
    </w:p>
    <w:p w14:paraId="0441B045" w14:textId="77777777" w:rsidR="003E5332" w:rsidRPr="003E5332" w:rsidRDefault="003E5332" w:rsidP="00817CB8">
      <w:pPr>
        <w:pStyle w:val="Bibliography"/>
        <w:ind w:left="720" w:hanging="720"/>
        <w:rPr>
          <w:rFonts w:cs="Times New Roman"/>
        </w:rPr>
      </w:pPr>
      <w:r w:rsidRPr="003E5332">
        <w:rPr>
          <w:rFonts w:cs="Times New Roman"/>
        </w:rPr>
        <w:t xml:space="preserve">Anderson, S. A., &amp; Sabatelli, R. M. (1992). The differentiation in the family system scale (difs). </w:t>
      </w:r>
      <w:r w:rsidRPr="003E5332">
        <w:rPr>
          <w:rFonts w:cs="Times New Roman"/>
          <w:i/>
          <w:iCs/>
        </w:rPr>
        <w:t>The American Journal of Family Therapy</w:t>
      </w:r>
      <w:r w:rsidRPr="003E5332">
        <w:rPr>
          <w:rFonts w:cs="Times New Roman"/>
        </w:rPr>
        <w:t xml:space="preserve">, </w:t>
      </w:r>
      <w:r w:rsidRPr="003E5332">
        <w:rPr>
          <w:rFonts w:cs="Times New Roman"/>
          <w:i/>
          <w:iCs/>
        </w:rPr>
        <w:t>20</w:t>
      </w:r>
      <w:r w:rsidRPr="003E5332">
        <w:rPr>
          <w:rFonts w:cs="Times New Roman"/>
        </w:rPr>
        <w:t>(1), 77–89. https://doi.org/10.1080/01926189208250878</w:t>
      </w:r>
    </w:p>
    <w:p w14:paraId="671408B4" w14:textId="77777777" w:rsidR="003E5332" w:rsidRPr="003E5332" w:rsidRDefault="003E5332" w:rsidP="00817CB8">
      <w:pPr>
        <w:pStyle w:val="Bibliography"/>
        <w:ind w:left="720" w:hanging="720"/>
        <w:rPr>
          <w:rFonts w:cs="Times New Roman"/>
        </w:rPr>
      </w:pPr>
      <w:r w:rsidRPr="003E5332">
        <w:rPr>
          <w:rFonts w:cs="Times New Roman"/>
        </w:rPr>
        <w:lastRenderedPageBreak/>
        <w:t xml:space="preserve">Arincorayan, C. D., Applewhite, L., Garrido, M. M., Cashio, C. V., &amp; Bryant, C. M. (2017). </w:t>
      </w:r>
      <w:r w:rsidRPr="003E5332">
        <w:rPr>
          <w:rFonts w:cs="Times New Roman"/>
          <w:i/>
          <w:iCs/>
        </w:rPr>
        <w:t>Resilience-Enhancing Relationships: What We Can Learn From Those With a History of Adverse Childhood Experiences</w:t>
      </w:r>
      <w:r w:rsidRPr="003E5332">
        <w:rPr>
          <w:rFonts w:cs="Times New Roman"/>
        </w:rPr>
        <w:t>.</w:t>
      </w:r>
    </w:p>
    <w:p w14:paraId="069EBFBB" w14:textId="77777777" w:rsidR="003E5332" w:rsidRPr="003E5332" w:rsidRDefault="003E5332" w:rsidP="00817CB8">
      <w:pPr>
        <w:pStyle w:val="Bibliography"/>
        <w:ind w:left="720" w:hanging="720"/>
        <w:rPr>
          <w:rFonts w:cs="Times New Roman"/>
        </w:rPr>
      </w:pPr>
      <w:r w:rsidRPr="003E5332">
        <w:rPr>
          <w:rFonts w:cs="Times New Roman"/>
        </w:rPr>
        <w:t xml:space="preserve">Bacon, H., &amp; Richardson, S. (2001). Attachment theory and child abuse: An overview of the literature for practitioners. </w:t>
      </w:r>
      <w:r w:rsidRPr="003E5332">
        <w:rPr>
          <w:rFonts w:cs="Times New Roman"/>
          <w:i/>
          <w:iCs/>
        </w:rPr>
        <w:t>Child Abuse Review</w:t>
      </w:r>
      <w:r w:rsidRPr="003E5332">
        <w:rPr>
          <w:rFonts w:cs="Times New Roman"/>
        </w:rPr>
        <w:t xml:space="preserve">, </w:t>
      </w:r>
      <w:r w:rsidRPr="003E5332">
        <w:rPr>
          <w:rFonts w:cs="Times New Roman"/>
          <w:i/>
          <w:iCs/>
        </w:rPr>
        <w:t>10</w:t>
      </w:r>
      <w:r w:rsidRPr="003E5332">
        <w:rPr>
          <w:rFonts w:cs="Times New Roman"/>
        </w:rPr>
        <w:t>(6), 377–397. https://doi.org/10.1002/car.718</w:t>
      </w:r>
    </w:p>
    <w:p w14:paraId="132E1059" w14:textId="77777777" w:rsidR="003E5332" w:rsidRPr="003E5332" w:rsidRDefault="003E5332" w:rsidP="00817CB8">
      <w:pPr>
        <w:pStyle w:val="Bibliography"/>
        <w:ind w:left="720" w:hanging="720"/>
        <w:rPr>
          <w:rFonts w:cs="Times New Roman"/>
        </w:rPr>
      </w:pPr>
      <w:r w:rsidRPr="003E5332">
        <w:rPr>
          <w:rFonts w:cs="Times New Roman"/>
        </w:rPr>
        <w:t xml:space="preserve">Bartle, S. E. (1993). The degree of similarity of differentiation of self between partners in married and dating couples: Preliminary evidence. </w:t>
      </w:r>
      <w:r w:rsidRPr="003E5332">
        <w:rPr>
          <w:rFonts w:cs="Times New Roman"/>
          <w:i/>
          <w:iCs/>
        </w:rPr>
        <w:t>Contemporary Family Therapy</w:t>
      </w:r>
      <w:r w:rsidRPr="003E5332">
        <w:rPr>
          <w:rFonts w:cs="Times New Roman"/>
        </w:rPr>
        <w:t xml:space="preserve">, </w:t>
      </w:r>
      <w:r w:rsidRPr="003E5332">
        <w:rPr>
          <w:rFonts w:cs="Times New Roman"/>
          <w:i/>
          <w:iCs/>
        </w:rPr>
        <w:t>15</w:t>
      </w:r>
      <w:r w:rsidRPr="003E5332">
        <w:rPr>
          <w:rFonts w:cs="Times New Roman"/>
        </w:rPr>
        <w:t>(6), 467–484. https://doi.org/10.1007/BF00892293</w:t>
      </w:r>
    </w:p>
    <w:p w14:paraId="6935EEA3" w14:textId="77777777" w:rsidR="003E5332" w:rsidRPr="003E5332" w:rsidRDefault="003E5332" w:rsidP="00817CB8">
      <w:pPr>
        <w:pStyle w:val="Bibliography"/>
        <w:ind w:left="720" w:hanging="720"/>
        <w:rPr>
          <w:rFonts w:cs="Times New Roman"/>
        </w:rPr>
      </w:pPr>
      <w:r w:rsidRPr="003E5332">
        <w:rPr>
          <w:rFonts w:cs="Times New Roman"/>
        </w:rPr>
        <w:t xml:space="preserve">Bartle-Haring, S., Ferriby, M., &amp; Day, R. (2019). Couple Differentiation: Mediator or Moderator of Depressive Symptoms and Relationship Satisfaction? </w:t>
      </w:r>
      <w:r w:rsidRPr="003E5332">
        <w:rPr>
          <w:rFonts w:cs="Times New Roman"/>
          <w:i/>
          <w:iCs/>
        </w:rPr>
        <w:t>Journal of Marital and Family Therapy</w:t>
      </w:r>
      <w:r w:rsidRPr="003E5332">
        <w:rPr>
          <w:rFonts w:cs="Times New Roman"/>
        </w:rPr>
        <w:t xml:space="preserve">, </w:t>
      </w:r>
      <w:r w:rsidRPr="003E5332">
        <w:rPr>
          <w:rFonts w:cs="Times New Roman"/>
          <w:i/>
          <w:iCs/>
        </w:rPr>
        <w:t>45</w:t>
      </w:r>
      <w:r w:rsidRPr="003E5332">
        <w:rPr>
          <w:rFonts w:cs="Times New Roman"/>
        </w:rPr>
        <w:t>(4), 563–577. https://doi.org/10.1111/jmft.12326</w:t>
      </w:r>
    </w:p>
    <w:p w14:paraId="5510C7EB" w14:textId="77777777" w:rsidR="003E5332" w:rsidRPr="003E5332" w:rsidRDefault="003E5332" w:rsidP="00817CB8">
      <w:pPr>
        <w:pStyle w:val="Bibliography"/>
        <w:ind w:left="720" w:hanging="720"/>
        <w:rPr>
          <w:rFonts w:cs="Times New Roman"/>
        </w:rPr>
      </w:pPr>
      <w:r w:rsidRPr="003E5332">
        <w:rPr>
          <w:rFonts w:cs="Times New Roman"/>
        </w:rPr>
        <w:t xml:space="preserve">Bartle-Haring, S., Glade, A. C., &amp; Vira, R. (2005). Initial Levels of Differentiation and Reduction in Psychological Symptoms for Clients in Marriage and Family Therapy. </w:t>
      </w:r>
      <w:r w:rsidRPr="003E5332">
        <w:rPr>
          <w:rFonts w:cs="Times New Roman"/>
          <w:i/>
          <w:iCs/>
        </w:rPr>
        <w:t>Journal of Marital and Family Therapy</w:t>
      </w:r>
      <w:r w:rsidRPr="003E5332">
        <w:rPr>
          <w:rFonts w:cs="Times New Roman"/>
        </w:rPr>
        <w:t xml:space="preserve">, </w:t>
      </w:r>
      <w:r w:rsidRPr="003E5332">
        <w:rPr>
          <w:rFonts w:cs="Times New Roman"/>
          <w:i/>
          <w:iCs/>
        </w:rPr>
        <w:t>31</w:t>
      </w:r>
      <w:r w:rsidRPr="003E5332">
        <w:rPr>
          <w:rFonts w:cs="Times New Roman"/>
        </w:rPr>
        <w:t>(1), 121–131. https://doi.org/10.1111/j.1752-0606.2005.tb01548.x</w:t>
      </w:r>
    </w:p>
    <w:p w14:paraId="7FD26101" w14:textId="77777777" w:rsidR="003E5332" w:rsidRPr="003E5332" w:rsidRDefault="003E5332" w:rsidP="00817CB8">
      <w:pPr>
        <w:pStyle w:val="Bibliography"/>
        <w:ind w:left="720" w:hanging="720"/>
        <w:rPr>
          <w:rFonts w:cs="Times New Roman"/>
        </w:rPr>
      </w:pPr>
      <w:r w:rsidRPr="003E5332">
        <w:rPr>
          <w:rFonts w:cs="Times New Roman"/>
        </w:rPr>
        <w:t xml:space="preserve">Baucom, B. R., Atkins, D. C., Eldridge, K., McFarland, P., Sevier, M., &amp; Christensen, A. (2011). The language of demand/withdraw: Verbal and vocal expression in dyadic interactions. </w:t>
      </w:r>
      <w:r w:rsidRPr="003E5332">
        <w:rPr>
          <w:rFonts w:cs="Times New Roman"/>
          <w:i/>
          <w:iCs/>
        </w:rPr>
        <w:t>Journal of Family Psychology</w:t>
      </w:r>
      <w:r w:rsidRPr="003E5332">
        <w:rPr>
          <w:rFonts w:cs="Times New Roman"/>
        </w:rPr>
        <w:t xml:space="preserve">, </w:t>
      </w:r>
      <w:r w:rsidRPr="003E5332">
        <w:rPr>
          <w:rFonts w:cs="Times New Roman"/>
          <w:i/>
          <w:iCs/>
        </w:rPr>
        <w:t>25</w:t>
      </w:r>
      <w:r w:rsidRPr="003E5332">
        <w:rPr>
          <w:rFonts w:cs="Times New Roman"/>
        </w:rPr>
        <w:t>(4), 570–580. https://doi.org/10.1037/a0024064</w:t>
      </w:r>
    </w:p>
    <w:p w14:paraId="44E04D03" w14:textId="77777777" w:rsidR="003E5332" w:rsidRPr="003E5332" w:rsidRDefault="003E5332" w:rsidP="00817CB8">
      <w:pPr>
        <w:pStyle w:val="Bibliography"/>
        <w:ind w:left="720" w:hanging="720"/>
        <w:rPr>
          <w:rFonts w:cs="Times New Roman"/>
        </w:rPr>
      </w:pPr>
      <w:r w:rsidRPr="003E5332">
        <w:rPr>
          <w:rFonts w:cs="Times New Roman"/>
        </w:rPr>
        <w:lastRenderedPageBreak/>
        <w:t xml:space="preserve">Baucom, B. R., Dickenson, J. A., Atkins, D. C., Baucom, D. H., Fischer, M. S., Weusthoff, S., Hahlweg, K., &amp; Zimmermann, T. (2015). The interpersonal process model of demand/withdraw behavior. </w:t>
      </w:r>
      <w:r w:rsidRPr="003E5332">
        <w:rPr>
          <w:rFonts w:cs="Times New Roman"/>
          <w:i/>
          <w:iCs/>
        </w:rPr>
        <w:t>Journal of Family Psychology</w:t>
      </w:r>
      <w:r w:rsidRPr="003E5332">
        <w:rPr>
          <w:rFonts w:cs="Times New Roman"/>
        </w:rPr>
        <w:t xml:space="preserve">, </w:t>
      </w:r>
      <w:r w:rsidRPr="003E5332">
        <w:rPr>
          <w:rFonts w:cs="Times New Roman"/>
          <w:i/>
          <w:iCs/>
        </w:rPr>
        <w:t>29</w:t>
      </w:r>
      <w:r w:rsidRPr="003E5332">
        <w:rPr>
          <w:rFonts w:cs="Times New Roman"/>
        </w:rPr>
        <w:t>(1), 80–90. https://doi.org/10.1037/fam0000044</w:t>
      </w:r>
    </w:p>
    <w:p w14:paraId="6BF74A6C" w14:textId="77777777" w:rsidR="003E5332" w:rsidRPr="003E5332" w:rsidRDefault="003E5332" w:rsidP="00817CB8">
      <w:pPr>
        <w:pStyle w:val="Bibliography"/>
        <w:ind w:left="720" w:hanging="720"/>
        <w:rPr>
          <w:rFonts w:cs="Times New Roman"/>
        </w:rPr>
      </w:pPr>
      <w:r w:rsidRPr="003E5332">
        <w:rPr>
          <w:rFonts w:cs="Times New Roman"/>
        </w:rPr>
        <w:t xml:space="preserve">Baucom, B. R., McFarland, P. T., &amp; Christensen, A. (2010). Gender, topic, and time in observed demand–withdraw interaction in cross- and same-sex couples. </w:t>
      </w:r>
      <w:r w:rsidRPr="003E5332">
        <w:rPr>
          <w:rFonts w:cs="Times New Roman"/>
          <w:i/>
          <w:iCs/>
        </w:rPr>
        <w:t>Journal of Family Psychology</w:t>
      </w:r>
      <w:r w:rsidRPr="003E5332">
        <w:rPr>
          <w:rFonts w:cs="Times New Roman"/>
        </w:rPr>
        <w:t xml:space="preserve">, </w:t>
      </w:r>
      <w:r w:rsidRPr="003E5332">
        <w:rPr>
          <w:rFonts w:cs="Times New Roman"/>
          <w:i/>
          <w:iCs/>
        </w:rPr>
        <w:t>24</w:t>
      </w:r>
      <w:r w:rsidRPr="003E5332">
        <w:rPr>
          <w:rFonts w:cs="Times New Roman"/>
        </w:rPr>
        <w:t>(3), 233–242. https://doi.org/10.1037/a0019717</w:t>
      </w:r>
    </w:p>
    <w:p w14:paraId="08EF0560" w14:textId="77777777" w:rsidR="003E5332" w:rsidRPr="003E5332" w:rsidRDefault="003E5332" w:rsidP="00817CB8">
      <w:pPr>
        <w:pStyle w:val="Bibliography"/>
        <w:ind w:left="720" w:hanging="720"/>
        <w:rPr>
          <w:rFonts w:cs="Times New Roman"/>
        </w:rPr>
      </w:pPr>
      <w:r w:rsidRPr="003E5332">
        <w:rPr>
          <w:rFonts w:cs="Times New Roman"/>
        </w:rPr>
        <w:t xml:space="preserve">Bigras, N., Lemay, L., Lehrer, J., Charron, A., Duval, S., Robert-Mazaye, C., &amp; Laurin, E. I. (2021). Early Childhood Educators’ Perceptions of Their Emotional State, Relationships with Parents, Challenges, and Opportunities During the Early Stage of the Pandemic. </w:t>
      </w:r>
      <w:r w:rsidRPr="003E5332">
        <w:rPr>
          <w:rFonts w:cs="Times New Roman"/>
          <w:i/>
          <w:iCs/>
        </w:rPr>
        <w:t>Early Childhood Education Journal</w:t>
      </w:r>
      <w:r w:rsidRPr="003E5332">
        <w:rPr>
          <w:rFonts w:cs="Times New Roman"/>
        </w:rPr>
        <w:t xml:space="preserve">, </w:t>
      </w:r>
      <w:r w:rsidRPr="003E5332">
        <w:rPr>
          <w:rFonts w:cs="Times New Roman"/>
          <w:i/>
          <w:iCs/>
        </w:rPr>
        <w:t>49</w:t>
      </w:r>
      <w:r w:rsidRPr="003E5332">
        <w:rPr>
          <w:rFonts w:cs="Times New Roman"/>
        </w:rPr>
        <w:t>(5), 775–787. https://doi.org/10.1007/s10643-021-01224-y</w:t>
      </w:r>
    </w:p>
    <w:p w14:paraId="54ADFC54" w14:textId="77777777" w:rsidR="003E5332" w:rsidRPr="003E5332" w:rsidRDefault="003E5332" w:rsidP="00817CB8">
      <w:pPr>
        <w:pStyle w:val="Bibliography"/>
        <w:ind w:left="720" w:hanging="720"/>
        <w:rPr>
          <w:rFonts w:cs="Times New Roman"/>
        </w:rPr>
      </w:pPr>
      <w:r w:rsidRPr="003E5332">
        <w:rPr>
          <w:rFonts w:cs="Times New Roman"/>
        </w:rPr>
        <w:t xml:space="preserve">Bowen, M. (1978). </w:t>
      </w:r>
      <w:r w:rsidRPr="003E5332">
        <w:rPr>
          <w:rFonts w:cs="Times New Roman"/>
          <w:i/>
          <w:iCs/>
        </w:rPr>
        <w:t>Family Therapy in Clinical Practice</w:t>
      </w:r>
      <w:r w:rsidRPr="003E5332">
        <w:rPr>
          <w:rFonts w:cs="Times New Roman"/>
        </w:rPr>
        <w:t>.</w:t>
      </w:r>
    </w:p>
    <w:p w14:paraId="31B61528" w14:textId="77777777" w:rsidR="003E5332" w:rsidRPr="003E5332" w:rsidRDefault="003E5332" w:rsidP="00817CB8">
      <w:pPr>
        <w:pStyle w:val="Bibliography"/>
        <w:ind w:left="720" w:hanging="720"/>
        <w:rPr>
          <w:rFonts w:cs="Times New Roman"/>
        </w:rPr>
      </w:pPr>
      <w:r w:rsidRPr="003E5332">
        <w:rPr>
          <w:rFonts w:cs="Times New Roman"/>
        </w:rPr>
        <w:t xml:space="preserve">Bowlby, J. (1982). </w:t>
      </w:r>
      <w:r w:rsidRPr="003E5332">
        <w:rPr>
          <w:rFonts w:cs="Times New Roman"/>
          <w:i/>
          <w:iCs/>
        </w:rPr>
        <w:t>Attachment and loss</w:t>
      </w:r>
      <w:r w:rsidRPr="003E5332">
        <w:rPr>
          <w:rFonts w:cs="Times New Roman"/>
        </w:rPr>
        <w:t xml:space="preserve"> (2nd ed). Basic Books.</w:t>
      </w:r>
    </w:p>
    <w:p w14:paraId="315675ED" w14:textId="77777777" w:rsidR="003E5332" w:rsidRPr="003E5332" w:rsidRDefault="003E5332" w:rsidP="00817CB8">
      <w:pPr>
        <w:pStyle w:val="Bibliography"/>
        <w:ind w:left="720" w:hanging="720"/>
        <w:rPr>
          <w:rFonts w:cs="Times New Roman"/>
        </w:rPr>
      </w:pPr>
      <w:r w:rsidRPr="003E5332">
        <w:rPr>
          <w:rFonts w:cs="Times New Roman"/>
        </w:rPr>
        <w:t xml:space="preserve">Brown, D. W., Anda, R. F., Tiemeier, H., Felitti, V. J., Edwards, V. J., Croft, J. B., &amp; Giles, W. H. (2009). Adverse Childhood Experiences and the Risk of Premature Mortality. </w:t>
      </w:r>
      <w:r w:rsidRPr="003E5332">
        <w:rPr>
          <w:rFonts w:cs="Times New Roman"/>
          <w:i/>
          <w:iCs/>
        </w:rPr>
        <w:t>American Journal of Preventive Medicine</w:t>
      </w:r>
      <w:r w:rsidRPr="003E5332">
        <w:rPr>
          <w:rFonts w:cs="Times New Roman"/>
        </w:rPr>
        <w:t xml:space="preserve">, </w:t>
      </w:r>
      <w:r w:rsidRPr="003E5332">
        <w:rPr>
          <w:rFonts w:cs="Times New Roman"/>
          <w:i/>
          <w:iCs/>
        </w:rPr>
        <w:t>37</w:t>
      </w:r>
      <w:r w:rsidRPr="003E5332">
        <w:rPr>
          <w:rFonts w:cs="Times New Roman"/>
        </w:rPr>
        <w:t>(5), 389–396. https://doi.org/10.1016/j.amepre.2009.06.021</w:t>
      </w:r>
    </w:p>
    <w:p w14:paraId="5CF6C922" w14:textId="77777777" w:rsidR="003E5332" w:rsidRPr="003E5332" w:rsidRDefault="003E5332" w:rsidP="00817CB8">
      <w:pPr>
        <w:pStyle w:val="Bibliography"/>
        <w:ind w:left="720" w:hanging="720"/>
        <w:rPr>
          <w:rFonts w:cs="Times New Roman"/>
        </w:rPr>
      </w:pPr>
      <w:r w:rsidRPr="003E5332">
        <w:rPr>
          <w:rFonts w:cs="Times New Roman"/>
        </w:rPr>
        <w:t xml:space="preserve">Byng‐Hall, J., &amp; Campbell, D. (1981). Resolving Conflicts in Family Distance Regulation: An Integrative Approach. </w:t>
      </w:r>
      <w:r w:rsidRPr="003E5332">
        <w:rPr>
          <w:rFonts w:cs="Times New Roman"/>
          <w:i/>
          <w:iCs/>
        </w:rPr>
        <w:t>Journal of Marital and Family Therapy</w:t>
      </w:r>
      <w:r w:rsidRPr="003E5332">
        <w:rPr>
          <w:rFonts w:cs="Times New Roman"/>
        </w:rPr>
        <w:t xml:space="preserve">, </w:t>
      </w:r>
      <w:r w:rsidRPr="003E5332">
        <w:rPr>
          <w:rFonts w:cs="Times New Roman"/>
          <w:i/>
          <w:iCs/>
        </w:rPr>
        <w:t>7</w:t>
      </w:r>
      <w:r w:rsidRPr="003E5332">
        <w:rPr>
          <w:rFonts w:cs="Times New Roman"/>
        </w:rPr>
        <w:t>(3), 321–330. https://doi.org/10.1111/j.1752-0606.1981.tb01384.x</w:t>
      </w:r>
    </w:p>
    <w:p w14:paraId="028EF47F" w14:textId="77777777" w:rsidR="003E5332" w:rsidRPr="003E5332" w:rsidRDefault="003E5332" w:rsidP="00817CB8">
      <w:pPr>
        <w:pStyle w:val="Bibliography"/>
        <w:ind w:left="720" w:hanging="720"/>
        <w:rPr>
          <w:rFonts w:cs="Times New Roman"/>
        </w:rPr>
      </w:pPr>
      <w:r w:rsidRPr="003E5332">
        <w:rPr>
          <w:rFonts w:cs="Times New Roman"/>
        </w:rPr>
        <w:lastRenderedPageBreak/>
        <w:t xml:space="preserve">Calatrava, M., Martins, M. V., Schweer-Collins, M., Duch-Ceballos, C., &amp; Rodríguez-González, M. (2022). Differentiation of self: A scoping review of Bowen Family Systems Theory’s core construct. </w:t>
      </w:r>
      <w:r w:rsidRPr="003E5332">
        <w:rPr>
          <w:rFonts w:cs="Times New Roman"/>
          <w:i/>
          <w:iCs/>
        </w:rPr>
        <w:t>Clinical Psychology Review</w:t>
      </w:r>
      <w:r w:rsidRPr="003E5332">
        <w:rPr>
          <w:rFonts w:cs="Times New Roman"/>
        </w:rPr>
        <w:t xml:space="preserve">, </w:t>
      </w:r>
      <w:r w:rsidRPr="003E5332">
        <w:rPr>
          <w:rFonts w:cs="Times New Roman"/>
          <w:i/>
          <w:iCs/>
        </w:rPr>
        <w:t>91</w:t>
      </w:r>
      <w:r w:rsidRPr="003E5332">
        <w:rPr>
          <w:rFonts w:cs="Times New Roman"/>
        </w:rPr>
        <w:t>, 102101. https://doi.org/10.1016/j.cpr.2021.102101</w:t>
      </w:r>
    </w:p>
    <w:p w14:paraId="41466921" w14:textId="77777777" w:rsidR="003E5332" w:rsidRPr="003E5332" w:rsidRDefault="003E5332" w:rsidP="00817CB8">
      <w:pPr>
        <w:pStyle w:val="Bibliography"/>
        <w:ind w:left="720" w:hanging="720"/>
        <w:rPr>
          <w:rFonts w:cs="Times New Roman"/>
        </w:rPr>
      </w:pPr>
      <w:r w:rsidRPr="003E5332">
        <w:rPr>
          <w:rFonts w:cs="Times New Roman"/>
        </w:rPr>
        <w:t xml:space="preserve">Cao, H., Ma, R., Li, X., Liang, Y., Wu, Q., Chi, P., Li, J.-B., &amp; Zhou, N. (2022). Childhood Emotional Maltreatment and Adulthood Romantic Relationship Well-Being: A Multilevel, Meta-Analytic Review. </w:t>
      </w:r>
      <w:r w:rsidRPr="003E5332">
        <w:rPr>
          <w:rFonts w:cs="Times New Roman"/>
          <w:i/>
          <w:iCs/>
        </w:rPr>
        <w:t>Trauma, Violence, &amp; Abuse</w:t>
      </w:r>
      <w:r w:rsidRPr="003E5332">
        <w:rPr>
          <w:rFonts w:cs="Times New Roman"/>
        </w:rPr>
        <w:t xml:space="preserve">, </w:t>
      </w:r>
      <w:r w:rsidRPr="003E5332">
        <w:rPr>
          <w:rFonts w:cs="Times New Roman"/>
          <w:i/>
          <w:iCs/>
        </w:rPr>
        <w:t>23</w:t>
      </w:r>
      <w:r w:rsidRPr="003E5332">
        <w:rPr>
          <w:rFonts w:cs="Times New Roman"/>
        </w:rPr>
        <w:t>(3), 778–794. https://doi.org/10.1177/1524838020975895</w:t>
      </w:r>
    </w:p>
    <w:p w14:paraId="453BEB49" w14:textId="77777777" w:rsidR="003E5332" w:rsidRPr="003E5332" w:rsidRDefault="003E5332" w:rsidP="00817CB8">
      <w:pPr>
        <w:pStyle w:val="Bibliography"/>
        <w:ind w:left="720" w:hanging="720"/>
        <w:rPr>
          <w:rFonts w:cs="Times New Roman"/>
        </w:rPr>
      </w:pPr>
      <w:r w:rsidRPr="003E5332">
        <w:rPr>
          <w:rFonts w:cs="Times New Roman"/>
        </w:rPr>
        <w:t xml:space="preserve">Caughlin, J. P., &amp; Scott, A. M. (2010). Toward a Communication Theory of the Demand/Withdraw Pattern of Interaction in Interpersonal Relationships. In S. Smith &amp; S. Wilson, </w:t>
      </w:r>
      <w:r w:rsidRPr="003E5332">
        <w:rPr>
          <w:rFonts w:cs="Times New Roman"/>
          <w:i/>
          <w:iCs/>
        </w:rPr>
        <w:t>New Directions in Interpersonal Communication Research</w:t>
      </w:r>
      <w:r w:rsidRPr="003E5332">
        <w:rPr>
          <w:rFonts w:cs="Times New Roman"/>
        </w:rPr>
        <w:t xml:space="preserve"> (pp. 180–200). SAGE Publications, Inc. https://doi.org/10.4135/9781483349619.n9</w:t>
      </w:r>
    </w:p>
    <w:p w14:paraId="26BE2743" w14:textId="77777777" w:rsidR="003E5332" w:rsidRPr="003E5332" w:rsidRDefault="003E5332" w:rsidP="00817CB8">
      <w:pPr>
        <w:pStyle w:val="Bibliography"/>
        <w:ind w:left="720" w:hanging="720"/>
        <w:rPr>
          <w:rFonts w:cs="Times New Roman"/>
        </w:rPr>
      </w:pPr>
      <w:r w:rsidRPr="003E5332">
        <w:rPr>
          <w:rFonts w:cs="Times New Roman"/>
        </w:rPr>
        <w:t xml:space="preserve">Cepukiene, V. (2021a). Adults’ Psychosocial Functioning Through the Lens of Bowen Theory: The Role of Interparental Relationship Quality, Attachment to Parents, Differentiation of Self, and Satisfaction with Couple Relationship. </w:t>
      </w:r>
      <w:r w:rsidRPr="003E5332">
        <w:rPr>
          <w:rFonts w:cs="Times New Roman"/>
          <w:i/>
          <w:iCs/>
        </w:rPr>
        <w:t>Journal of Adult Development</w:t>
      </w:r>
      <w:r w:rsidRPr="003E5332">
        <w:rPr>
          <w:rFonts w:cs="Times New Roman"/>
        </w:rPr>
        <w:t xml:space="preserve">, </w:t>
      </w:r>
      <w:r w:rsidRPr="003E5332">
        <w:rPr>
          <w:rFonts w:cs="Times New Roman"/>
          <w:i/>
          <w:iCs/>
        </w:rPr>
        <w:t>28</w:t>
      </w:r>
      <w:r w:rsidRPr="003E5332">
        <w:rPr>
          <w:rFonts w:cs="Times New Roman"/>
        </w:rPr>
        <w:t>(1), 50–63. https://doi.org/10.1007/s10804-020-09351-3</w:t>
      </w:r>
    </w:p>
    <w:p w14:paraId="67F503B6" w14:textId="77777777" w:rsidR="003E5332" w:rsidRPr="003E5332" w:rsidRDefault="003E5332" w:rsidP="00817CB8">
      <w:pPr>
        <w:pStyle w:val="Bibliography"/>
        <w:ind w:left="720" w:hanging="720"/>
        <w:rPr>
          <w:rFonts w:cs="Times New Roman"/>
        </w:rPr>
      </w:pPr>
      <w:r w:rsidRPr="003E5332">
        <w:rPr>
          <w:rFonts w:cs="Times New Roman"/>
        </w:rPr>
        <w:t xml:space="preserve">Cepukiene, V. (2021b). Adults’ Psychosocial Functioning Through the Lens of Bowen Theory: The Role of Interparental Relationship Quality, Attachment to Parents, Differentiation of Self, and Satisfaction with Couple Relationship. </w:t>
      </w:r>
      <w:r w:rsidRPr="003E5332">
        <w:rPr>
          <w:rFonts w:cs="Times New Roman"/>
          <w:i/>
          <w:iCs/>
        </w:rPr>
        <w:t>Journal of Adult Development</w:t>
      </w:r>
      <w:r w:rsidRPr="003E5332">
        <w:rPr>
          <w:rFonts w:cs="Times New Roman"/>
        </w:rPr>
        <w:t xml:space="preserve">, </w:t>
      </w:r>
      <w:r w:rsidRPr="003E5332">
        <w:rPr>
          <w:rFonts w:cs="Times New Roman"/>
          <w:i/>
          <w:iCs/>
        </w:rPr>
        <w:t>28</w:t>
      </w:r>
      <w:r w:rsidRPr="003E5332">
        <w:rPr>
          <w:rFonts w:cs="Times New Roman"/>
        </w:rPr>
        <w:t>(1), 50–63. https://doi.org/10.1007/s10804-020-09351-3</w:t>
      </w:r>
    </w:p>
    <w:p w14:paraId="3D9C5D2C" w14:textId="77777777" w:rsidR="003E5332" w:rsidRPr="003E5332" w:rsidRDefault="003E5332" w:rsidP="00817CB8">
      <w:pPr>
        <w:pStyle w:val="Bibliography"/>
        <w:ind w:left="720" w:hanging="720"/>
        <w:rPr>
          <w:rFonts w:cs="Times New Roman"/>
        </w:rPr>
      </w:pPr>
      <w:r w:rsidRPr="003E5332">
        <w:rPr>
          <w:rFonts w:cs="Times New Roman"/>
        </w:rPr>
        <w:lastRenderedPageBreak/>
        <w:t xml:space="preserve">Čepukienė, V., &amp; Neophytou, K. (2024). Intergenerational transmission of familial relational dysfunction: A test of a complex mediation model based on Bowen family systems theory. </w:t>
      </w:r>
      <w:r w:rsidRPr="003E5332">
        <w:rPr>
          <w:rFonts w:cs="Times New Roman"/>
          <w:i/>
          <w:iCs/>
        </w:rPr>
        <w:t>Journal of Social and Personal Relationships</w:t>
      </w:r>
      <w:r w:rsidRPr="003E5332">
        <w:rPr>
          <w:rFonts w:cs="Times New Roman"/>
        </w:rPr>
        <w:t xml:space="preserve">, </w:t>
      </w:r>
      <w:r w:rsidRPr="003E5332">
        <w:rPr>
          <w:rFonts w:cs="Times New Roman"/>
          <w:i/>
          <w:iCs/>
        </w:rPr>
        <w:t>41</w:t>
      </w:r>
      <w:r w:rsidRPr="003E5332">
        <w:rPr>
          <w:rFonts w:cs="Times New Roman"/>
        </w:rPr>
        <w:t>(11), 3385–3408. https://doi.org/10.1177/02654075241265472</w:t>
      </w:r>
    </w:p>
    <w:p w14:paraId="32AF24B8" w14:textId="77777777" w:rsidR="003E5332" w:rsidRPr="003E5332" w:rsidRDefault="003E5332" w:rsidP="00817CB8">
      <w:pPr>
        <w:pStyle w:val="Bibliography"/>
        <w:ind w:left="720" w:hanging="720"/>
        <w:rPr>
          <w:rFonts w:cs="Times New Roman"/>
        </w:rPr>
      </w:pPr>
      <w:r w:rsidRPr="003E5332">
        <w:rPr>
          <w:rFonts w:cs="Times New Roman"/>
        </w:rPr>
        <w:t xml:space="preserve">Chapman, D. P., Whitfield, C. L., Felitti, V. J., Dube, S. R., Edwards, V. J., &amp; Anda, R. F. (2004). Adverse childhood experiences and the risk of depressive disorders in adulthood. </w:t>
      </w:r>
      <w:r w:rsidRPr="003E5332">
        <w:rPr>
          <w:rFonts w:cs="Times New Roman"/>
          <w:i/>
          <w:iCs/>
        </w:rPr>
        <w:t>Journal of Affective Disorders</w:t>
      </w:r>
      <w:r w:rsidRPr="003E5332">
        <w:rPr>
          <w:rFonts w:cs="Times New Roman"/>
        </w:rPr>
        <w:t xml:space="preserve">, </w:t>
      </w:r>
      <w:r w:rsidRPr="003E5332">
        <w:rPr>
          <w:rFonts w:cs="Times New Roman"/>
          <w:i/>
          <w:iCs/>
        </w:rPr>
        <w:t>82</w:t>
      </w:r>
      <w:r w:rsidRPr="003E5332">
        <w:rPr>
          <w:rFonts w:cs="Times New Roman"/>
        </w:rPr>
        <w:t>(2), 217–225. https://doi.org/10.1016/j.jad.2003.12.013</w:t>
      </w:r>
    </w:p>
    <w:p w14:paraId="0420887B" w14:textId="77777777" w:rsidR="003E5332" w:rsidRPr="003E5332" w:rsidRDefault="003E5332" w:rsidP="00817CB8">
      <w:pPr>
        <w:pStyle w:val="Bibliography"/>
        <w:ind w:left="720" w:hanging="720"/>
        <w:rPr>
          <w:rFonts w:cs="Times New Roman"/>
        </w:rPr>
      </w:pPr>
      <w:r w:rsidRPr="003E5332">
        <w:rPr>
          <w:rFonts w:cs="Times New Roman"/>
        </w:rPr>
        <w:t xml:space="preserve">Cohen, L. J., Ardalan, F., Tanis, T., Halmi, W., Galynker, I., Von Wyl, A., &amp; Hengartner, M. P. (2017). Attachment anxiety and avoidance as mediators of the association between childhood maltreatment and adult personality dysfunction. </w:t>
      </w:r>
      <w:r w:rsidRPr="003E5332">
        <w:rPr>
          <w:rFonts w:cs="Times New Roman"/>
          <w:i/>
          <w:iCs/>
        </w:rPr>
        <w:t>Attachment &amp; Human Development</w:t>
      </w:r>
      <w:r w:rsidRPr="003E5332">
        <w:rPr>
          <w:rFonts w:cs="Times New Roman"/>
        </w:rPr>
        <w:t xml:space="preserve">, </w:t>
      </w:r>
      <w:r w:rsidRPr="003E5332">
        <w:rPr>
          <w:rFonts w:cs="Times New Roman"/>
          <w:i/>
          <w:iCs/>
        </w:rPr>
        <w:t>19</w:t>
      </w:r>
      <w:r w:rsidRPr="003E5332">
        <w:rPr>
          <w:rFonts w:cs="Times New Roman"/>
        </w:rPr>
        <w:t>(1), 58–75. https://doi.org/10.1080/14616734.2016.1253639</w:t>
      </w:r>
    </w:p>
    <w:p w14:paraId="6F207DCB" w14:textId="77777777" w:rsidR="003E5332" w:rsidRPr="003E5332" w:rsidRDefault="003E5332" w:rsidP="00817CB8">
      <w:pPr>
        <w:pStyle w:val="Bibliography"/>
        <w:ind w:left="720" w:hanging="720"/>
        <w:rPr>
          <w:rFonts w:cs="Times New Roman"/>
        </w:rPr>
      </w:pPr>
      <w:r w:rsidRPr="003E5332">
        <w:rPr>
          <w:rFonts w:cs="Times New Roman"/>
        </w:rPr>
        <w:t xml:space="preserve">Cort, N. A., Toth, S. L., Cerulli, C., &amp; Rogosch, F. (2011). Maternal Intergenerational Transmission of Childhood Multitype Maltreatment. </w:t>
      </w:r>
      <w:r w:rsidRPr="003E5332">
        <w:rPr>
          <w:rFonts w:cs="Times New Roman"/>
          <w:i/>
          <w:iCs/>
        </w:rPr>
        <w:t>Journal of Aggression, Maltreatment &amp; Trauma</w:t>
      </w:r>
      <w:r w:rsidRPr="003E5332">
        <w:rPr>
          <w:rFonts w:cs="Times New Roman"/>
        </w:rPr>
        <w:t xml:space="preserve">, </w:t>
      </w:r>
      <w:r w:rsidRPr="003E5332">
        <w:rPr>
          <w:rFonts w:cs="Times New Roman"/>
          <w:i/>
          <w:iCs/>
        </w:rPr>
        <w:t>20</w:t>
      </w:r>
      <w:r w:rsidRPr="003E5332">
        <w:rPr>
          <w:rFonts w:cs="Times New Roman"/>
        </w:rPr>
        <w:t>(1), 20–39. https://doi.org/10.1080/10926771.2011.537740</w:t>
      </w:r>
    </w:p>
    <w:p w14:paraId="4C86CDE8" w14:textId="77777777" w:rsidR="003E5332" w:rsidRPr="003E5332" w:rsidRDefault="003E5332" w:rsidP="00817CB8">
      <w:pPr>
        <w:pStyle w:val="Bibliography"/>
        <w:ind w:left="720" w:hanging="720"/>
        <w:rPr>
          <w:rFonts w:cs="Times New Roman"/>
        </w:rPr>
      </w:pPr>
      <w:r w:rsidRPr="003E5332">
        <w:rPr>
          <w:rFonts w:cs="Times New Roman"/>
        </w:rPr>
        <w:t xml:space="preserve">Day, H. D., St. Clair, S. A., &amp; Marshall, D. D. (1997). Do people who marry really have the same level of differentiation of self? </w:t>
      </w:r>
      <w:r w:rsidRPr="003E5332">
        <w:rPr>
          <w:rFonts w:cs="Times New Roman"/>
          <w:i/>
          <w:iCs/>
        </w:rPr>
        <w:t>Journal of Family Psychology</w:t>
      </w:r>
      <w:r w:rsidRPr="003E5332">
        <w:rPr>
          <w:rFonts w:cs="Times New Roman"/>
        </w:rPr>
        <w:t xml:space="preserve">, </w:t>
      </w:r>
      <w:r w:rsidRPr="003E5332">
        <w:rPr>
          <w:rFonts w:cs="Times New Roman"/>
          <w:i/>
          <w:iCs/>
        </w:rPr>
        <w:t>11</w:t>
      </w:r>
      <w:r w:rsidRPr="003E5332">
        <w:rPr>
          <w:rFonts w:cs="Times New Roman"/>
        </w:rPr>
        <w:t>(1), 131–135. https://doi.org/10.1037/0893-3200.11.1.131</w:t>
      </w:r>
    </w:p>
    <w:p w14:paraId="6A960C2E" w14:textId="77777777" w:rsidR="003E5332" w:rsidRPr="003E5332" w:rsidRDefault="003E5332" w:rsidP="00817CB8">
      <w:pPr>
        <w:pStyle w:val="Bibliography"/>
        <w:ind w:left="720" w:hanging="720"/>
        <w:rPr>
          <w:rFonts w:cs="Times New Roman"/>
        </w:rPr>
      </w:pPr>
      <w:r w:rsidRPr="003E5332">
        <w:rPr>
          <w:rFonts w:cs="Times New Roman"/>
        </w:rPr>
        <w:lastRenderedPageBreak/>
        <w:t xml:space="preserve">Dell’Isola, R., Durtschi, J., &amp; Morgan, P. (2019). Underlying Mechanisms Explaining the Link between Differentiation and Romantic Relationship Outcomes. </w:t>
      </w:r>
      <w:r w:rsidRPr="003E5332">
        <w:rPr>
          <w:rFonts w:cs="Times New Roman"/>
          <w:i/>
          <w:iCs/>
        </w:rPr>
        <w:t>The American Journal of Family Therapy</w:t>
      </w:r>
      <w:r w:rsidRPr="003E5332">
        <w:rPr>
          <w:rFonts w:cs="Times New Roman"/>
        </w:rPr>
        <w:t xml:space="preserve">, </w:t>
      </w:r>
      <w:r w:rsidRPr="003E5332">
        <w:rPr>
          <w:rFonts w:cs="Times New Roman"/>
          <w:i/>
          <w:iCs/>
        </w:rPr>
        <w:t>47</w:t>
      </w:r>
      <w:r w:rsidRPr="003E5332">
        <w:rPr>
          <w:rFonts w:cs="Times New Roman"/>
        </w:rPr>
        <w:t>(5), 293–310. https://doi.org/10.1080/01926187.2019.1655814</w:t>
      </w:r>
    </w:p>
    <w:p w14:paraId="195E24D1" w14:textId="77777777" w:rsidR="003E5332" w:rsidRPr="003E5332" w:rsidRDefault="003E5332" w:rsidP="00817CB8">
      <w:pPr>
        <w:pStyle w:val="Bibliography"/>
        <w:ind w:left="720" w:hanging="720"/>
        <w:rPr>
          <w:rFonts w:cs="Times New Roman"/>
        </w:rPr>
      </w:pPr>
      <w:r w:rsidRPr="003E5332">
        <w:rPr>
          <w:rFonts w:cs="Times New Roman"/>
        </w:rPr>
        <w:t xml:space="preserve">Dion, J., Gervais, J., Bigras, N., Blackburn, M.-E., &amp; Godbout, N. (2019). A Longitudinal Study of the Mediating Role of Romantic Attachment in the Relation Between Child Maltreatment and Psychological Adaptation in Emerging Adults. </w:t>
      </w:r>
      <w:r w:rsidRPr="003E5332">
        <w:rPr>
          <w:rFonts w:cs="Times New Roman"/>
          <w:i/>
          <w:iCs/>
        </w:rPr>
        <w:t>Journal of Youth and Adolescence</w:t>
      </w:r>
      <w:r w:rsidRPr="003E5332">
        <w:rPr>
          <w:rFonts w:cs="Times New Roman"/>
        </w:rPr>
        <w:t xml:space="preserve">, </w:t>
      </w:r>
      <w:r w:rsidRPr="003E5332">
        <w:rPr>
          <w:rFonts w:cs="Times New Roman"/>
          <w:i/>
          <w:iCs/>
        </w:rPr>
        <w:t>48</w:t>
      </w:r>
      <w:r w:rsidRPr="003E5332">
        <w:rPr>
          <w:rFonts w:cs="Times New Roman"/>
        </w:rPr>
        <w:t>(12), 2391–2402. https://doi.org/10.1007/s10964-019-01073-4</w:t>
      </w:r>
    </w:p>
    <w:p w14:paraId="4BB7332D" w14:textId="77777777" w:rsidR="003E5332" w:rsidRPr="003E5332" w:rsidRDefault="003E5332" w:rsidP="00817CB8">
      <w:pPr>
        <w:pStyle w:val="Bibliography"/>
        <w:ind w:left="720" w:hanging="720"/>
        <w:rPr>
          <w:rFonts w:cs="Times New Roman"/>
        </w:rPr>
      </w:pPr>
      <w:r w:rsidRPr="003E5332">
        <w:rPr>
          <w:rFonts w:cs="Times New Roman"/>
        </w:rPr>
        <w:t xml:space="preserve">Donato, S., Parise, M., Pagani, A. F., Bertoni, A., &amp; Iafrate, R. (2014). Demand-withdraw, Couple Satisfaction and Relationship Duration. </w:t>
      </w:r>
      <w:r w:rsidRPr="003E5332">
        <w:rPr>
          <w:rFonts w:cs="Times New Roman"/>
          <w:i/>
          <w:iCs/>
        </w:rPr>
        <w:t>Procedia - Social and Behavioral Sciences</w:t>
      </w:r>
      <w:r w:rsidRPr="003E5332">
        <w:rPr>
          <w:rFonts w:cs="Times New Roman"/>
        </w:rPr>
        <w:t xml:space="preserve">, </w:t>
      </w:r>
      <w:r w:rsidRPr="003E5332">
        <w:rPr>
          <w:rFonts w:cs="Times New Roman"/>
          <w:i/>
          <w:iCs/>
        </w:rPr>
        <w:t>140</w:t>
      </w:r>
      <w:r w:rsidRPr="003E5332">
        <w:rPr>
          <w:rFonts w:cs="Times New Roman"/>
        </w:rPr>
        <w:t>, 200–206. https://doi.org/10.1016/j.sbspro.2014.04.410</w:t>
      </w:r>
    </w:p>
    <w:p w14:paraId="4E33299A" w14:textId="77777777" w:rsidR="003E5332" w:rsidRPr="003E5332" w:rsidRDefault="003E5332" w:rsidP="00817CB8">
      <w:pPr>
        <w:pStyle w:val="Bibliography"/>
        <w:ind w:left="720" w:hanging="720"/>
        <w:rPr>
          <w:rFonts w:cs="Times New Roman"/>
        </w:rPr>
      </w:pPr>
      <w:r w:rsidRPr="003E5332">
        <w:rPr>
          <w:rFonts w:cs="Times New Roman"/>
        </w:rPr>
        <w:t xml:space="preserve">Dube, S. R., Felitti, V. J., Dong, M., Chapman, D. P., Giles, W. H., &amp; Anda, R. F. (2003). Childhood Abuse, Neglect, and Household Dysfunction and the Risk of Illicit Drug Use: The Adverse Childhood Experiences Study. </w:t>
      </w:r>
      <w:r w:rsidRPr="003E5332">
        <w:rPr>
          <w:rFonts w:cs="Times New Roman"/>
          <w:i/>
          <w:iCs/>
        </w:rPr>
        <w:t>Pediatrics</w:t>
      </w:r>
      <w:r w:rsidRPr="003E5332">
        <w:rPr>
          <w:rFonts w:cs="Times New Roman"/>
        </w:rPr>
        <w:t xml:space="preserve">, </w:t>
      </w:r>
      <w:r w:rsidRPr="003E5332">
        <w:rPr>
          <w:rFonts w:cs="Times New Roman"/>
          <w:i/>
          <w:iCs/>
        </w:rPr>
        <w:t>111</w:t>
      </w:r>
      <w:r w:rsidRPr="003E5332">
        <w:rPr>
          <w:rFonts w:cs="Times New Roman"/>
        </w:rPr>
        <w:t>(3), 564–572. https://doi.org/10.1542/peds.111.3.564</w:t>
      </w:r>
    </w:p>
    <w:p w14:paraId="1BCFD423" w14:textId="77777777" w:rsidR="003E5332" w:rsidRPr="003E5332" w:rsidRDefault="003E5332" w:rsidP="00817CB8">
      <w:pPr>
        <w:pStyle w:val="Bibliography"/>
        <w:ind w:left="720" w:hanging="720"/>
        <w:rPr>
          <w:rFonts w:cs="Times New Roman"/>
        </w:rPr>
      </w:pPr>
      <w:r w:rsidRPr="003E5332">
        <w:rPr>
          <w:rFonts w:cs="Times New Roman"/>
        </w:rPr>
        <w:t xml:space="preserve">Dube, S. R., Felitti, V. J., Dong, M., Giles, W. H., &amp; Anda, R. F. (2003). The impact of adverse childhood experiences on health problems: Evidence from four birth cohorts dating back to 1900. </w:t>
      </w:r>
      <w:r w:rsidRPr="003E5332">
        <w:rPr>
          <w:rFonts w:cs="Times New Roman"/>
          <w:i/>
          <w:iCs/>
        </w:rPr>
        <w:t>Preventive Medicine</w:t>
      </w:r>
      <w:r w:rsidRPr="003E5332">
        <w:rPr>
          <w:rFonts w:cs="Times New Roman"/>
        </w:rPr>
        <w:t xml:space="preserve">, </w:t>
      </w:r>
      <w:r w:rsidRPr="003E5332">
        <w:rPr>
          <w:rFonts w:cs="Times New Roman"/>
          <w:i/>
          <w:iCs/>
        </w:rPr>
        <w:t>37</w:t>
      </w:r>
      <w:r w:rsidRPr="003E5332">
        <w:rPr>
          <w:rFonts w:cs="Times New Roman"/>
        </w:rPr>
        <w:t>(3), 268–277. https://doi.org/10.1016/S0091-7435(03)00123-3</w:t>
      </w:r>
    </w:p>
    <w:p w14:paraId="0F09F85E" w14:textId="77777777" w:rsidR="003E5332" w:rsidRPr="003E5332" w:rsidRDefault="003E5332" w:rsidP="00817CB8">
      <w:pPr>
        <w:pStyle w:val="Bibliography"/>
        <w:ind w:left="720" w:hanging="720"/>
        <w:rPr>
          <w:rFonts w:cs="Times New Roman"/>
        </w:rPr>
      </w:pPr>
      <w:r w:rsidRPr="003E5332">
        <w:rPr>
          <w:rFonts w:cs="Times New Roman"/>
        </w:rPr>
        <w:lastRenderedPageBreak/>
        <w:t xml:space="preserve">Edwards, V. J., Holden, G. W., Felitti, V. J., &amp; Anda, R. F. (2003). Relationship Between Multiple Forms of Childhood Maltreatment and Adult Mental Health in Community Respondents: Results From the Adverse Childhood Experiences Study. </w:t>
      </w:r>
      <w:r w:rsidRPr="003E5332">
        <w:rPr>
          <w:rFonts w:cs="Times New Roman"/>
          <w:i/>
          <w:iCs/>
        </w:rPr>
        <w:t>American Journal of Psychiatry</w:t>
      </w:r>
      <w:r w:rsidRPr="003E5332">
        <w:rPr>
          <w:rFonts w:cs="Times New Roman"/>
        </w:rPr>
        <w:t xml:space="preserve">, </w:t>
      </w:r>
      <w:r w:rsidRPr="003E5332">
        <w:rPr>
          <w:rFonts w:cs="Times New Roman"/>
          <w:i/>
          <w:iCs/>
        </w:rPr>
        <w:t>160</w:t>
      </w:r>
      <w:r w:rsidRPr="003E5332">
        <w:rPr>
          <w:rFonts w:cs="Times New Roman"/>
        </w:rPr>
        <w:t>(8), 1453–1460. https://doi.org/10.1176/appi.ajp.160.8.1453</w:t>
      </w:r>
    </w:p>
    <w:p w14:paraId="0C89E3BA" w14:textId="77777777" w:rsidR="003E5332" w:rsidRPr="003E5332" w:rsidRDefault="003E5332" w:rsidP="00817CB8">
      <w:pPr>
        <w:pStyle w:val="Bibliography"/>
        <w:ind w:left="720" w:hanging="720"/>
        <w:rPr>
          <w:rFonts w:cs="Times New Roman"/>
        </w:rPr>
      </w:pPr>
      <w:r w:rsidRPr="003E5332">
        <w:rPr>
          <w:rFonts w:cs="Times New Roman"/>
        </w:rPr>
        <w:t xml:space="preserve">Eldridge, K. A., &amp; Baucom, B. (2012). Demand–Withdraw Communication in Couples. In P. Noller &amp; G. C. Karantzas (Eds.), </w:t>
      </w:r>
      <w:r w:rsidRPr="003E5332">
        <w:rPr>
          <w:rFonts w:cs="Times New Roman"/>
          <w:i/>
          <w:iCs/>
        </w:rPr>
        <w:t>The Wiley‐Blackwell Handbook of Couples and Family Relationships</w:t>
      </w:r>
      <w:r w:rsidRPr="003E5332">
        <w:rPr>
          <w:rFonts w:cs="Times New Roman"/>
        </w:rPr>
        <w:t xml:space="preserve"> (1st ed., pp. 144–158). Wiley. https://doi.org/10.1002/9781444354119.ch10</w:t>
      </w:r>
    </w:p>
    <w:p w14:paraId="20F2052E" w14:textId="77777777" w:rsidR="003E5332" w:rsidRPr="003E5332" w:rsidRDefault="003E5332" w:rsidP="00817CB8">
      <w:pPr>
        <w:pStyle w:val="Bibliography"/>
        <w:ind w:left="720" w:hanging="720"/>
        <w:rPr>
          <w:rFonts w:cs="Times New Roman"/>
        </w:rPr>
      </w:pPr>
      <w:r w:rsidRPr="003E5332">
        <w:rPr>
          <w:rFonts w:cs="Times New Roman"/>
        </w:rPr>
        <w:t xml:space="preserve">Eldridge, K. A., Sevier, M., Jones, J., Atkins, D. C., &amp; Christensen, A. (2007). Demand-withdraw communication in severely distressed, moderately distressed, and nondistressed couples: Rigidity and polarity during relationship and personal problem discussions. </w:t>
      </w:r>
      <w:r w:rsidRPr="003E5332">
        <w:rPr>
          <w:rFonts w:cs="Times New Roman"/>
          <w:i/>
          <w:iCs/>
        </w:rPr>
        <w:t>Journal of Family Psychology</w:t>
      </w:r>
      <w:r w:rsidRPr="003E5332">
        <w:rPr>
          <w:rFonts w:cs="Times New Roman"/>
        </w:rPr>
        <w:t xml:space="preserve">, </w:t>
      </w:r>
      <w:r w:rsidRPr="003E5332">
        <w:rPr>
          <w:rFonts w:cs="Times New Roman"/>
          <w:i/>
          <w:iCs/>
        </w:rPr>
        <w:t>21</w:t>
      </w:r>
      <w:r w:rsidRPr="003E5332">
        <w:rPr>
          <w:rFonts w:cs="Times New Roman"/>
        </w:rPr>
        <w:t>(2), 218–226. https://doi.org/10.1037/0893-3200.21.2.218</w:t>
      </w:r>
    </w:p>
    <w:p w14:paraId="7FBD686F" w14:textId="77777777" w:rsidR="003E5332" w:rsidRPr="003E5332" w:rsidRDefault="003E5332" w:rsidP="00817CB8">
      <w:pPr>
        <w:pStyle w:val="Bibliography"/>
        <w:ind w:left="720" w:hanging="720"/>
        <w:rPr>
          <w:rFonts w:cs="Times New Roman"/>
        </w:rPr>
      </w:pPr>
      <w:r w:rsidRPr="003E5332">
        <w:rPr>
          <w:rFonts w:cs="Times New Roman"/>
        </w:rPr>
        <w:t xml:space="preserve">Felitti, V. J., Anda, R. F., Nordenberg, D., Williamson, D. F., Spitz, A. M., Edwards, V., Koss, M. P., &amp; Marks, J. S. (1998). Relationship of Childhood Abuse and Household Dysfunction to Many of the Leading Causes of Death in Adults. </w:t>
      </w:r>
      <w:r w:rsidRPr="003E5332">
        <w:rPr>
          <w:rFonts w:cs="Times New Roman"/>
          <w:i/>
          <w:iCs/>
        </w:rPr>
        <w:t>American Journal of Preventive Medicine</w:t>
      </w:r>
      <w:r w:rsidRPr="003E5332">
        <w:rPr>
          <w:rFonts w:cs="Times New Roman"/>
        </w:rPr>
        <w:t xml:space="preserve">, </w:t>
      </w:r>
      <w:r w:rsidRPr="003E5332">
        <w:rPr>
          <w:rFonts w:cs="Times New Roman"/>
          <w:i/>
          <w:iCs/>
        </w:rPr>
        <w:t>14</w:t>
      </w:r>
      <w:r w:rsidRPr="003E5332">
        <w:rPr>
          <w:rFonts w:cs="Times New Roman"/>
        </w:rPr>
        <w:t>(4), 245–258. https://doi.org/10.1016/S0749-3797(98)00017-8</w:t>
      </w:r>
    </w:p>
    <w:p w14:paraId="205C6968" w14:textId="77777777" w:rsidR="003E5332" w:rsidRPr="003E5332" w:rsidRDefault="003E5332" w:rsidP="00817CB8">
      <w:pPr>
        <w:pStyle w:val="Bibliography"/>
        <w:ind w:left="720" w:hanging="720"/>
        <w:rPr>
          <w:rFonts w:cs="Times New Roman"/>
        </w:rPr>
      </w:pPr>
      <w:r w:rsidRPr="003E5332">
        <w:rPr>
          <w:rFonts w:cs="Times New Roman"/>
        </w:rPr>
        <w:t xml:space="preserve">Ferreira, L. C., Narciso, I., Novo, R. F., &amp; Pereira, C. R. (2016). Partners’ Similarity in Differentiation of Self is Associated With Higher Sexual Desire: A Quantitative </w:t>
      </w:r>
      <w:r w:rsidRPr="003E5332">
        <w:rPr>
          <w:rFonts w:cs="Times New Roman"/>
        </w:rPr>
        <w:lastRenderedPageBreak/>
        <w:t xml:space="preserve">Dyadic Study. </w:t>
      </w:r>
      <w:r w:rsidRPr="003E5332">
        <w:rPr>
          <w:rFonts w:cs="Times New Roman"/>
          <w:i/>
          <w:iCs/>
        </w:rPr>
        <w:t>Journal of Sex &amp; Marital Therapy</w:t>
      </w:r>
      <w:r w:rsidRPr="003E5332">
        <w:rPr>
          <w:rFonts w:cs="Times New Roman"/>
        </w:rPr>
        <w:t xml:space="preserve">, </w:t>
      </w:r>
      <w:r w:rsidRPr="003E5332">
        <w:rPr>
          <w:rFonts w:cs="Times New Roman"/>
          <w:i/>
          <w:iCs/>
        </w:rPr>
        <w:t>42</w:t>
      </w:r>
      <w:r w:rsidRPr="003E5332">
        <w:rPr>
          <w:rFonts w:cs="Times New Roman"/>
        </w:rPr>
        <w:t>(7), 635–647. https://doi.org/10.1080/0092623X.2015.1113584</w:t>
      </w:r>
    </w:p>
    <w:p w14:paraId="144470A8" w14:textId="77777777" w:rsidR="003E5332" w:rsidRPr="003E5332" w:rsidRDefault="003E5332" w:rsidP="00817CB8">
      <w:pPr>
        <w:pStyle w:val="Bibliography"/>
        <w:ind w:left="720" w:hanging="720"/>
        <w:rPr>
          <w:rFonts w:cs="Times New Roman"/>
        </w:rPr>
      </w:pPr>
      <w:r w:rsidRPr="003E5332">
        <w:rPr>
          <w:rFonts w:cs="Times New Roman"/>
        </w:rPr>
        <w:t xml:space="preserve">Finzi-Dottan, R. (2023). The Role of Fear of Intimacy as Mediator between Self-Differentiation and Marital Relationship Satisfaction: A Dyadic Model. </w:t>
      </w:r>
      <w:r w:rsidRPr="003E5332">
        <w:rPr>
          <w:rFonts w:cs="Times New Roman"/>
          <w:i/>
          <w:iCs/>
        </w:rPr>
        <w:t>The Family Journal</w:t>
      </w:r>
      <w:r w:rsidRPr="003E5332">
        <w:rPr>
          <w:rFonts w:cs="Times New Roman"/>
        </w:rPr>
        <w:t xml:space="preserve">, </w:t>
      </w:r>
      <w:r w:rsidRPr="003E5332">
        <w:rPr>
          <w:rFonts w:cs="Times New Roman"/>
          <w:i/>
          <w:iCs/>
        </w:rPr>
        <w:t>31</w:t>
      </w:r>
      <w:r w:rsidRPr="003E5332">
        <w:rPr>
          <w:rFonts w:cs="Times New Roman"/>
        </w:rPr>
        <w:t>(3), 392–398. https://doi.org/10.1177/10664807231163254</w:t>
      </w:r>
    </w:p>
    <w:p w14:paraId="20A2A783" w14:textId="77777777" w:rsidR="003E5332" w:rsidRPr="003E5332" w:rsidRDefault="003E5332" w:rsidP="00817CB8">
      <w:pPr>
        <w:pStyle w:val="Bibliography"/>
        <w:ind w:left="720" w:hanging="720"/>
        <w:rPr>
          <w:rFonts w:cs="Times New Roman"/>
        </w:rPr>
      </w:pPr>
      <w:r w:rsidRPr="003E5332">
        <w:rPr>
          <w:rFonts w:cs="Times New Roman"/>
        </w:rPr>
        <w:t xml:space="preserve">Fitzgerald, M. (2021). Developmental Pathways from Childhood Maltreatment to Young Adult Romantic Relationship Functioning. </w:t>
      </w:r>
      <w:r w:rsidRPr="003E5332">
        <w:rPr>
          <w:rFonts w:cs="Times New Roman"/>
          <w:i/>
          <w:iCs/>
        </w:rPr>
        <w:t>Journal of Trauma &amp; Dissociation</w:t>
      </w:r>
      <w:r w:rsidRPr="003E5332">
        <w:rPr>
          <w:rFonts w:cs="Times New Roman"/>
        </w:rPr>
        <w:t xml:space="preserve">, </w:t>
      </w:r>
      <w:r w:rsidRPr="003E5332">
        <w:rPr>
          <w:rFonts w:cs="Times New Roman"/>
          <w:i/>
          <w:iCs/>
        </w:rPr>
        <w:t>22</w:t>
      </w:r>
      <w:r w:rsidRPr="003E5332">
        <w:rPr>
          <w:rFonts w:cs="Times New Roman"/>
        </w:rPr>
        <w:t>(5), 581–597. https://doi.org/10.1080/15299732.2020.1869653</w:t>
      </w:r>
    </w:p>
    <w:p w14:paraId="1B011533" w14:textId="77777777" w:rsidR="003E5332" w:rsidRPr="003E5332" w:rsidRDefault="003E5332" w:rsidP="00817CB8">
      <w:pPr>
        <w:pStyle w:val="Bibliography"/>
        <w:ind w:left="720" w:hanging="720"/>
        <w:rPr>
          <w:rFonts w:cs="Times New Roman"/>
        </w:rPr>
      </w:pPr>
      <w:r w:rsidRPr="003E5332">
        <w:rPr>
          <w:rFonts w:cs="Times New Roman"/>
        </w:rPr>
        <w:t xml:space="preserve">Fitzgerald, M., Berthiaume, K., &amp; Schuler, J. (2023). Pathways from childhood maltreatment to the quality of adult intimate relationships: Inquiry into mindfulness, posttraumatic stress symptoms, and attributions. </w:t>
      </w:r>
      <w:r w:rsidRPr="003E5332">
        <w:rPr>
          <w:rFonts w:cs="Times New Roman"/>
          <w:i/>
          <w:iCs/>
        </w:rPr>
        <w:t>Traumatology</w:t>
      </w:r>
      <w:r w:rsidRPr="003E5332">
        <w:rPr>
          <w:rFonts w:cs="Times New Roman"/>
        </w:rPr>
        <w:t>. https://doi.org/10.1037/trm0000447</w:t>
      </w:r>
    </w:p>
    <w:p w14:paraId="1396F961" w14:textId="77777777" w:rsidR="003E5332" w:rsidRPr="003E5332" w:rsidRDefault="003E5332" w:rsidP="00817CB8">
      <w:pPr>
        <w:pStyle w:val="Bibliography"/>
        <w:ind w:left="720" w:hanging="720"/>
        <w:rPr>
          <w:rFonts w:cs="Times New Roman"/>
        </w:rPr>
      </w:pPr>
      <w:r w:rsidRPr="003E5332">
        <w:rPr>
          <w:rFonts w:cs="Times New Roman"/>
        </w:rPr>
        <w:t xml:space="preserve">Fournier, B., Brassard, A., &amp; Shaver, P. R. (2011). Adult Attachment and Male Aggression in Couple Relationships: The Demand-Withdraw Communication Pattern and Relationship Satisfaction as Mediators. </w:t>
      </w:r>
      <w:r w:rsidRPr="003E5332">
        <w:rPr>
          <w:rFonts w:cs="Times New Roman"/>
          <w:i/>
          <w:iCs/>
        </w:rPr>
        <w:t>Journal of Interpersonal Violence</w:t>
      </w:r>
      <w:r w:rsidRPr="003E5332">
        <w:rPr>
          <w:rFonts w:cs="Times New Roman"/>
        </w:rPr>
        <w:t xml:space="preserve">, </w:t>
      </w:r>
      <w:r w:rsidRPr="003E5332">
        <w:rPr>
          <w:rFonts w:cs="Times New Roman"/>
          <w:i/>
          <w:iCs/>
        </w:rPr>
        <w:t>26</w:t>
      </w:r>
      <w:r w:rsidRPr="003E5332">
        <w:rPr>
          <w:rFonts w:cs="Times New Roman"/>
        </w:rPr>
        <w:t>(10), 1982–2003. https://doi.org/10.1177/0886260510372930</w:t>
      </w:r>
    </w:p>
    <w:p w14:paraId="21E9CC64" w14:textId="77777777" w:rsidR="003E5332" w:rsidRPr="003E5332" w:rsidRDefault="003E5332" w:rsidP="00817CB8">
      <w:pPr>
        <w:pStyle w:val="Bibliography"/>
        <w:ind w:left="720" w:hanging="720"/>
        <w:rPr>
          <w:rFonts w:cs="Times New Roman"/>
        </w:rPr>
      </w:pPr>
      <w:r w:rsidRPr="003E5332">
        <w:rPr>
          <w:rFonts w:cs="Times New Roman"/>
        </w:rPr>
        <w:t xml:space="preserve">Friestad, C., Åse-Bente, R., &amp; Kjelsberg, E. (2014). Adverse childhood experiences among women prisoners: Relationships to suicide attempts and drug abuse. </w:t>
      </w:r>
      <w:r w:rsidRPr="003E5332">
        <w:rPr>
          <w:rFonts w:cs="Times New Roman"/>
          <w:i/>
          <w:iCs/>
        </w:rPr>
        <w:t>International Journal of Social Psychiatry</w:t>
      </w:r>
      <w:r w:rsidRPr="003E5332">
        <w:rPr>
          <w:rFonts w:cs="Times New Roman"/>
        </w:rPr>
        <w:t xml:space="preserve">, </w:t>
      </w:r>
      <w:r w:rsidRPr="003E5332">
        <w:rPr>
          <w:rFonts w:cs="Times New Roman"/>
          <w:i/>
          <w:iCs/>
        </w:rPr>
        <w:t>60</w:t>
      </w:r>
      <w:r w:rsidRPr="003E5332">
        <w:rPr>
          <w:rFonts w:cs="Times New Roman"/>
        </w:rPr>
        <w:t>(1), 40–46. https://doi.org/10.1177/0020764012461235</w:t>
      </w:r>
    </w:p>
    <w:p w14:paraId="2152DD1D" w14:textId="77777777" w:rsidR="003E5332" w:rsidRPr="003E5332" w:rsidRDefault="003E5332" w:rsidP="00817CB8">
      <w:pPr>
        <w:pStyle w:val="Bibliography"/>
        <w:ind w:left="720" w:hanging="720"/>
        <w:rPr>
          <w:rFonts w:cs="Times New Roman"/>
        </w:rPr>
      </w:pPr>
      <w:r w:rsidRPr="003E5332">
        <w:rPr>
          <w:rFonts w:cs="Times New Roman"/>
        </w:rPr>
        <w:lastRenderedPageBreak/>
        <w:t xml:space="preserve">Gosselin, C., Daspe, M., Brassard, A., Lussier, Y., &amp; Vaillancourt‐Morel, M. (2024). Attachment as an intermediary variable between childhood maltreatment and perceived partner responsiveness in adolescents and young adults. </w:t>
      </w:r>
      <w:r w:rsidRPr="003E5332">
        <w:rPr>
          <w:rFonts w:cs="Times New Roman"/>
          <w:i/>
          <w:iCs/>
        </w:rPr>
        <w:t>Journal of Marital and Family Therapy</w:t>
      </w:r>
      <w:r w:rsidRPr="003E5332">
        <w:rPr>
          <w:rFonts w:cs="Times New Roman"/>
        </w:rPr>
        <w:t xml:space="preserve">, </w:t>
      </w:r>
      <w:r w:rsidRPr="003E5332">
        <w:rPr>
          <w:rFonts w:cs="Times New Roman"/>
          <w:i/>
          <w:iCs/>
        </w:rPr>
        <w:t>50</w:t>
      </w:r>
      <w:r w:rsidRPr="003E5332">
        <w:rPr>
          <w:rFonts w:cs="Times New Roman"/>
        </w:rPr>
        <w:t>(2), 434–452. https://doi.org/10.1111/jmft.12688</w:t>
      </w:r>
    </w:p>
    <w:p w14:paraId="02F971A3" w14:textId="77777777" w:rsidR="003E5332" w:rsidRPr="003E5332" w:rsidRDefault="003E5332" w:rsidP="00817CB8">
      <w:pPr>
        <w:pStyle w:val="Bibliography"/>
        <w:ind w:left="720" w:hanging="720"/>
        <w:rPr>
          <w:rFonts w:cs="Times New Roman"/>
        </w:rPr>
      </w:pPr>
      <w:r w:rsidRPr="003E5332">
        <w:rPr>
          <w:rFonts w:cs="Times New Roman"/>
        </w:rPr>
        <w:t xml:space="preserve">Guo, X., Huang, J., &amp; Yang, Y. (2022). The Association between Differentiation of Self and Life Satisfaction among Chinese Emerging Adults: The Mediating Effect of Hope and Coping Strategies and the Moderating Effect of Child Maltreatment History. </w:t>
      </w:r>
      <w:r w:rsidRPr="003E5332">
        <w:rPr>
          <w:rFonts w:cs="Times New Roman"/>
          <w:i/>
          <w:iCs/>
        </w:rPr>
        <w:t>International Journal of Environmental Research and Public Health</w:t>
      </w:r>
      <w:r w:rsidRPr="003E5332">
        <w:rPr>
          <w:rFonts w:cs="Times New Roman"/>
        </w:rPr>
        <w:t xml:space="preserve">, </w:t>
      </w:r>
      <w:r w:rsidRPr="003E5332">
        <w:rPr>
          <w:rFonts w:cs="Times New Roman"/>
          <w:i/>
          <w:iCs/>
        </w:rPr>
        <w:t>19</w:t>
      </w:r>
      <w:r w:rsidRPr="003E5332">
        <w:rPr>
          <w:rFonts w:cs="Times New Roman"/>
        </w:rPr>
        <w:t>(12), 7106. https://doi.org/10.3390/ijerph19127106</w:t>
      </w:r>
    </w:p>
    <w:p w14:paraId="3689345C" w14:textId="77777777" w:rsidR="003E5332" w:rsidRPr="003E5332" w:rsidRDefault="003E5332" w:rsidP="00817CB8">
      <w:pPr>
        <w:pStyle w:val="Bibliography"/>
        <w:ind w:left="720" w:hanging="720"/>
        <w:rPr>
          <w:rFonts w:cs="Times New Roman"/>
        </w:rPr>
      </w:pPr>
      <w:r w:rsidRPr="003E5332">
        <w:rPr>
          <w:rFonts w:cs="Times New Roman"/>
        </w:rPr>
        <w:t xml:space="preserve">Halevi, E., &amp; Idisis, Y. (2018). Who helps the helper? Differentiation of self as an indicator for resisting vicarious traumatization. </w:t>
      </w:r>
      <w:r w:rsidRPr="003E5332">
        <w:rPr>
          <w:rFonts w:cs="Times New Roman"/>
          <w:i/>
          <w:iCs/>
        </w:rPr>
        <w:t>Psychological Trauma: Theory, Research, Practice, and Policy</w:t>
      </w:r>
      <w:r w:rsidRPr="003E5332">
        <w:rPr>
          <w:rFonts w:cs="Times New Roman"/>
        </w:rPr>
        <w:t xml:space="preserve">, </w:t>
      </w:r>
      <w:r w:rsidRPr="003E5332">
        <w:rPr>
          <w:rFonts w:cs="Times New Roman"/>
          <w:i/>
          <w:iCs/>
        </w:rPr>
        <w:t>10</w:t>
      </w:r>
      <w:r w:rsidRPr="003E5332">
        <w:rPr>
          <w:rFonts w:cs="Times New Roman"/>
        </w:rPr>
        <w:t>(6), 698–705. https://doi.org/10.1037/tra0000318</w:t>
      </w:r>
    </w:p>
    <w:p w14:paraId="48AA8577" w14:textId="77777777" w:rsidR="003E5332" w:rsidRPr="003E5332" w:rsidRDefault="003E5332" w:rsidP="00817CB8">
      <w:pPr>
        <w:pStyle w:val="Bibliography"/>
        <w:ind w:left="720" w:hanging="720"/>
        <w:rPr>
          <w:rFonts w:cs="Times New Roman"/>
        </w:rPr>
      </w:pPr>
      <w:r w:rsidRPr="003E5332">
        <w:rPr>
          <w:rFonts w:cs="Times New Roman"/>
        </w:rPr>
        <w:t xml:space="preserve">Hamai, T. A., &amp; Felitti, V. J. (2022). Adverse Childhood Experiences: Past, Present, and Future. In R. Geffner, J. W. White, L. K. Hamberger, A. Rosenbaum, V. Vaughan-Eden, &amp; V. I. Vieth (Eds.), </w:t>
      </w:r>
      <w:r w:rsidRPr="003E5332">
        <w:rPr>
          <w:rFonts w:cs="Times New Roman"/>
          <w:i/>
          <w:iCs/>
        </w:rPr>
        <w:t>Handbook of Interpersonal Violence and Abuse Across the Lifespan</w:t>
      </w:r>
      <w:r w:rsidRPr="003E5332">
        <w:rPr>
          <w:rFonts w:cs="Times New Roman"/>
        </w:rPr>
        <w:t xml:space="preserve"> (pp. 97–120). Springer International Publishing. https://doi.org/10.1007/978-3-319-89999-2_305</w:t>
      </w:r>
    </w:p>
    <w:p w14:paraId="50CF011E" w14:textId="77777777" w:rsidR="003E5332" w:rsidRPr="003E5332" w:rsidRDefault="003E5332" w:rsidP="00817CB8">
      <w:pPr>
        <w:pStyle w:val="Bibliography"/>
        <w:ind w:left="720" w:hanging="720"/>
        <w:rPr>
          <w:rFonts w:cs="Times New Roman"/>
        </w:rPr>
      </w:pPr>
      <w:r w:rsidRPr="003E5332">
        <w:rPr>
          <w:rFonts w:cs="Times New Roman"/>
        </w:rPr>
        <w:t xml:space="preserve">Handley, V. A., Bradshaw, S. D., Milstead, K. A., &amp; Bean, R. A. (2019). Exploring Similarity and Stability of Differentiation in Relationships: A Dyadic Study of </w:t>
      </w:r>
      <w:r w:rsidRPr="003E5332">
        <w:rPr>
          <w:rFonts w:cs="Times New Roman"/>
        </w:rPr>
        <w:lastRenderedPageBreak/>
        <w:t xml:space="preserve">Bowen’s Theory. </w:t>
      </w:r>
      <w:r w:rsidRPr="003E5332">
        <w:rPr>
          <w:rFonts w:cs="Times New Roman"/>
          <w:i/>
          <w:iCs/>
        </w:rPr>
        <w:t>Journal of Marital and Family Therapy</w:t>
      </w:r>
      <w:r w:rsidRPr="003E5332">
        <w:rPr>
          <w:rFonts w:cs="Times New Roman"/>
        </w:rPr>
        <w:t xml:space="preserve">, </w:t>
      </w:r>
      <w:r w:rsidRPr="003E5332">
        <w:rPr>
          <w:rFonts w:cs="Times New Roman"/>
          <w:i/>
          <w:iCs/>
        </w:rPr>
        <w:t>45</w:t>
      </w:r>
      <w:r w:rsidRPr="003E5332">
        <w:rPr>
          <w:rFonts w:cs="Times New Roman"/>
        </w:rPr>
        <w:t>(4), 592–605. https://doi.org/10.1111/jmft.12370</w:t>
      </w:r>
    </w:p>
    <w:p w14:paraId="306AC267" w14:textId="77777777" w:rsidR="003E5332" w:rsidRPr="003E5332" w:rsidRDefault="003E5332" w:rsidP="00817CB8">
      <w:pPr>
        <w:pStyle w:val="Bibliography"/>
        <w:ind w:left="720" w:hanging="720"/>
        <w:rPr>
          <w:rFonts w:cs="Times New Roman"/>
        </w:rPr>
      </w:pPr>
      <w:r w:rsidRPr="003E5332">
        <w:rPr>
          <w:rFonts w:cs="Times New Roman"/>
        </w:rPr>
        <w:t xml:space="preserve">Harvey, D. M., Curry, C. J., &amp; Bray, J. H. (1991). Individuation and intimacy in intergenerational relationships and health: Patterns across two generations. </w:t>
      </w:r>
      <w:r w:rsidRPr="003E5332">
        <w:rPr>
          <w:rFonts w:cs="Times New Roman"/>
          <w:i/>
          <w:iCs/>
        </w:rPr>
        <w:t>Journal of Family Psychology</w:t>
      </w:r>
      <w:r w:rsidRPr="003E5332">
        <w:rPr>
          <w:rFonts w:cs="Times New Roman"/>
        </w:rPr>
        <w:t xml:space="preserve">, </w:t>
      </w:r>
      <w:r w:rsidRPr="003E5332">
        <w:rPr>
          <w:rFonts w:cs="Times New Roman"/>
          <w:i/>
          <w:iCs/>
        </w:rPr>
        <w:t>5</w:t>
      </w:r>
      <w:r w:rsidRPr="003E5332">
        <w:rPr>
          <w:rFonts w:cs="Times New Roman"/>
        </w:rPr>
        <w:t>(2), 204–236. https://doi.org/10.1037/0893-3200.5.2.204</w:t>
      </w:r>
    </w:p>
    <w:p w14:paraId="0AB0AF7B" w14:textId="77777777" w:rsidR="003E5332" w:rsidRPr="003E5332" w:rsidRDefault="003E5332" w:rsidP="00817CB8">
      <w:pPr>
        <w:pStyle w:val="Bibliography"/>
        <w:ind w:left="720" w:hanging="720"/>
        <w:rPr>
          <w:rFonts w:cs="Times New Roman"/>
        </w:rPr>
      </w:pPr>
      <w:r w:rsidRPr="003E5332">
        <w:rPr>
          <w:rFonts w:cs="Times New Roman"/>
        </w:rPr>
        <w:t xml:space="preserve">Hillis, S. D., Anda, R. F., Felitti, V. J., &amp; Marchbanks, P. A. (2001). Adverse Childhood Experiences and Sexual Risk Behaviors in Women: A Retrospective Cohort Study. </w:t>
      </w:r>
      <w:r w:rsidRPr="003E5332">
        <w:rPr>
          <w:rFonts w:cs="Times New Roman"/>
          <w:i/>
          <w:iCs/>
        </w:rPr>
        <w:t>Family Planning Perspectives</w:t>
      </w:r>
      <w:r w:rsidRPr="003E5332">
        <w:rPr>
          <w:rFonts w:cs="Times New Roman"/>
        </w:rPr>
        <w:t xml:space="preserve">, </w:t>
      </w:r>
      <w:r w:rsidRPr="003E5332">
        <w:rPr>
          <w:rFonts w:cs="Times New Roman"/>
          <w:i/>
          <w:iCs/>
        </w:rPr>
        <w:t>33</w:t>
      </w:r>
      <w:r w:rsidRPr="003E5332">
        <w:rPr>
          <w:rFonts w:cs="Times New Roman"/>
        </w:rPr>
        <w:t>(5), 206. https://doi.org/10.2307/2673783</w:t>
      </w:r>
    </w:p>
    <w:p w14:paraId="3748AECB" w14:textId="77777777" w:rsidR="003E5332" w:rsidRPr="003E5332" w:rsidRDefault="003E5332" w:rsidP="00817CB8">
      <w:pPr>
        <w:pStyle w:val="Bibliography"/>
        <w:ind w:left="720" w:hanging="720"/>
        <w:rPr>
          <w:rFonts w:cs="Times New Roman"/>
        </w:rPr>
      </w:pPr>
      <w:r w:rsidRPr="003E5332">
        <w:rPr>
          <w:rFonts w:cs="Times New Roman"/>
        </w:rPr>
        <w:t xml:space="preserve">Holley, S. R., Haase, C. M., &amp; Levenson, R. W. (2013). Age‐Related Changes in Demand‐Withdraw Communication Behaviors. </w:t>
      </w:r>
      <w:r w:rsidRPr="003E5332">
        <w:rPr>
          <w:rFonts w:cs="Times New Roman"/>
          <w:i/>
          <w:iCs/>
        </w:rPr>
        <w:t>Journal of Marriage and Family</w:t>
      </w:r>
      <w:r w:rsidRPr="003E5332">
        <w:rPr>
          <w:rFonts w:cs="Times New Roman"/>
        </w:rPr>
        <w:t xml:space="preserve">, </w:t>
      </w:r>
      <w:r w:rsidRPr="003E5332">
        <w:rPr>
          <w:rFonts w:cs="Times New Roman"/>
          <w:i/>
          <w:iCs/>
        </w:rPr>
        <w:t>75</w:t>
      </w:r>
      <w:r w:rsidRPr="003E5332">
        <w:rPr>
          <w:rFonts w:cs="Times New Roman"/>
        </w:rPr>
        <w:t>(4), 822–836. https://doi.org/10.1111/jomf.12051</w:t>
      </w:r>
    </w:p>
    <w:p w14:paraId="7A66628E" w14:textId="77777777" w:rsidR="003E5332" w:rsidRPr="003E5332" w:rsidRDefault="003E5332" w:rsidP="00817CB8">
      <w:pPr>
        <w:pStyle w:val="Bibliography"/>
        <w:ind w:left="720" w:hanging="720"/>
        <w:rPr>
          <w:rFonts w:cs="Times New Roman"/>
        </w:rPr>
      </w:pPr>
      <w:r w:rsidRPr="003E5332">
        <w:rPr>
          <w:rFonts w:cs="Times New Roman"/>
        </w:rPr>
        <w:t xml:space="preserve">Homme, G. A., &amp; Shults, F. L. (2020). The Shaping of the Self: Patterns and Pathways in Bowlby, Kohut, and Bowen. </w:t>
      </w:r>
      <w:r w:rsidRPr="003E5332">
        <w:rPr>
          <w:rFonts w:cs="Times New Roman"/>
          <w:i/>
          <w:iCs/>
        </w:rPr>
        <w:t>Australian and New Zealand Journal of Family Therapy</w:t>
      </w:r>
      <w:r w:rsidRPr="003E5332">
        <w:rPr>
          <w:rFonts w:cs="Times New Roman"/>
        </w:rPr>
        <w:t xml:space="preserve">, </w:t>
      </w:r>
      <w:r w:rsidRPr="003E5332">
        <w:rPr>
          <w:rFonts w:cs="Times New Roman"/>
          <w:i/>
          <w:iCs/>
        </w:rPr>
        <w:t>41</w:t>
      </w:r>
      <w:r w:rsidRPr="003E5332">
        <w:rPr>
          <w:rFonts w:cs="Times New Roman"/>
        </w:rPr>
        <w:t>(4), 367–380. https://doi.org/10.1002/anzf.1428</w:t>
      </w:r>
    </w:p>
    <w:p w14:paraId="44DFE65C" w14:textId="77777777" w:rsidR="003E5332" w:rsidRPr="003E5332" w:rsidRDefault="003E5332" w:rsidP="00817CB8">
      <w:pPr>
        <w:pStyle w:val="Bibliography"/>
        <w:ind w:left="720" w:hanging="720"/>
        <w:rPr>
          <w:rFonts w:cs="Times New Roman"/>
        </w:rPr>
      </w:pPr>
      <w:r w:rsidRPr="003E5332">
        <w:rPr>
          <w:rFonts w:cs="Times New Roman"/>
        </w:rPr>
        <w:t xml:space="preserve">Kerr, M. E., &amp; Bowen, M. (1988). </w:t>
      </w:r>
      <w:r w:rsidRPr="003E5332">
        <w:rPr>
          <w:rFonts w:cs="Times New Roman"/>
          <w:i/>
          <w:iCs/>
        </w:rPr>
        <w:t>Family evaluation</w:t>
      </w:r>
      <w:r w:rsidRPr="003E5332">
        <w:rPr>
          <w:rFonts w:cs="Times New Roman"/>
        </w:rPr>
        <w:t>.</w:t>
      </w:r>
    </w:p>
    <w:p w14:paraId="5C952C2A" w14:textId="77777777" w:rsidR="003E5332" w:rsidRPr="003E5332" w:rsidRDefault="003E5332" w:rsidP="00817CB8">
      <w:pPr>
        <w:pStyle w:val="Bibliography"/>
        <w:ind w:left="720" w:hanging="720"/>
        <w:rPr>
          <w:rFonts w:cs="Times New Roman"/>
        </w:rPr>
      </w:pPr>
      <w:r w:rsidRPr="003E5332">
        <w:rPr>
          <w:rFonts w:cs="Times New Roman"/>
        </w:rPr>
        <w:t xml:space="preserve">Klinetob, N. A., &amp; Smith, D. A. (1996). Demand-Withdraw Communication in Marital Interaction: Tests of Interspousal Contingency and Gender Role Hypotheses. </w:t>
      </w:r>
      <w:r w:rsidRPr="003E5332">
        <w:rPr>
          <w:rFonts w:cs="Times New Roman"/>
          <w:i/>
          <w:iCs/>
        </w:rPr>
        <w:t>Journal of Marriage and the Family</w:t>
      </w:r>
      <w:r w:rsidRPr="003E5332">
        <w:rPr>
          <w:rFonts w:cs="Times New Roman"/>
        </w:rPr>
        <w:t xml:space="preserve">, </w:t>
      </w:r>
      <w:r w:rsidRPr="003E5332">
        <w:rPr>
          <w:rFonts w:cs="Times New Roman"/>
          <w:i/>
          <w:iCs/>
        </w:rPr>
        <w:t>58</w:t>
      </w:r>
      <w:r w:rsidRPr="003E5332">
        <w:rPr>
          <w:rFonts w:cs="Times New Roman"/>
        </w:rPr>
        <w:t>(4), 945. https://doi.org/10.2307/353982</w:t>
      </w:r>
    </w:p>
    <w:p w14:paraId="61CC31CE" w14:textId="77777777" w:rsidR="003E5332" w:rsidRPr="003E5332" w:rsidRDefault="003E5332" w:rsidP="00817CB8">
      <w:pPr>
        <w:pStyle w:val="Bibliography"/>
        <w:ind w:left="720" w:hanging="720"/>
        <w:rPr>
          <w:rFonts w:cs="Times New Roman"/>
        </w:rPr>
      </w:pPr>
      <w:r w:rsidRPr="003E5332">
        <w:rPr>
          <w:rFonts w:cs="Times New Roman"/>
        </w:rPr>
        <w:lastRenderedPageBreak/>
        <w:t xml:space="preserve">Lampis, J., &amp; Cataudella, S. (2019). Adult Attachment and Differentiation of Self-Constructs: A Possible Dialogue? </w:t>
      </w:r>
      <w:r w:rsidRPr="003E5332">
        <w:rPr>
          <w:rFonts w:cs="Times New Roman"/>
          <w:i/>
          <w:iCs/>
        </w:rPr>
        <w:t>Contemporary Family Therapy</w:t>
      </w:r>
      <w:r w:rsidRPr="003E5332">
        <w:rPr>
          <w:rFonts w:cs="Times New Roman"/>
        </w:rPr>
        <w:t xml:space="preserve">, </w:t>
      </w:r>
      <w:r w:rsidRPr="003E5332">
        <w:rPr>
          <w:rFonts w:cs="Times New Roman"/>
          <w:i/>
          <w:iCs/>
        </w:rPr>
        <w:t>41</w:t>
      </w:r>
      <w:r w:rsidRPr="003E5332">
        <w:rPr>
          <w:rFonts w:cs="Times New Roman"/>
        </w:rPr>
        <w:t>(3), 227–235. https://doi.org/10.1007/s10591-019-09489-7</w:t>
      </w:r>
    </w:p>
    <w:p w14:paraId="719F90E9" w14:textId="77777777" w:rsidR="003E5332" w:rsidRPr="003E5332" w:rsidRDefault="003E5332" w:rsidP="00817CB8">
      <w:pPr>
        <w:pStyle w:val="Bibliography"/>
        <w:ind w:left="720" w:hanging="720"/>
        <w:rPr>
          <w:rFonts w:cs="Times New Roman"/>
        </w:rPr>
      </w:pPr>
      <w:r w:rsidRPr="003E5332">
        <w:rPr>
          <w:rFonts w:cs="Times New Roman"/>
        </w:rPr>
        <w:t xml:space="preserve">Lampis, J., Cataudella, S., Agus, M., Busonera, A., &amp; Skowron, E. A. (2019). Differentiation of Self and Dyadic Adjustment in Couple Relationships: A Dyadic Analysis Using the Actor‐Partner Interdependence Model. </w:t>
      </w:r>
      <w:r w:rsidRPr="003E5332">
        <w:rPr>
          <w:rFonts w:cs="Times New Roman"/>
          <w:i/>
          <w:iCs/>
        </w:rPr>
        <w:t>Family Process</w:t>
      </w:r>
      <w:r w:rsidRPr="003E5332">
        <w:rPr>
          <w:rFonts w:cs="Times New Roman"/>
        </w:rPr>
        <w:t xml:space="preserve">, </w:t>
      </w:r>
      <w:r w:rsidRPr="003E5332">
        <w:rPr>
          <w:rFonts w:cs="Times New Roman"/>
          <w:i/>
          <w:iCs/>
        </w:rPr>
        <w:t>58</w:t>
      </w:r>
      <w:r w:rsidRPr="003E5332">
        <w:rPr>
          <w:rFonts w:cs="Times New Roman"/>
        </w:rPr>
        <w:t>(3), 698–715. https://doi.org/10.1111/famp.12370</w:t>
      </w:r>
    </w:p>
    <w:p w14:paraId="11873C20" w14:textId="77777777" w:rsidR="003E5332" w:rsidRPr="003E5332" w:rsidRDefault="003E5332" w:rsidP="00817CB8">
      <w:pPr>
        <w:pStyle w:val="Bibliography"/>
        <w:ind w:left="720" w:hanging="720"/>
        <w:rPr>
          <w:rFonts w:cs="Times New Roman"/>
        </w:rPr>
      </w:pPr>
      <w:r w:rsidRPr="003E5332">
        <w:rPr>
          <w:rFonts w:cs="Times New Roman"/>
        </w:rPr>
        <w:t xml:space="preserve">Lange, B. C. L., Callinan, L. S., &amp; Smith, M. V. (2019). Adverse Childhood Experiences and Their Relation to Parenting Stress and Parenting Practices. </w:t>
      </w:r>
      <w:r w:rsidRPr="003E5332">
        <w:rPr>
          <w:rFonts w:cs="Times New Roman"/>
          <w:i/>
          <w:iCs/>
        </w:rPr>
        <w:t>Community Mental Health Journal</w:t>
      </w:r>
      <w:r w:rsidRPr="003E5332">
        <w:rPr>
          <w:rFonts w:cs="Times New Roman"/>
        </w:rPr>
        <w:t xml:space="preserve">, </w:t>
      </w:r>
      <w:r w:rsidRPr="003E5332">
        <w:rPr>
          <w:rFonts w:cs="Times New Roman"/>
          <w:i/>
          <w:iCs/>
        </w:rPr>
        <w:t>55</w:t>
      </w:r>
      <w:r w:rsidRPr="003E5332">
        <w:rPr>
          <w:rFonts w:cs="Times New Roman"/>
        </w:rPr>
        <w:t>(4), 651–662. https://doi.org/10.1007/s10597-018-0331-z</w:t>
      </w:r>
    </w:p>
    <w:p w14:paraId="0C1A464F" w14:textId="77777777" w:rsidR="003E5332" w:rsidRPr="003E5332" w:rsidRDefault="003E5332" w:rsidP="00817CB8">
      <w:pPr>
        <w:pStyle w:val="Bibliography"/>
        <w:ind w:left="720" w:hanging="720"/>
        <w:rPr>
          <w:rFonts w:cs="Times New Roman"/>
        </w:rPr>
      </w:pPr>
      <w:r w:rsidRPr="003E5332">
        <w:rPr>
          <w:rFonts w:cs="Times New Roman"/>
        </w:rPr>
        <w:t xml:space="preserve">Larkin, H., Felitti, V. J., &amp; Anda, R. F. (2014). Social Work and Adverse Childhood Experiences Research: Implications for Practice and Health Policy. </w:t>
      </w:r>
      <w:r w:rsidRPr="003E5332">
        <w:rPr>
          <w:rFonts w:cs="Times New Roman"/>
          <w:i/>
          <w:iCs/>
        </w:rPr>
        <w:t>Social Work in Public Health</w:t>
      </w:r>
      <w:r w:rsidRPr="003E5332">
        <w:rPr>
          <w:rFonts w:cs="Times New Roman"/>
        </w:rPr>
        <w:t xml:space="preserve">, </w:t>
      </w:r>
      <w:r w:rsidRPr="003E5332">
        <w:rPr>
          <w:rFonts w:cs="Times New Roman"/>
          <w:i/>
          <w:iCs/>
        </w:rPr>
        <w:t>29</w:t>
      </w:r>
      <w:r w:rsidRPr="003E5332">
        <w:rPr>
          <w:rFonts w:cs="Times New Roman"/>
        </w:rPr>
        <w:t>(1), 1–16. https://doi.org/10.1080/19371918.2011.619433</w:t>
      </w:r>
    </w:p>
    <w:p w14:paraId="6707FE64" w14:textId="77777777" w:rsidR="003E5332" w:rsidRPr="003E5332" w:rsidRDefault="003E5332" w:rsidP="00817CB8">
      <w:pPr>
        <w:pStyle w:val="Bibliography"/>
        <w:ind w:left="720" w:hanging="720"/>
        <w:rPr>
          <w:rFonts w:cs="Times New Roman"/>
        </w:rPr>
      </w:pPr>
      <w:r w:rsidRPr="003E5332">
        <w:rPr>
          <w:rFonts w:cs="Times New Roman"/>
        </w:rPr>
        <w:t xml:space="preserve">Loucks, L. A., Van Dellen, M., &amp; Shaffer, A. (2019). Childhood emotional maltreatment and psychological aggression in young adult dating relationships: The moderating role of emotion communication. </w:t>
      </w:r>
      <w:r w:rsidRPr="003E5332">
        <w:rPr>
          <w:rFonts w:cs="Times New Roman"/>
          <w:i/>
          <w:iCs/>
        </w:rPr>
        <w:t>Journal of Social and Personal Relationships</w:t>
      </w:r>
      <w:r w:rsidRPr="003E5332">
        <w:rPr>
          <w:rFonts w:cs="Times New Roman"/>
        </w:rPr>
        <w:t xml:space="preserve">, </w:t>
      </w:r>
      <w:r w:rsidRPr="003E5332">
        <w:rPr>
          <w:rFonts w:cs="Times New Roman"/>
          <w:i/>
          <w:iCs/>
        </w:rPr>
        <w:t>36</w:t>
      </w:r>
      <w:r w:rsidRPr="003E5332">
        <w:rPr>
          <w:rFonts w:cs="Times New Roman"/>
        </w:rPr>
        <w:t>(1), 289–304. https://doi.org/10.1177/0265407517729224</w:t>
      </w:r>
    </w:p>
    <w:p w14:paraId="38B73D49" w14:textId="77777777" w:rsidR="003E5332" w:rsidRPr="003E5332" w:rsidRDefault="003E5332" w:rsidP="00817CB8">
      <w:pPr>
        <w:pStyle w:val="Bibliography"/>
        <w:ind w:left="720" w:hanging="720"/>
        <w:rPr>
          <w:rFonts w:cs="Times New Roman"/>
        </w:rPr>
      </w:pPr>
      <w:r w:rsidRPr="003E5332">
        <w:rPr>
          <w:rFonts w:cs="Times New Roman"/>
        </w:rPr>
        <w:t xml:space="preserve">Maneta, E. K., Cohen, S., Schulz, M. S., &amp; Waldinger, R. J. (2015). Linkages between childhood emotional abuse and marital satisfaction: The mediating role of </w:t>
      </w:r>
      <w:r w:rsidRPr="003E5332">
        <w:rPr>
          <w:rFonts w:cs="Times New Roman"/>
        </w:rPr>
        <w:lastRenderedPageBreak/>
        <w:t xml:space="preserve">empathic accuracy for hostile emotions. </w:t>
      </w:r>
      <w:r w:rsidRPr="003E5332">
        <w:rPr>
          <w:rFonts w:cs="Times New Roman"/>
          <w:i/>
          <w:iCs/>
        </w:rPr>
        <w:t>Child Abuse &amp; Neglect</w:t>
      </w:r>
      <w:r w:rsidRPr="003E5332">
        <w:rPr>
          <w:rFonts w:cs="Times New Roman"/>
        </w:rPr>
        <w:t xml:space="preserve">, </w:t>
      </w:r>
      <w:r w:rsidRPr="003E5332">
        <w:rPr>
          <w:rFonts w:cs="Times New Roman"/>
          <w:i/>
          <w:iCs/>
        </w:rPr>
        <w:t>44</w:t>
      </w:r>
      <w:r w:rsidRPr="003E5332">
        <w:rPr>
          <w:rFonts w:cs="Times New Roman"/>
        </w:rPr>
        <w:t>, 8–17. https://doi.org/10.1016/j.chiabu.2014.07.017</w:t>
      </w:r>
    </w:p>
    <w:p w14:paraId="68B6F621" w14:textId="77777777" w:rsidR="003E5332" w:rsidRPr="003E5332" w:rsidRDefault="003E5332" w:rsidP="00817CB8">
      <w:pPr>
        <w:pStyle w:val="Bibliography"/>
        <w:ind w:left="720" w:hanging="720"/>
        <w:rPr>
          <w:rFonts w:cs="Times New Roman"/>
        </w:rPr>
      </w:pPr>
      <w:r w:rsidRPr="003E5332">
        <w:rPr>
          <w:rFonts w:cs="Times New Roman"/>
        </w:rPr>
        <w:t xml:space="preserve">Marshall, C., Fernet, M., Brassard, A., &amp; Langevin, R. (2023). “I Was Trying to Be the Mother to Her That I Didn’t Have”: Mothers’ Experiences of Child Sexual Abuse and Intergenerational Maltreatment. </w:t>
      </w:r>
      <w:r w:rsidRPr="003E5332">
        <w:rPr>
          <w:rFonts w:cs="Times New Roman"/>
          <w:i/>
          <w:iCs/>
        </w:rPr>
        <w:t>Violence Against Women</w:t>
      </w:r>
      <w:r w:rsidRPr="003E5332">
        <w:rPr>
          <w:rFonts w:cs="Times New Roman"/>
        </w:rPr>
        <w:t>, 10778012231216712. https://doi.org/10.1177/10778012231216712</w:t>
      </w:r>
    </w:p>
    <w:p w14:paraId="4E0D3D4F" w14:textId="77777777" w:rsidR="003E5332" w:rsidRPr="003E5332" w:rsidRDefault="003E5332" w:rsidP="00817CB8">
      <w:pPr>
        <w:pStyle w:val="Bibliography"/>
        <w:ind w:left="720" w:hanging="720"/>
        <w:rPr>
          <w:rFonts w:cs="Times New Roman"/>
        </w:rPr>
      </w:pPr>
      <w:r w:rsidRPr="003E5332">
        <w:rPr>
          <w:rFonts w:cs="Times New Roman"/>
        </w:rPr>
        <w:t xml:space="preserve">Miller, E. A. (2023). The Attachment Versus Differentiation Debate: Bringing the Conversation to Parent–Child Relationships. </w:t>
      </w:r>
      <w:r w:rsidRPr="003E5332">
        <w:rPr>
          <w:rFonts w:cs="Times New Roman"/>
          <w:i/>
          <w:iCs/>
        </w:rPr>
        <w:t>Family Process</w:t>
      </w:r>
      <w:r w:rsidRPr="003E5332">
        <w:rPr>
          <w:rFonts w:cs="Times New Roman"/>
        </w:rPr>
        <w:t xml:space="preserve">, </w:t>
      </w:r>
      <w:r w:rsidRPr="003E5332">
        <w:rPr>
          <w:rFonts w:cs="Times New Roman"/>
          <w:i/>
          <w:iCs/>
        </w:rPr>
        <w:t>62</w:t>
      </w:r>
      <w:r w:rsidRPr="003E5332">
        <w:rPr>
          <w:rFonts w:cs="Times New Roman"/>
        </w:rPr>
        <w:t>(2), 483–498. https://doi.org/10.1111/famp.12802</w:t>
      </w:r>
    </w:p>
    <w:p w14:paraId="6CF5DA0F" w14:textId="77777777" w:rsidR="003E5332" w:rsidRPr="003E5332" w:rsidRDefault="003E5332" w:rsidP="00817CB8">
      <w:pPr>
        <w:pStyle w:val="Bibliography"/>
        <w:ind w:left="720" w:hanging="720"/>
        <w:rPr>
          <w:rFonts w:cs="Times New Roman"/>
        </w:rPr>
      </w:pPr>
      <w:r w:rsidRPr="003E5332">
        <w:rPr>
          <w:rFonts w:cs="Times New Roman"/>
        </w:rPr>
        <w:t xml:space="preserve">Mosley-Johnson, E., Garacci, E., Wagner, N., Mendez, C., Williams, J. S., &amp; Egede, L. E. (2019). Assessing the relationship between adverse childhood experiences and life satisfaction, psychological well-being, and social well-being: United States Longitudinal Cohort 1995–2014. </w:t>
      </w:r>
      <w:r w:rsidRPr="003E5332">
        <w:rPr>
          <w:rFonts w:cs="Times New Roman"/>
          <w:i/>
          <w:iCs/>
        </w:rPr>
        <w:t>Quality of Life Research</w:t>
      </w:r>
      <w:r w:rsidRPr="003E5332">
        <w:rPr>
          <w:rFonts w:cs="Times New Roman"/>
        </w:rPr>
        <w:t xml:space="preserve">, </w:t>
      </w:r>
      <w:r w:rsidRPr="003E5332">
        <w:rPr>
          <w:rFonts w:cs="Times New Roman"/>
          <w:i/>
          <w:iCs/>
        </w:rPr>
        <w:t>28</w:t>
      </w:r>
      <w:r w:rsidRPr="003E5332">
        <w:rPr>
          <w:rFonts w:cs="Times New Roman"/>
        </w:rPr>
        <w:t>(4), 907–914. https://doi.org/10.1007/s11136-018-2054-6</w:t>
      </w:r>
    </w:p>
    <w:p w14:paraId="2EBB73E7" w14:textId="77777777" w:rsidR="003E5332" w:rsidRPr="003E5332" w:rsidRDefault="003E5332" w:rsidP="00817CB8">
      <w:pPr>
        <w:pStyle w:val="Bibliography"/>
        <w:ind w:left="720" w:hanging="720"/>
        <w:rPr>
          <w:rFonts w:cs="Times New Roman"/>
        </w:rPr>
      </w:pPr>
      <w:r w:rsidRPr="003E5332">
        <w:rPr>
          <w:rFonts w:cs="Times New Roman"/>
        </w:rPr>
        <w:t xml:space="preserve">Mozas-Alonso, M., Oliver, J., &amp; Berástegui, A. (2022). Differentiation of self and its relationship with marital satisfaction and parenting styles in a Spanish sample of adolescents’ parents. </w:t>
      </w:r>
      <w:r w:rsidRPr="003E5332">
        <w:rPr>
          <w:rFonts w:cs="Times New Roman"/>
          <w:i/>
          <w:iCs/>
        </w:rPr>
        <w:t>PLOS ONE</w:t>
      </w:r>
      <w:r w:rsidRPr="003E5332">
        <w:rPr>
          <w:rFonts w:cs="Times New Roman"/>
        </w:rPr>
        <w:t xml:space="preserve">, </w:t>
      </w:r>
      <w:r w:rsidRPr="003E5332">
        <w:rPr>
          <w:rFonts w:cs="Times New Roman"/>
          <w:i/>
          <w:iCs/>
        </w:rPr>
        <w:t>17</w:t>
      </w:r>
      <w:r w:rsidRPr="003E5332">
        <w:rPr>
          <w:rFonts w:cs="Times New Roman"/>
        </w:rPr>
        <w:t>(3), e0265436. https://doi.org/10.1371/journal.pone.0265436</w:t>
      </w:r>
    </w:p>
    <w:p w14:paraId="685A2188" w14:textId="77777777" w:rsidR="003E5332" w:rsidRPr="003E5332" w:rsidRDefault="003E5332" w:rsidP="00817CB8">
      <w:pPr>
        <w:pStyle w:val="Bibliography"/>
        <w:ind w:left="720" w:hanging="720"/>
        <w:rPr>
          <w:rFonts w:cs="Times New Roman"/>
        </w:rPr>
      </w:pPr>
      <w:r w:rsidRPr="003E5332">
        <w:rPr>
          <w:rFonts w:cs="Times New Roman"/>
        </w:rPr>
        <w:t xml:space="preserve">Murdock, N. L., &amp; Gore, Jr., P. A. (2004). Stress, Coping, and Differentiation of Self: A Test of Bowen Theory. </w:t>
      </w:r>
      <w:r w:rsidRPr="003E5332">
        <w:rPr>
          <w:rFonts w:cs="Times New Roman"/>
          <w:i/>
          <w:iCs/>
        </w:rPr>
        <w:t>Contemporary Family Therapy</w:t>
      </w:r>
      <w:r w:rsidRPr="003E5332">
        <w:rPr>
          <w:rFonts w:cs="Times New Roman"/>
        </w:rPr>
        <w:t xml:space="preserve">, </w:t>
      </w:r>
      <w:r w:rsidRPr="003E5332">
        <w:rPr>
          <w:rFonts w:cs="Times New Roman"/>
          <w:i/>
          <w:iCs/>
        </w:rPr>
        <w:t>26</w:t>
      </w:r>
      <w:r w:rsidRPr="003E5332">
        <w:rPr>
          <w:rFonts w:cs="Times New Roman"/>
        </w:rPr>
        <w:t>(3), 319–335. https://doi.org/10.1023/B:COFT.0000037918.53929.18</w:t>
      </w:r>
    </w:p>
    <w:p w14:paraId="64C55C95" w14:textId="77777777" w:rsidR="003E5332" w:rsidRPr="003E5332" w:rsidRDefault="003E5332" w:rsidP="00817CB8">
      <w:pPr>
        <w:pStyle w:val="Bibliography"/>
        <w:ind w:left="720" w:hanging="720"/>
        <w:rPr>
          <w:rFonts w:cs="Times New Roman"/>
        </w:rPr>
      </w:pPr>
      <w:r w:rsidRPr="003E5332">
        <w:rPr>
          <w:rFonts w:cs="Times New Roman"/>
        </w:rPr>
        <w:lastRenderedPageBreak/>
        <w:t xml:space="preserve">Murphy, A., Steele, M., Dube, S. R., Bate, J., Bonuck, K., Meissner, P., Goldman, H., &amp; Steele, H. (2014). Adverse Childhood Experiences (ACEs) Questionnaire and Adult Attachment Interview (AAI): Implications for parent child relationships. </w:t>
      </w:r>
      <w:r w:rsidRPr="003E5332">
        <w:rPr>
          <w:rFonts w:cs="Times New Roman"/>
          <w:i/>
          <w:iCs/>
        </w:rPr>
        <w:t>Child Abuse &amp; Neglect</w:t>
      </w:r>
      <w:r w:rsidRPr="003E5332">
        <w:rPr>
          <w:rFonts w:cs="Times New Roman"/>
        </w:rPr>
        <w:t xml:space="preserve">, </w:t>
      </w:r>
      <w:r w:rsidRPr="003E5332">
        <w:rPr>
          <w:rFonts w:cs="Times New Roman"/>
          <w:i/>
          <w:iCs/>
        </w:rPr>
        <w:t>38</w:t>
      </w:r>
      <w:r w:rsidRPr="003E5332">
        <w:rPr>
          <w:rFonts w:cs="Times New Roman"/>
        </w:rPr>
        <w:t>(2), 224–233. https://doi.org/10.1016/j.chiabu.2013.09.004</w:t>
      </w:r>
    </w:p>
    <w:p w14:paraId="027DBBD7" w14:textId="77777777" w:rsidR="003E5332" w:rsidRPr="003E5332" w:rsidRDefault="003E5332" w:rsidP="00817CB8">
      <w:pPr>
        <w:pStyle w:val="Bibliography"/>
        <w:ind w:left="720" w:hanging="720"/>
        <w:rPr>
          <w:rFonts w:cs="Times New Roman"/>
        </w:rPr>
      </w:pPr>
      <w:r w:rsidRPr="003E5332">
        <w:rPr>
          <w:rFonts w:cs="Times New Roman"/>
        </w:rPr>
        <w:t xml:space="preserve">Narayan, A. J., Lieberman, A. F., &amp; Masten, A. S. (2021). Intergenerational transmission and prevention of adverse childhood experiences (ACEs). </w:t>
      </w:r>
      <w:r w:rsidRPr="003E5332">
        <w:rPr>
          <w:rFonts w:cs="Times New Roman"/>
          <w:i/>
          <w:iCs/>
        </w:rPr>
        <w:t>Clinical Psychology Review</w:t>
      </w:r>
      <w:r w:rsidRPr="003E5332">
        <w:rPr>
          <w:rFonts w:cs="Times New Roman"/>
        </w:rPr>
        <w:t xml:space="preserve">, </w:t>
      </w:r>
      <w:r w:rsidRPr="003E5332">
        <w:rPr>
          <w:rFonts w:cs="Times New Roman"/>
          <w:i/>
          <w:iCs/>
        </w:rPr>
        <w:t>85</w:t>
      </w:r>
      <w:r w:rsidRPr="003E5332">
        <w:rPr>
          <w:rFonts w:cs="Times New Roman"/>
        </w:rPr>
        <w:t>, 101997. https://doi.org/10.1016/j.cpr.2021.101997</w:t>
      </w:r>
    </w:p>
    <w:p w14:paraId="2C9BD650" w14:textId="77777777" w:rsidR="003E5332" w:rsidRPr="003E5332" w:rsidRDefault="003E5332" w:rsidP="00817CB8">
      <w:pPr>
        <w:pStyle w:val="Bibliography"/>
        <w:ind w:left="720" w:hanging="720"/>
        <w:rPr>
          <w:rFonts w:cs="Times New Roman"/>
        </w:rPr>
      </w:pPr>
      <w:r w:rsidRPr="003E5332">
        <w:rPr>
          <w:rFonts w:cs="Times New Roman"/>
        </w:rPr>
        <w:t xml:space="preserve">Nelson, B. S., &amp; Wampler, K. S. (2000). Systemic Effects of Trauma in Clinic Couples: An Exploratory Study of Secondary Trauma Resulting from Childhood Abuse. </w:t>
      </w:r>
      <w:r w:rsidRPr="003E5332">
        <w:rPr>
          <w:rFonts w:cs="Times New Roman"/>
          <w:i/>
          <w:iCs/>
        </w:rPr>
        <w:t>Journal of Marital and Family Therapy</w:t>
      </w:r>
      <w:r w:rsidRPr="003E5332">
        <w:rPr>
          <w:rFonts w:cs="Times New Roman"/>
        </w:rPr>
        <w:t xml:space="preserve">, </w:t>
      </w:r>
      <w:r w:rsidRPr="003E5332">
        <w:rPr>
          <w:rFonts w:cs="Times New Roman"/>
          <w:i/>
          <w:iCs/>
        </w:rPr>
        <w:t>26</w:t>
      </w:r>
      <w:r w:rsidRPr="003E5332">
        <w:rPr>
          <w:rFonts w:cs="Times New Roman"/>
        </w:rPr>
        <w:t>(2), 171–184. https://doi.org/10.1111/j.1752-0606.2000.tb00287.x</w:t>
      </w:r>
    </w:p>
    <w:p w14:paraId="71797F2C" w14:textId="77777777" w:rsidR="003E5332" w:rsidRPr="003E5332" w:rsidRDefault="003E5332" w:rsidP="00817CB8">
      <w:pPr>
        <w:pStyle w:val="Bibliography"/>
        <w:ind w:left="720" w:hanging="720"/>
        <w:rPr>
          <w:rFonts w:cs="Times New Roman"/>
        </w:rPr>
      </w:pPr>
      <w:r w:rsidRPr="003E5332">
        <w:rPr>
          <w:rFonts w:cs="Times New Roman"/>
        </w:rPr>
        <w:t xml:space="preserve">Nichol, M. R., Curley, L. J., &amp; Sime, P. J. (2025). The Intergenerational Transmission of Trauma, Adverse Childhood Experiences and Adverse Family Experiences: A Qualitative Exploration of Sibling Resilience. </w:t>
      </w:r>
      <w:r w:rsidRPr="003E5332">
        <w:rPr>
          <w:rFonts w:cs="Times New Roman"/>
          <w:i/>
          <w:iCs/>
        </w:rPr>
        <w:t>Behavioral Sciences</w:t>
      </w:r>
      <w:r w:rsidRPr="003E5332">
        <w:rPr>
          <w:rFonts w:cs="Times New Roman"/>
        </w:rPr>
        <w:t xml:space="preserve">, </w:t>
      </w:r>
      <w:r w:rsidRPr="003E5332">
        <w:rPr>
          <w:rFonts w:cs="Times New Roman"/>
          <w:i/>
          <w:iCs/>
        </w:rPr>
        <w:t>15</w:t>
      </w:r>
      <w:r w:rsidRPr="003E5332">
        <w:rPr>
          <w:rFonts w:cs="Times New Roman"/>
        </w:rPr>
        <w:t>(2), 161. https://doi.org/10.3390/bs15020161</w:t>
      </w:r>
    </w:p>
    <w:p w14:paraId="5D10B019" w14:textId="77777777" w:rsidR="003E5332" w:rsidRPr="003E5332" w:rsidRDefault="003E5332" w:rsidP="00817CB8">
      <w:pPr>
        <w:pStyle w:val="Bibliography"/>
        <w:ind w:left="720" w:hanging="720"/>
        <w:rPr>
          <w:rFonts w:cs="Times New Roman"/>
        </w:rPr>
      </w:pPr>
      <w:r w:rsidRPr="003E5332">
        <w:rPr>
          <w:rFonts w:cs="Times New Roman"/>
        </w:rPr>
        <w:t xml:space="preserve">Peixoto-Freitas, J., Rodríguez-González, M., Crabtree, S. A., &amp; Martins, M. V. (2020). Differentiation of Self, Couple Adjustment and Family Life Cycle: A Cross-Sectional Study. </w:t>
      </w:r>
      <w:r w:rsidRPr="003E5332">
        <w:rPr>
          <w:rFonts w:cs="Times New Roman"/>
          <w:i/>
          <w:iCs/>
        </w:rPr>
        <w:t>The American Journal of Family Therapy</w:t>
      </w:r>
      <w:r w:rsidRPr="003E5332">
        <w:rPr>
          <w:rFonts w:cs="Times New Roman"/>
        </w:rPr>
        <w:t xml:space="preserve">, </w:t>
      </w:r>
      <w:r w:rsidRPr="003E5332">
        <w:rPr>
          <w:rFonts w:cs="Times New Roman"/>
          <w:i/>
          <w:iCs/>
        </w:rPr>
        <w:t>48</w:t>
      </w:r>
      <w:r w:rsidRPr="003E5332">
        <w:rPr>
          <w:rFonts w:cs="Times New Roman"/>
        </w:rPr>
        <w:t>(4), 299–316. https://doi.org/10.1080/01926187.2020.1736689</w:t>
      </w:r>
    </w:p>
    <w:p w14:paraId="64408553" w14:textId="77777777" w:rsidR="003E5332" w:rsidRPr="003E5332" w:rsidRDefault="003E5332" w:rsidP="00817CB8">
      <w:pPr>
        <w:pStyle w:val="Bibliography"/>
        <w:ind w:left="720" w:hanging="720"/>
        <w:rPr>
          <w:rFonts w:cs="Times New Roman"/>
        </w:rPr>
      </w:pPr>
      <w:r w:rsidRPr="003E5332">
        <w:rPr>
          <w:rFonts w:cs="Times New Roman"/>
        </w:rPr>
        <w:lastRenderedPageBreak/>
        <w:t xml:space="preserve">Pierce, J., Abbey, A., &amp; Wegner, R. (2018). Mediators of the Association Between Childhood Emotional Maltreatment and Young Adult Men’s Life Satisfaction. </w:t>
      </w:r>
      <w:r w:rsidRPr="003E5332">
        <w:rPr>
          <w:rFonts w:cs="Times New Roman"/>
          <w:i/>
          <w:iCs/>
        </w:rPr>
        <w:t>Journal of Interpersonal Violence</w:t>
      </w:r>
      <w:r w:rsidRPr="003E5332">
        <w:rPr>
          <w:rFonts w:cs="Times New Roman"/>
        </w:rPr>
        <w:t xml:space="preserve">, </w:t>
      </w:r>
      <w:r w:rsidRPr="003E5332">
        <w:rPr>
          <w:rFonts w:cs="Times New Roman"/>
          <w:i/>
          <w:iCs/>
        </w:rPr>
        <w:t>33</w:t>
      </w:r>
      <w:r w:rsidRPr="003E5332">
        <w:rPr>
          <w:rFonts w:cs="Times New Roman"/>
        </w:rPr>
        <w:t>(4), 595–616. https://doi.org/10.1177/0886260515609584</w:t>
      </w:r>
    </w:p>
    <w:p w14:paraId="1A479D9E" w14:textId="77777777" w:rsidR="003E5332" w:rsidRPr="003E5332" w:rsidRDefault="003E5332" w:rsidP="00817CB8">
      <w:pPr>
        <w:pStyle w:val="Bibliography"/>
        <w:ind w:left="720" w:hanging="720"/>
        <w:rPr>
          <w:rFonts w:cs="Times New Roman"/>
        </w:rPr>
      </w:pPr>
      <w:r w:rsidRPr="003E5332">
        <w:rPr>
          <w:rFonts w:cs="Times New Roman"/>
        </w:rPr>
        <w:t xml:space="preserve">Rellini, A. H., Vujanovic, A. A., Gilbert, M., &amp; Zvolensky, M. J. (2012). Childhood Maltreatment and Difficulties in Emotion Regulation: Associations with Sexual and Relationship Satisfaction among Young Adult Women. </w:t>
      </w:r>
      <w:r w:rsidRPr="003E5332">
        <w:rPr>
          <w:rFonts w:cs="Times New Roman"/>
          <w:i/>
          <w:iCs/>
        </w:rPr>
        <w:t>Journal of Sex Research</w:t>
      </w:r>
      <w:r w:rsidRPr="003E5332">
        <w:rPr>
          <w:rFonts w:cs="Times New Roman"/>
        </w:rPr>
        <w:t xml:space="preserve">, </w:t>
      </w:r>
      <w:r w:rsidRPr="003E5332">
        <w:rPr>
          <w:rFonts w:cs="Times New Roman"/>
          <w:i/>
          <w:iCs/>
        </w:rPr>
        <w:t>49</w:t>
      </w:r>
      <w:r w:rsidRPr="003E5332">
        <w:rPr>
          <w:rFonts w:cs="Times New Roman"/>
        </w:rPr>
        <w:t>(5), 434–442. https://doi.org/10.1080/00224499.2011.565430</w:t>
      </w:r>
    </w:p>
    <w:p w14:paraId="48766F6B" w14:textId="77777777" w:rsidR="003E5332" w:rsidRPr="003E5332" w:rsidRDefault="003E5332" w:rsidP="00817CB8">
      <w:pPr>
        <w:pStyle w:val="Bibliography"/>
        <w:ind w:left="720" w:hanging="720"/>
        <w:rPr>
          <w:rFonts w:cs="Times New Roman"/>
        </w:rPr>
      </w:pPr>
      <w:r w:rsidRPr="003E5332">
        <w:rPr>
          <w:rFonts w:cs="Times New Roman"/>
        </w:rPr>
        <w:t xml:space="preserve">Riggs, S. A. (2010). Childhood Emotional Abuse and the Attachment System Across the Life Cycle: What Theory and Research Tell Us. </w:t>
      </w:r>
      <w:r w:rsidRPr="003E5332">
        <w:rPr>
          <w:rFonts w:cs="Times New Roman"/>
          <w:i/>
          <w:iCs/>
        </w:rPr>
        <w:t>Journal of Aggression, Maltreatment &amp; Trauma</w:t>
      </w:r>
      <w:r w:rsidRPr="003E5332">
        <w:rPr>
          <w:rFonts w:cs="Times New Roman"/>
        </w:rPr>
        <w:t xml:space="preserve">, </w:t>
      </w:r>
      <w:r w:rsidRPr="003E5332">
        <w:rPr>
          <w:rFonts w:cs="Times New Roman"/>
          <w:i/>
          <w:iCs/>
        </w:rPr>
        <w:t>19</w:t>
      </w:r>
      <w:r w:rsidRPr="003E5332">
        <w:rPr>
          <w:rFonts w:cs="Times New Roman"/>
        </w:rPr>
        <w:t>(1), 5–51. https://doi.org/10.1080/10926770903475968</w:t>
      </w:r>
    </w:p>
    <w:p w14:paraId="029D3E7B" w14:textId="77777777" w:rsidR="003E5332" w:rsidRPr="003E5332" w:rsidRDefault="003E5332" w:rsidP="00817CB8">
      <w:pPr>
        <w:pStyle w:val="Bibliography"/>
        <w:ind w:left="720" w:hanging="720"/>
        <w:rPr>
          <w:rFonts w:cs="Times New Roman"/>
        </w:rPr>
      </w:pPr>
      <w:r w:rsidRPr="003E5332">
        <w:rPr>
          <w:rFonts w:cs="Times New Roman"/>
        </w:rPr>
        <w:t xml:space="preserve">Rodriguez, L. M., Litt, D. M., &amp; Stewart, S. H. (2021). COVID-19 psychological and financial stress and their links to drinking: A dyadic analysis in romantic couples. </w:t>
      </w:r>
      <w:r w:rsidRPr="003E5332">
        <w:rPr>
          <w:rFonts w:cs="Times New Roman"/>
          <w:i/>
          <w:iCs/>
        </w:rPr>
        <w:t>Psychology of Addictive Behaviors</w:t>
      </w:r>
      <w:r w:rsidRPr="003E5332">
        <w:rPr>
          <w:rFonts w:cs="Times New Roman"/>
        </w:rPr>
        <w:t xml:space="preserve">, </w:t>
      </w:r>
      <w:r w:rsidRPr="003E5332">
        <w:rPr>
          <w:rFonts w:cs="Times New Roman"/>
          <w:i/>
          <w:iCs/>
        </w:rPr>
        <w:t>35</w:t>
      </w:r>
      <w:r w:rsidRPr="003E5332">
        <w:rPr>
          <w:rFonts w:cs="Times New Roman"/>
        </w:rPr>
        <w:t>(4), 377–390. https://doi.org/10.1037/adb0000724</w:t>
      </w:r>
    </w:p>
    <w:p w14:paraId="6572A9A8" w14:textId="77777777" w:rsidR="003E5332" w:rsidRPr="003E5332" w:rsidRDefault="003E5332" w:rsidP="00817CB8">
      <w:pPr>
        <w:pStyle w:val="Bibliography"/>
        <w:ind w:left="720" w:hanging="720"/>
        <w:rPr>
          <w:rFonts w:cs="Times New Roman"/>
        </w:rPr>
      </w:pPr>
      <w:r w:rsidRPr="003E5332">
        <w:rPr>
          <w:rFonts w:cs="Times New Roman"/>
        </w:rPr>
        <w:t xml:space="preserve">Rodríguez‐González, M., Lampis, J., Murdock, N. L., Schweer‐Collins, M. L., &amp; Lyons, E. R. (2020). Couple Adjustment and Differentiation of Self in the United States, Italy, and Spain: A Cross‐Cultural Study. </w:t>
      </w:r>
      <w:r w:rsidRPr="003E5332">
        <w:rPr>
          <w:rFonts w:cs="Times New Roman"/>
          <w:i/>
          <w:iCs/>
        </w:rPr>
        <w:t>Family Process</w:t>
      </w:r>
      <w:r w:rsidRPr="003E5332">
        <w:rPr>
          <w:rFonts w:cs="Times New Roman"/>
        </w:rPr>
        <w:t xml:space="preserve">, </w:t>
      </w:r>
      <w:r w:rsidRPr="003E5332">
        <w:rPr>
          <w:rFonts w:cs="Times New Roman"/>
          <w:i/>
          <w:iCs/>
        </w:rPr>
        <w:t>59</w:t>
      </w:r>
      <w:r w:rsidRPr="003E5332">
        <w:rPr>
          <w:rFonts w:cs="Times New Roman"/>
        </w:rPr>
        <w:t>(4), 1552–1568. https://doi.org/10.1111/famp.12522</w:t>
      </w:r>
    </w:p>
    <w:p w14:paraId="7AE37BFB" w14:textId="77777777" w:rsidR="003E5332" w:rsidRPr="003E5332" w:rsidRDefault="003E5332" w:rsidP="00817CB8">
      <w:pPr>
        <w:pStyle w:val="Bibliography"/>
        <w:ind w:left="720" w:hanging="720"/>
        <w:rPr>
          <w:rFonts w:cs="Times New Roman"/>
        </w:rPr>
      </w:pPr>
      <w:r w:rsidRPr="003E5332">
        <w:rPr>
          <w:rFonts w:cs="Times New Roman"/>
        </w:rPr>
        <w:lastRenderedPageBreak/>
        <w:t xml:space="preserve">Rodríguez-González, M., Skowron, E. A., Cagigal De Gregorio, V., &amp; Muñoz San Roque, I. (2016). Differentiation of Self, Mate Selection, and Marital Adjustment: Validity of Postulates of Bowen Theory in a Spanish Sample. </w:t>
      </w:r>
      <w:r w:rsidRPr="003E5332">
        <w:rPr>
          <w:rFonts w:cs="Times New Roman"/>
          <w:i/>
          <w:iCs/>
        </w:rPr>
        <w:t>The American Journal of Family Therapy</w:t>
      </w:r>
      <w:r w:rsidRPr="003E5332">
        <w:rPr>
          <w:rFonts w:cs="Times New Roman"/>
        </w:rPr>
        <w:t xml:space="preserve">, </w:t>
      </w:r>
      <w:r w:rsidRPr="003E5332">
        <w:rPr>
          <w:rFonts w:cs="Times New Roman"/>
          <w:i/>
          <w:iCs/>
        </w:rPr>
        <w:t>44</w:t>
      </w:r>
      <w:r w:rsidRPr="003E5332">
        <w:rPr>
          <w:rFonts w:cs="Times New Roman"/>
        </w:rPr>
        <w:t>(1), 11–23. https://doi.org/10.1080/01926187.2015.1099415</w:t>
      </w:r>
    </w:p>
    <w:p w14:paraId="041836E3" w14:textId="77777777" w:rsidR="003E5332" w:rsidRPr="003E5332" w:rsidRDefault="003E5332" w:rsidP="00817CB8">
      <w:pPr>
        <w:pStyle w:val="Bibliography"/>
        <w:ind w:left="720" w:hanging="720"/>
        <w:rPr>
          <w:rFonts w:cs="Times New Roman"/>
        </w:rPr>
      </w:pPr>
      <w:r w:rsidRPr="003E5332">
        <w:rPr>
          <w:rFonts w:cs="Times New Roman"/>
        </w:rPr>
        <w:t xml:space="preserve">Rosen, K. H., Bartle-Haring, S., &amp; Stith, S. M. (2001). Using Bowen Theory to Enhance Understanding of the Intergenerational Transmission of Dating Violence. </w:t>
      </w:r>
      <w:r w:rsidRPr="003E5332">
        <w:rPr>
          <w:rFonts w:cs="Times New Roman"/>
          <w:i/>
          <w:iCs/>
        </w:rPr>
        <w:t>Journal of Family Issues</w:t>
      </w:r>
      <w:r w:rsidRPr="003E5332">
        <w:rPr>
          <w:rFonts w:cs="Times New Roman"/>
        </w:rPr>
        <w:t xml:space="preserve">, </w:t>
      </w:r>
      <w:r w:rsidRPr="003E5332">
        <w:rPr>
          <w:rFonts w:cs="Times New Roman"/>
          <w:i/>
          <w:iCs/>
        </w:rPr>
        <w:t>22</w:t>
      </w:r>
      <w:r w:rsidRPr="003E5332">
        <w:rPr>
          <w:rFonts w:cs="Times New Roman"/>
        </w:rPr>
        <w:t>(1), 124–142. https://doi.org/10.1177/019251301022001006</w:t>
      </w:r>
    </w:p>
    <w:p w14:paraId="2FFE48C1" w14:textId="77777777" w:rsidR="003E5332" w:rsidRPr="003E5332" w:rsidRDefault="003E5332" w:rsidP="00817CB8">
      <w:pPr>
        <w:pStyle w:val="Bibliography"/>
        <w:ind w:left="720" w:hanging="720"/>
        <w:rPr>
          <w:rFonts w:cs="Times New Roman"/>
        </w:rPr>
      </w:pPr>
      <w:r w:rsidRPr="003E5332">
        <w:rPr>
          <w:rFonts w:cs="Times New Roman"/>
        </w:rPr>
        <w:t xml:space="preserve">Rovers, M., Kocum, L., Briscoe-Dimock, S., Myers, P. C., Cotnam, S., Henry, T., Kwasniewski, E., &amp; Sheppard, D. (2007). Choosing a Partner of Equal Differentiation: A New Paradigm Utilizing Similarity and Complementarity Measures. </w:t>
      </w:r>
      <w:r w:rsidRPr="003E5332">
        <w:rPr>
          <w:rFonts w:cs="Times New Roman"/>
          <w:i/>
          <w:iCs/>
        </w:rPr>
        <w:t>Journal of Couple &amp; Relationship Therapy</w:t>
      </w:r>
      <w:r w:rsidRPr="003E5332">
        <w:rPr>
          <w:rFonts w:cs="Times New Roman"/>
        </w:rPr>
        <w:t xml:space="preserve">, </w:t>
      </w:r>
      <w:r w:rsidRPr="003E5332">
        <w:rPr>
          <w:rFonts w:cs="Times New Roman"/>
          <w:i/>
          <w:iCs/>
        </w:rPr>
        <w:t>6</w:t>
      </w:r>
      <w:r w:rsidRPr="003E5332">
        <w:rPr>
          <w:rFonts w:cs="Times New Roman"/>
        </w:rPr>
        <w:t>(3), 1–23. https://doi.org/10.1300/J398v06n03_01</w:t>
      </w:r>
    </w:p>
    <w:p w14:paraId="4939E6FC" w14:textId="77777777" w:rsidR="003E5332" w:rsidRPr="003E5332" w:rsidRDefault="003E5332" w:rsidP="00817CB8">
      <w:pPr>
        <w:pStyle w:val="Bibliography"/>
        <w:ind w:left="720" w:hanging="720"/>
        <w:rPr>
          <w:rFonts w:cs="Times New Roman"/>
        </w:rPr>
      </w:pPr>
      <w:r w:rsidRPr="003E5332">
        <w:rPr>
          <w:rFonts w:cs="Times New Roman"/>
        </w:rPr>
        <w:t xml:space="preserve">Scully, C., McLaughlin, J., &amp; Fitzgerald, A. (2020). The relationship between adverse childhood experiences, family functioning, and mental health problems among children and adolescents: A systematic review. </w:t>
      </w:r>
      <w:r w:rsidRPr="003E5332">
        <w:rPr>
          <w:rFonts w:cs="Times New Roman"/>
          <w:i/>
          <w:iCs/>
        </w:rPr>
        <w:t>Journal of Family Therapy</w:t>
      </w:r>
      <w:r w:rsidRPr="003E5332">
        <w:rPr>
          <w:rFonts w:cs="Times New Roman"/>
        </w:rPr>
        <w:t xml:space="preserve">, </w:t>
      </w:r>
      <w:r w:rsidRPr="003E5332">
        <w:rPr>
          <w:rFonts w:cs="Times New Roman"/>
          <w:i/>
          <w:iCs/>
        </w:rPr>
        <w:t>42</w:t>
      </w:r>
      <w:r w:rsidRPr="003E5332">
        <w:rPr>
          <w:rFonts w:cs="Times New Roman"/>
        </w:rPr>
        <w:t>(2), 291–316. https://doi.org/10.1111/1467-6427.12263</w:t>
      </w:r>
    </w:p>
    <w:p w14:paraId="4D5F2757" w14:textId="77777777" w:rsidR="003E5332" w:rsidRPr="003E5332" w:rsidRDefault="003E5332" w:rsidP="00817CB8">
      <w:pPr>
        <w:pStyle w:val="Bibliography"/>
        <w:ind w:left="720" w:hanging="720"/>
        <w:rPr>
          <w:rFonts w:cs="Times New Roman"/>
        </w:rPr>
      </w:pPr>
      <w:r w:rsidRPr="003E5332">
        <w:rPr>
          <w:rFonts w:cs="Times New Roman"/>
        </w:rPr>
        <w:t xml:space="preserve">Silva, A., Ferreira, S., Silva Pinto, É., Rocha, S. A., &amp; Barbosa-Rocha, N. (2023). The Relationship Between Childhood Abuse and Adult Attachment Styles: The Mediator Role of Sensory Over-Responsivity. </w:t>
      </w:r>
      <w:r w:rsidRPr="003E5332">
        <w:rPr>
          <w:rFonts w:cs="Times New Roman"/>
          <w:i/>
          <w:iCs/>
        </w:rPr>
        <w:t>Journal of Aggression, Maltreatment &amp; Trauma</w:t>
      </w:r>
      <w:r w:rsidRPr="003E5332">
        <w:rPr>
          <w:rFonts w:cs="Times New Roman"/>
        </w:rPr>
        <w:t>, 1–19. https://doi.org/10.1080/10926771.2023.2186298</w:t>
      </w:r>
    </w:p>
    <w:p w14:paraId="56750D9F" w14:textId="77777777" w:rsidR="003E5332" w:rsidRPr="003E5332" w:rsidRDefault="003E5332" w:rsidP="00817CB8">
      <w:pPr>
        <w:pStyle w:val="Bibliography"/>
        <w:ind w:left="720" w:hanging="720"/>
        <w:rPr>
          <w:rFonts w:cs="Times New Roman"/>
        </w:rPr>
      </w:pPr>
      <w:r w:rsidRPr="003E5332">
        <w:rPr>
          <w:rFonts w:cs="Times New Roman"/>
        </w:rPr>
        <w:lastRenderedPageBreak/>
        <w:t xml:space="preserve">Skowron, E. A. (2000). The role of differentiation of self in marital adjustment. </w:t>
      </w:r>
      <w:r w:rsidRPr="003E5332">
        <w:rPr>
          <w:rFonts w:cs="Times New Roman"/>
          <w:i/>
          <w:iCs/>
        </w:rPr>
        <w:t>Journal of Counseling Psychology</w:t>
      </w:r>
      <w:r w:rsidRPr="003E5332">
        <w:rPr>
          <w:rFonts w:cs="Times New Roman"/>
        </w:rPr>
        <w:t xml:space="preserve">, </w:t>
      </w:r>
      <w:r w:rsidRPr="003E5332">
        <w:rPr>
          <w:rFonts w:cs="Times New Roman"/>
          <w:i/>
          <w:iCs/>
        </w:rPr>
        <w:t>47</w:t>
      </w:r>
      <w:r w:rsidRPr="003E5332">
        <w:rPr>
          <w:rFonts w:cs="Times New Roman"/>
        </w:rPr>
        <w:t>(2), 229–237. https://doi.org/10.1037/0022-0167.47.2.229</w:t>
      </w:r>
    </w:p>
    <w:p w14:paraId="63985E82" w14:textId="77777777" w:rsidR="003E5332" w:rsidRPr="003E5332" w:rsidRDefault="003E5332" w:rsidP="00817CB8">
      <w:pPr>
        <w:pStyle w:val="Bibliography"/>
        <w:ind w:left="720" w:hanging="720"/>
        <w:rPr>
          <w:rFonts w:cs="Times New Roman"/>
        </w:rPr>
      </w:pPr>
      <w:r w:rsidRPr="003E5332">
        <w:rPr>
          <w:rFonts w:cs="Times New Roman"/>
        </w:rPr>
        <w:t xml:space="preserve">Sommantico, M., Iorio, I., Lacatena, M., &amp; Parrello, S. (2021). Adult Attachment, Differentiation of Self, and Relationship Satisfaction in Lesbians and Gay Men. </w:t>
      </w:r>
      <w:r w:rsidRPr="003E5332">
        <w:rPr>
          <w:rFonts w:cs="Times New Roman"/>
          <w:i/>
          <w:iCs/>
        </w:rPr>
        <w:t>Contemporary Family Therapy</w:t>
      </w:r>
      <w:r w:rsidRPr="003E5332">
        <w:rPr>
          <w:rFonts w:cs="Times New Roman"/>
        </w:rPr>
        <w:t xml:space="preserve">, </w:t>
      </w:r>
      <w:r w:rsidRPr="003E5332">
        <w:rPr>
          <w:rFonts w:cs="Times New Roman"/>
          <w:i/>
          <w:iCs/>
        </w:rPr>
        <w:t>43</w:t>
      </w:r>
      <w:r w:rsidRPr="003E5332">
        <w:rPr>
          <w:rFonts w:cs="Times New Roman"/>
        </w:rPr>
        <w:t>(2), 154–164. https://doi.org/10.1007/s10591-020-09563-5</w:t>
      </w:r>
    </w:p>
    <w:p w14:paraId="676E8195" w14:textId="77777777" w:rsidR="003E5332" w:rsidRPr="003E5332" w:rsidRDefault="003E5332" w:rsidP="00817CB8">
      <w:pPr>
        <w:pStyle w:val="Bibliography"/>
        <w:ind w:left="720" w:hanging="720"/>
        <w:rPr>
          <w:rFonts w:cs="Times New Roman"/>
        </w:rPr>
      </w:pPr>
      <w:r w:rsidRPr="003E5332">
        <w:rPr>
          <w:rFonts w:cs="Times New Roman"/>
        </w:rPr>
        <w:t xml:space="preserve">Tanner, M. A., &amp; Francis, S. E. (2025). Protective Factors for Adverse Childhood Experiences: The Role of Emotion Regulation and Attachment. </w:t>
      </w:r>
      <w:r w:rsidRPr="003E5332">
        <w:rPr>
          <w:rFonts w:cs="Times New Roman"/>
          <w:i/>
          <w:iCs/>
        </w:rPr>
        <w:t>Journal of Child and Family Studies</w:t>
      </w:r>
      <w:r w:rsidRPr="003E5332">
        <w:rPr>
          <w:rFonts w:cs="Times New Roman"/>
        </w:rPr>
        <w:t>. https://doi.org/10.1007/s10826-024-02989-7</w:t>
      </w:r>
    </w:p>
    <w:p w14:paraId="156E2199" w14:textId="77777777" w:rsidR="003E5332" w:rsidRPr="003E5332" w:rsidRDefault="003E5332" w:rsidP="00817CB8">
      <w:pPr>
        <w:pStyle w:val="Bibliography"/>
        <w:ind w:left="720" w:hanging="720"/>
        <w:rPr>
          <w:rFonts w:cs="Times New Roman"/>
        </w:rPr>
      </w:pPr>
      <w:r w:rsidRPr="003E5332">
        <w:rPr>
          <w:rFonts w:cs="Times New Roman"/>
        </w:rPr>
        <w:t xml:space="preserve">Thompson, E. M., Corcoran, F., &amp; Hodges, H. R. (2024). Adverse Childhood Experiences and Resilience: Family Resilience as a Promotive Factor in Young Children’s Flourishing. </w:t>
      </w:r>
      <w:r w:rsidRPr="003E5332">
        <w:rPr>
          <w:rFonts w:cs="Times New Roman"/>
          <w:i/>
          <w:iCs/>
        </w:rPr>
        <w:t>Sage Open</w:t>
      </w:r>
      <w:r w:rsidRPr="003E5332">
        <w:rPr>
          <w:rFonts w:cs="Times New Roman"/>
        </w:rPr>
        <w:t xml:space="preserve">, </w:t>
      </w:r>
      <w:r w:rsidRPr="003E5332">
        <w:rPr>
          <w:rFonts w:cs="Times New Roman"/>
          <w:i/>
          <w:iCs/>
        </w:rPr>
        <w:t>14</w:t>
      </w:r>
      <w:r w:rsidRPr="003E5332">
        <w:rPr>
          <w:rFonts w:cs="Times New Roman"/>
        </w:rPr>
        <w:t>(4), 21582440241302899. https://doi.org/10.1177/21582440241302899</w:t>
      </w:r>
    </w:p>
    <w:p w14:paraId="3D0BB6B6" w14:textId="77777777" w:rsidR="003E5332" w:rsidRPr="003E5332" w:rsidRDefault="003E5332" w:rsidP="00817CB8">
      <w:pPr>
        <w:pStyle w:val="Bibliography"/>
        <w:ind w:left="720" w:hanging="720"/>
        <w:rPr>
          <w:rFonts w:cs="Times New Roman"/>
        </w:rPr>
      </w:pPr>
      <w:r w:rsidRPr="003E5332">
        <w:rPr>
          <w:rFonts w:cs="Times New Roman"/>
        </w:rPr>
        <w:t xml:space="preserve">Tuason, M. T., &amp; Friedlander, M. L. (2000). Do parents’ differentiation levels predict those of their adult children? And other tests of Bowen theory in a Philippine sample. </w:t>
      </w:r>
      <w:r w:rsidRPr="003E5332">
        <w:rPr>
          <w:rFonts w:cs="Times New Roman"/>
          <w:i/>
          <w:iCs/>
        </w:rPr>
        <w:t>Journal of Counseling Psychology</w:t>
      </w:r>
      <w:r w:rsidRPr="003E5332">
        <w:rPr>
          <w:rFonts w:cs="Times New Roman"/>
        </w:rPr>
        <w:t xml:space="preserve">, </w:t>
      </w:r>
      <w:r w:rsidRPr="003E5332">
        <w:rPr>
          <w:rFonts w:cs="Times New Roman"/>
          <w:i/>
          <w:iCs/>
        </w:rPr>
        <w:t>47</w:t>
      </w:r>
      <w:r w:rsidRPr="003E5332">
        <w:rPr>
          <w:rFonts w:cs="Times New Roman"/>
        </w:rPr>
        <w:t>(1), 27–35. https://doi.org/10.1037/0022-0167.47.1.27</w:t>
      </w:r>
    </w:p>
    <w:p w14:paraId="056D2C94" w14:textId="77777777" w:rsidR="003E5332" w:rsidRPr="003E5332" w:rsidRDefault="003E5332" w:rsidP="00817CB8">
      <w:pPr>
        <w:pStyle w:val="Bibliography"/>
        <w:ind w:left="720" w:hanging="720"/>
        <w:rPr>
          <w:rFonts w:cs="Times New Roman"/>
        </w:rPr>
      </w:pPr>
      <w:r w:rsidRPr="003E5332">
        <w:rPr>
          <w:rFonts w:cs="Times New Roman"/>
        </w:rPr>
        <w:t xml:space="preserve">Vaillancourt-Morel, M.-P., Rosen, N. O., Péloquin, K., &amp; Bergeron, S. (2023). Maltreatment in Childhood and Perceived Partner Responsiveness in Adult </w:t>
      </w:r>
      <w:r w:rsidRPr="003E5332">
        <w:rPr>
          <w:rFonts w:cs="Times New Roman"/>
        </w:rPr>
        <w:lastRenderedPageBreak/>
        <w:t xml:space="preserve">Romantic Relationships: A Dyadic Daily Diary and Longitudinal Study. </w:t>
      </w:r>
      <w:r w:rsidRPr="003E5332">
        <w:rPr>
          <w:rFonts w:cs="Times New Roman"/>
          <w:i/>
          <w:iCs/>
        </w:rPr>
        <w:t>Child Maltreatment</w:t>
      </w:r>
      <w:r w:rsidRPr="003E5332">
        <w:rPr>
          <w:rFonts w:cs="Times New Roman"/>
        </w:rPr>
        <w:t xml:space="preserve">, </w:t>
      </w:r>
      <w:r w:rsidRPr="003E5332">
        <w:rPr>
          <w:rFonts w:cs="Times New Roman"/>
          <w:i/>
          <w:iCs/>
        </w:rPr>
        <w:t>28</w:t>
      </w:r>
      <w:r w:rsidRPr="003E5332">
        <w:rPr>
          <w:rFonts w:cs="Times New Roman"/>
        </w:rPr>
        <w:t>(1), 163–175. https://doi.org/10.1177/10775595211057230</w:t>
      </w:r>
    </w:p>
    <w:p w14:paraId="4853CFAE" w14:textId="77777777" w:rsidR="003E5332" w:rsidRPr="003E5332" w:rsidRDefault="003E5332" w:rsidP="00817CB8">
      <w:pPr>
        <w:pStyle w:val="Bibliography"/>
        <w:ind w:left="720" w:hanging="720"/>
        <w:rPr>
          <w:rFonts w:cs="Times New Roman"/>
        </w:rPr>
      </w:pPr>
      <w:r w:rsidRPr="003E5332">
        <w:rPr>
          <w:rFonts w:cs="Times New Roman"/>
        </w:rPr>
        <w:t xml:space="preserve">Wheeler, N. J., Daire, A. P., Barden, S. M., &amp; Carlson, R. G. (2019). Relationship Distress as a Mediator of Adverse Childhood Experiences and Health: Implications for Clinical Practice with Economically Vulnerable Racial and Ethnic Minorities. </w:t>
      </w:r>
      <w:r w:rsidRPr="003E5332">
        <w:rPr>
          <w:rFonts w:cs="Times New Roman"/>
          <w:i/>
          <w:iCs/>
        </w:rPr>
        <w:t>Family Process</w:t>
      </w:r>
      <w:r w:rsidRPr="003E5332">
        <w:rPr>
          <w:rFonts w:cs="Times New Roman"/>
        </w:rPr>
        <w:t xml:space="preserve">, </w:t>
      </w:r>
      <w:r w:rsidRPr="003E5332">
        <w:rPr>
          <w:rFonts w:cs="Times New Roman"/>
          <w:i/>
          <w:iCs/>
        </w:rPr>
        <w:t>58</w:t>
      </w:r>
      <w:r w:rsidRPr="003E5332">
        <w:rPr>
          <w:rFonts w:cs="Times New Roman"/>
        </w:rPr>
        <w:t>(4), 1003–1021. https://doi.org/10.1111/famp.12392</w:t>
      </w:r>
    </w:p>
    <w:p w14:paraId="52531C9A" w14:textId="77777777" w:rsidR="003E5332" w:rsidRPr="003E5332" w:rsidRDefault="003E5332" w:rsidP="00817CB8">
      <w:pPr>
        <w:pStyle w:val="Bibliography"/>
        <w:ind w:left="720" w:hanging="720"/>
        <w:rPr>
          <w:rFonts w:cs="Times New Roman"/>
        </w:rPr>
      </w:pPr>
      <w:r w:rsidRPr="003E5332">
        <w:rPr>
          <w:rFonts w:cs="Times New Roman"/>
        </w:rPr>
        <w:t xml:space="preserve">Willis, K., Miller, R. B., Yorgason, J., &amp; Dyer, J. (2021). Was Bowen Correct? The Relationship Between Differentiation and Triangulation. </w:t>
      </w:r>
      <w:r w:rsidRPr="003E5332">
        <w:rPr>
          <w:rFonts w:cs="Times New Roman"/>
          <w:i/>
          <w:iCs/>
        </w:rPr>
        <w:t>Contemporary Family Therapy</w:t>
      </w:r>
      <w:r w:rsidRPr="003E5332">
        <w:rPr>
          <w:rFonts w:cs="Times New Roman"/>
        </w:rPr>
        <w:t xml:space="preserve">, </w:t>
      </w:r>
      <w:r w:rsidRPr="003E5332">
        <w:rPr>
          <w:rFonts w:cs="Times New Roman"/>
          <w:i/>
          <w:iCs/>
        </w:rPr>
        <w:t>43</w:t>
      </w:r>
      <w:r w:rsidRPr="003E5332">
        <w:rPr>
          <w:rFonts w:cs="Times New Roman"/>
        </w:rPr>
        <w:t>(1), 1–11. https://doi.org/10.1007/s10591-020-09557-3</w:t>
      </w:r>
    </w:p>
    <w:p w14:paraId="597D2A58" w14:textId="77777777" w:rsidR="003E5332" w:rsidRPr="003E5332" w:rsidRDefault="003E5332" w:rsidP="00817CB8">
      <w:pPr>
        <w:pStyle w:val="Bibliography"/>
        <w:ind w:left="720" w:hanging="720"/>
        <w:rPr>
          <w:rFonts w:cs="Times New Roman"/>
        </w:rPr>
      </w:pPr>
      <w:r w:rsidRPr="003E5332">
        <w:rPr>
          <w:rFonts w:cs="Times New Roman"/>
        </w:rPr>
        <w:t xml:space="preserve">Worch, S., &amp; Bartle‐Haring, S. (2024). Couple differentiation and health‐related quality of life. </w:t>
      </w:r>
      <w:r w:rsidRPr="003E5332">
        <w:rPr>
          <w:rFonts w:cs="Times New Roman"/>
          <w:i/>
          <w:iCs/>
        </w:rPr>
        <w:t>Family Process</w:t>
      </w:r>
      <w:r w:rsidRPr="003E5332">
        <w:rPr>
          <w:rFonts w:cs="Times New Roman"/>
        </w:rPr>
        <w:t>, famp.12977. https://doi.org/10.1111/famp.12977</w:t>
      </w:r>
    </w:p>
    <w:p w14:paraId="31CE491D" w14:textId="77777777" w:rsidR="003E5332" w:rsidRPr="003E5332" w:rsidRDefault="003E5332" w:rsidP="00817CB8">
      <w:pPr>
        <w:pStyle w:val="Bibliography"/>
        <w:ind w:left="720" w:hanging="720"/>
        <w:rPr>
          <w:rFonts w:cs="Times New Roman"/>
        </w:rPr>
      </w:pPr>
      <w:r w:rsidRPr="003E5332">
        <w:rPr>
          <w:rFonts w:cs="Times New Roman"/>
        </w:rPr>
        <w:t xml:space="preserve">Wyatt, G. E. (1985). The sexual abuse of Afro-American and White-American women in childhood. </w:t>
      </w:r>
      <w:r w:rsidRPr="003E5332">
        <w:rPr>
          <w:rFonts w:cs="Times New Roman"/>
          <w:i/>
          <w:iCs/>
        </w:rPr>
        <w:t>Child Abuse &amp; Neglect</w:t>
      </w:r>
      <w:r w:rsidRPr="003E5332">
        <w:rPr>
          <w:rFonts w:cs="Times New Roman"/>
        </w:rPr>
        <w:t xml:space="preserve">, </w:t>
      </w:r>
      <w:r w:rsidRPr="003E5332">
        <w:rPr>
          <w:rFonts w:cs="Times New Roman"/>
          <w:i/>
          <w:iCs/>
        </w:rPr>
        <w:t>9</w:t>
      </w:r>
      <w:r w:rsidRPr="003E5332">
        <w:rPr>
          <w:rFonts w:cs="Times New Roman"/>
        </w:rPr>
        <w:t>(4), 507–519. https://doi.org/10.1016/0145-2134(85)90060-2</w:t>
      </w:r>
    </w:p>
    <w:p w14:paraId="51D79A87" w14:textId="77777777" w:rsidR="003E5332" w:rsidRPr="003E5332" w:rsidRDefault="003E5332" w:rsidP="00817CB8">
      <w:pPr>
        <w:pStyle w:val="Bibliography"/>
        <w:ind w:left="720" w:hanging="720"/>
        <w:rPr>
          <w:rFonts w:cs="Times New Roman"/>
        </w:rPr>
      </w:pPr>
      <w:r w:rsidRPr="003E5332">
        <w:rPr>
          <w:rFonts w:cs="Times New Roman"/>
        </w:rPr>
        <w:t xml:space="preserve">Zamir, O. (2022). Childhood Maltreatment and Relationship Quality: A Review of Type of Abuse and Mediating and Protective Factors. </w:t>
      </w:r>
      <w:r w:rsidRPr="003E5332">
        <w:rPr>
          <w:rFonts w:cs="Times New Roman"/>
          <w:i/>
          <w:iCs/>
        </w:rPr>
        <w:t>Trauma, Violence, &amp; Abuse</w:t>
      </w:r>
      <w:r w:rsidRPr="003E5332">
        <w:rPr>
          <w:rFonts w:cs="Times New Roman"/>
        </w:rPr>
        <w:t xml:space="preserve">, </w:t>
      </w:r>
      <w:r w:rsidRPr="003E5332">
        <w:rPr>
          <w:rFonts w:cs="Times New Roman"/>
          <w:i/>
          <w:iCs/>
        </w:rPr>
        <w:t>23</w:t>
      </w:r>
      <w:r w:rsidRPr="003E5332">
        <w:rPr>
          <w:rFonts w:cs="Times New Roman"/>
        </w:rPr>
        <w:t>(4), 1344–1357. https://doi.org/10.1177/1524838021998319</w:t>
      </w:r>
    </w:p>
    <w:p w14:paraId="57500156" w14:textId="77777777" w:rsidR="003E5332" w:rsidRPr="003E5332" w:rsidRDefault="003E5332" w:rsidP="00817CB8">
      <w:pPr>
        <w:pStyle w:val="Bibliography"/>
        <w:ind w:left="720" w:hanging="720"/>
        <w:rPr>
          <w:rFonts w:cs="Times New Roman"/>
        </w:rPr>
      </w:pPr>
      <w:r w:rsidRPr="003E5332">
        <w:rPr>
          <w:rFonts w:cs="Times New Roman"/>
        </w:rPr>
        <w:t xml:space="preserve">Zeanah, P., Burstein, K., &amp; Cartier, J. (2018). Addressing Adverse Childhood Experiences: It’s All about Relationships. </w:t>
      </w:r>
      <w:r w:rsidRPr="003E5332">
        <w:rPr>
          <w:rFonts w:cs="Times New Roman"/>
          <w:i/>
          <w:iCs/>
        </w:rPr>
        <w:t>Societies</w:t>
      </w:r>
      <w:r w:rsidRPr="003E5332">
        <w:rPr>
          <w:rFonts w:cs="Times New Roman"/>
        </w:rPr>
        <w:t xml:space="preserve">, </w:t>
      </w:r>
      <w:r w:rsidRPr="003E5332">
        <w:rPr>
          <w:rFonts w:cs="Times New Roman"/>
          <w:i/>
          <w:iCs/>
        </w:rPr>
        <w:t>8</w:t>
      </w:r>
      <w:r w:rsidRPr="003E5332">
        <w:rPr>
          <w:rFonts w:cs="Times New Roman"/>
        </w:rPr>
        <w:t>(4), 115. https://doi.org/10.3390/soc8040115</w:t>
      </w:r>
    </w:p>
    <w:p w14:paraId="001F40C1" w14:textId="6054BF02" w:rsidR="09F72D59" w:rsidRDefault="003E5332" w:rsidP="00950E3A">
      <w:pPr>
        <w:ind w:left="720" w:hanging="720"/>
        <w:sectPr w:rsidR="09F72D59" w:rsidSect="00E10CD2">
          <w:type w:val="nextPage"/>
          <w:pgSz w:w="12240" w:h="15840"/>
          <w:pgMar w:top="1584" w:right="1440" w:bottom="1584" w:left="2160" w:header="720" w:footer="1584" w:gutter="0"/>
          <w:pgNumType w:start="1"/>
          <w:cols w:space="720"/>
          <w:docGrid w:linePitch="360"/>
          <w:sectPrChange w:id="550" w:author="Bartle-Haring, Suzanne" w:date="2025-03-25T15:51:00Z" w16du:dateUtc="2025-03-25T19:51:00Z">
            <w:sectPr w:rsidR="09F72D59" w:rsidSect="00E10CD2">
              <w:type w:val="continuous"/>
              <w:pgMar w:top="1584" w:right="1440" w:bottom="1584" w:left="2160" w:header="720" w:footer="1584" w:gutter="0"/>
            </w:sectPr>
          </w:sectPrChange>
        </w:sectPr>
      </w:pPr>
      <w:r>
        <w:fldChar w:fldCharType="end"/>
      </w:r>
    </w:p>
    <w:p w14:paraId="13793270" w14:textId="7C6A8617" w:rsidR="0004216D" w:rsidRDefault="0004216D" w:rsidP="00950E3A">
      <w:pPr>
        <w:pStyle w:val="Caption"/>
      </w:pPr>
    </w:p>
    <w:sectPr w:rsidR="0004216D" w:rsidSect="004D6A3D">
      <w:headerReference w:type="default" r:id="rId26"/>
      <w:pgSz w:w="15840" w:h="12240" w:orient="landscape"/>
      <w:pgMar w:top="2160" w:right="1440" w:bottom="1440" w:left="1440" w:header="720" w:footer="1584"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Bartle-Haring, Suzanne" w:date="2025-02-18T14:19:00Z" w:initials="SH">
    <w:p w14:paraId="66B239D4" w14:textId="77777777" w:rsidR="009B3206" w:rsidRDefault="009B3206" w:rsidP="009B3206">
      <w:pPr>
        <w:pStyle w:val="CommentText"/>
      </w:pPr>
      <w:r>
        <w:rPr>
          <w:rStyle w:val="CommentReference"/>
        </w:rPr>
        <w:annotationRef/>
      </w:r>
      <w:r>
        <w:t>This seems abrupt,  you need some sort of transition here.</w:t>
      </w:r>
    </w:p>
  </w:comment>
  <w:comment w:id="79" w:author="Millie Ash" w:date="2025-03-23T13:53:00Z" w:initials="LR">
    <w:p w14:paraId="74E4E9C1" w14:textId="77777777" w:rsidR="00A71C16" w:rsidRDefault="00A71C16" w:rsidP="00A71C16">
      <w:r>
        <w:rPr>
          <w:rStyle w:val="CommentReference"/>
        </w:rPr>
        <w:annotationRef/>
      </w:r>
      <w:r>
        <w:rPr>
          <w:sz w:val="20"/>
          <w:szCs w:val="20"/>
        </w:rPr>
        <w:t>Since we chose 1,000 over 5,000</w:t>
      </w:r>
    </w:p>
  </w:comment>
  <w:comment w:id="90" w:author="Bartle-Haring, Suzanne" w:date="2025-03-25T13:46:00Z" w:initials="SH">
    <w:p w14:paraId="6D8A9BAB" w14:textId="77777777" w:rsidR="00BE2266" w:rsidRDefault="00BE2266" w:rsidP="00BE2266">
      <w:pPr>
        <w:pStyle w:val="CommentText"/>
      </w:pPr>
      <w:r>
        <w:rPr>
          <w:rStyle w:val="CommentReference"/>
        </w:rPr>
        <w:annotationRef/>
      </w:r>
      <w:r>
        <w:t xml:space="preserve">The means don’t tell us this. </w:t>
      </w:r>
    </w:p>
  </w:comment>
  <w:comment w:id="93" w:author="Bartle-Haring, Suzanne" w:date="2025-03-25T13:51:00Z" w:initials="SH">
    <w:p w14:paraId="7BBE9C6B" w14:textId="77777777" w:rsidR="003B4AA6" w:rsidRDefault="003B4AA6" w:rsidP="003B4AA6">
      <w:pPr>
        <w:pStyle w:val="CommentText"/>
      </w:pPr>
      <w:r>
        <w:rPr>
          <w:rStyle w:val="CommentReference"/>
        </w:rPr>
        <w:annotationRef/>
      </w:r>
      <w:r>
        <w:t>Since these are correlations there is no directionality, the correlation indicates an association, not an impact.</w:t>
      </w:r>
    </w:p>
  </w:comment>
  <w:comment w:id="100" w:author="Bartle-Haring, Suzanne" w:date="2025-03-25T13:53:00Z" w:initials="SH">
    <w:p w14:paraId="01D6FC4C" w14:textId="77777777" w:rsidR="003B4AA6" w:rsidRDefault="003B4AA6" w:rsidP="003B4AA6">
      <w:pPr>
        <w:pStyle w:val="CommentText"/>
      </w:pPr>
      <w:r>
        <w:rPr>
          <w:rStyle w:val="CommentReference"/>
        </w:rPr>
        <w:annotationRef/>
      </w:r>
      <w:r>
        <w:t>Did you use imputation?  The models we ran through did not use imputation because it is not recommended when there are larger proportions of missing data (i.e. 60%).</w:t>
      </w:r>
    </w:p>
  </w:comment>
  <w:comment w:id="112" w:author="Bartle-Haring, Suzanne" w:date="2025-03-25T13:56:00Z" w:initials="SH">
    <w:p w14:paraId="69DD958B" w14:textId="77777777" w:rsidR="003B4AA6" w:rsidRDefault="003B4AA6" w:rsidP="003B4AA6">
      <w:pPr>
        <w:pStyle w:val="CommentText"/>
      </w:pPr>
      <w:r>
        <w:rPr>
          <w:rStyle w:val="CommentReference"/>
        </w:rPr>
        <w:annotationRef/>
      </w:r>
      <w:r>
        <w:t>Since we already said we were only using neglect, this isn’t necessary.</w:t>
      </w:r>
    </w:p>
  </w:comment>
  <w:comment w:id="120" w:author="Bartle-Haring, Suzanne" w:date="2025-03-25T14:02:00Z" w:initials="SH">
    <w:p w14:paraId="0F5146D5" w14:textId="77777777" w:rsidR="005B0C8C" w:rsidRDefault="005B0C8C" w:rsidP="005B0C8C">
      <w:pPr>
        <w:pStyle w:val="CommentText"/>
      </w:pPr>
      <w:r>
        <w:rPr>
          <w:rStyle w:val="CommentReference"/>
        </w:rPr>
        <w:annotationRef/>
      </w:r>
      <w:r>
        <w:t>I’m confused about this table, did you test a model with neglect, dw and satisfaction only?</w:t>
      </w:r>
    </w:p>
  </w:comment>
  <w:comment w:id="218" w:author="Bartle-Haring, Suzanne" w:date="2025-03-25T14:03:00Z" w:initials="SH">
    <w:p w14:paraId="1FD890B8" w14:textId="77777777" w:rsidR="005B0C8C" w:rsidRDefault="005B0C8C" w:rsidP="005B0C8C">
      <w:pPr>
        <w:pStyle w:val="CommentText"/>
      </w:pPr>
      <w:r>
        <w:rPr>
          <w:rStyle w:val="CommentReference"/>
        </w:rPr>
        <w:annotationRef/>
      </w:r>
      <w:r>
        <w:t>How are you coming up with this?</w:t>
      </w:r>
    </w:p>
  </w:comment>
  <w:comment w:id="454" w:author="Bartle-Haring, Suzanne" w:date="2025-03-25T14:04:00Z" w:initials="SH">
    <w:p w14:paraId="49C2A7E7" w14:textId="77777777" w:rsidR="005B0C8C" w:rsidRDefault="005B0C8C" w:rsidP="005B0C8C">
      <w:pPr>
        <w:pStyle w:val="CommentText"/>
      </w:pPr>
      <w:r>
        <w:rPr>
          <w:rStyle w:val="CommentReference"/>
        </w:rPr>
        <w:annotationRef/>
      </w:r>
      <w:r>
        <w:t xml:space="preserve">So no interaction included, with direct associations of neglect on DW.  Is this a model you ran? </w:t>
      </w:r>
    </w:p>
  </w:comment>
  <w:comment w:id="486" w:author="Bartle-Haring, Suzanne" w:date="2025-03-25T14:00:00Z" w:initials="SH">
    <w:p w14:paraId="194FCE57" w14:textId="5EA20818" w:rsidR="003B4AA6" w:rsidRDefault="003B4AA6" w:rsidP="003B4AA6">
      <w:pPr>
        <w:pStyle w:val="CommentText"/>
      </w:pPr>
      <w:r>
        <w:rPr>
          <w:rStyle w:val="CommentReference"/>
        </w:rPr>
        <w:annotationRef/>
      </w:r>
      <w:r>
        <w:t xml:space="preserve">Given these confidence intervals(they include 0) this is not a significant effect. </w:t>
      </w:r>
    </w:p>
  </w:comment>
  <w:comment w:id="489" w:author="Bartle-Haring, Suzanne" w:date="2025-03-25T14:01:00Z" w:initials="SH">
    <w:p w14:paraId="1AF899C2" w14:textId="77777777" w:rsidR="003B4AA6" w:rsidRDefault="003B4AA6" w:rsidP="003B4AA6">
      <w:pPr>
        <w:pStyle w:val="CommentText"/>
      </w:pPr>
      <w:r>
        <w:rPr>
          <w:rStyle w:val="CommentReference"/>
        </w:rPr>
        <w:annotationRef/>
      </w:r>
      <w:r>
        <w:t>Is this model without the interaction terms?</w:t>
      </w:r>
    </w:p>
  </w:comment>
  <w:comment w:id="499" w:author="Bartle-Haring, Suzanne" w:date="2025-03-25T15:39:00Z" w:initials="SH">
    <w:p w14:paraId="35CF9578" w14:textId="77777777" w:rsidR="00F9642A" w:rsidRDefault="00F9642A" w:rsidP="00F9642A">
      <w:pPr>
        <w:pStyle w:val="CommentText"/>
      </w:pPr>
      <w:r>
        <w:rPr>
          <w:rStyle w:val="CommentReference"/>
        </w:rPr>
        <w:annotationRef/>
      </w:r>
      <w:r>
        <w:t>Is this based on APIM or correlation?</w:t>
      </w:r>
    </w:p>
  </w:comment>
  <w:comment w:id="502" w:author="Bartle-Haring, Suzanne" w:date="2025-03-25T14:06:00Z" w:initials="SH">
    <w:p w14:paraId="3FF24235" w14:textId="33A5BCB3" w:rsidR="005B0C8C" w:rsidRDefault="005B0C8C" w:rsidP="005B0C8C">
      <w:pPr>
        <w:pStyle w:val="CommentText"/>
      </w:pPr>
      <w:r>
        <w:rPr>
          <w:rStyle w:val="CommentReference"/>
        </w:rPr>
        <w:annotationRef/>
      </w:r>
      <w:r>
        <w:t>BFST would not talk about attachment injuries.</w:t>
      </w:r>
    </w:p>
  </w:comment>
  <w:comment w:id="503" w:author="Bartle-Haring, Suzanne" w:date="2025-03-25T14:07:00Z" w:initials="SH">
    <w:p w14:paraId="0C32D7E2" w14:textId="77777777" w:rsidR="005B0C8C" w:rsidRDefault="005B0C8C" w:rsidP="005B0C8C">
      <w:pPr>
        <w:pStyle w:val="CommentText"/>
      </w:pPr>
      <w:r>
        <w:rPr>
          <w:rStyle w:val="CommentReference"/>
        </w:rPr>
        <w:annotationRef/>
      </w:r>
      <w:r>
        <w:t>You didn’t include this in your results</w:t>
      </w:r>
    </w:p>
  </w:comment>
  <w:comment w:id="517" w:author="Bartle-Haring, Suzanne" w:date="2025-03-25T15:45:00Z" w:initials="SH">
    <w:p w14:paraId="0E5251A0" w14:textId="77777777" w:rsidR="00E10CD2" w:rsidRDefault="00E10CD2" w:rsidP="00E10CD2">
      <w:pPr>
        <w:pStyle w:val="CommentText"/>
      </w:pPr>
      <w:r>
        <w:rPr>
          <w:rStyle w:val="CommentReference"/>
        </w:rPr>
        <w:annotationRef/>
      </w:r>
      <w:r>
        <w:t xml:space="preserve">Not sure I get where you got these numbers, and I don’t think we can say in response to neglect.  </w:t>
      </w:r>
    </w:p>
  </w:comment>
  <w:comment w:id="520" w:author="Bartle-Haring, Suzanne" w:date="2025-03-25T14:09:00Z" w:initials="SH">
    <w:p w14:paraId="4EE48E36" w14:textId="4474F7F9" w:rsidR="005B0C8C" w:rsidRDefault="005B0C8C" w:rsidP="005B0C8C">
      <w:pPr>
        <w:pStyle w:val="CommentText"/>
      </w:pPr>
      <w:r>
        <w:rPr>
          <w:rStyle w:val="CommentReference"/>
        </w:rPr>
        <w:annotationRef/>
      </w:r>
      <w:r>
        <w:t>Not sure what you are referring to here.</w:t>
      </w:r>
    </w:p>
  </w:comment>
  <w:comment w:id="526" w:author="Bartle-Haring, Suzanne" w:date="2025-03-25T14:11:00Z" w:initials="SH">
    <w:p w14:paraId="47272ECC" w14:textId="77777777" w:rsidR="005B0C8C" w:rsidRDefault="005B0C8C" w:rsidP="005B0C8C">
      <w:pPr>
        <w:pStyle w:val="CommentText"/>
      </w:pPr>
      <w:r>
        <w:rPr>
          <w:rStyle w:val="CommentReference"/>
        </w:rPr>
        <w:annotationRef/>
      </w:r>
      <w:r>
        <w:t>Again, if you are talking about the model with the interaction effects included, then we need to talk about the interactions, not the main effects.</w:t>
      </w:r>
    </w:p>
  </w:comment>
  <w:comment w:id="527" w:author="Bartle-Haring, Suzanne" w:date="2025-03-25T14:11:00Z" w:initials="SH">
    <w:p w14:paraId="0E028611" w14:textId="77777777" w:rsidR="005B0C8C" w:rsidRDefault="005B0C8C" w:rsidP="005B0C8C">
      <w:pPr>
        <w:pStyle w:val="CommentText"/>
      </w:pPr>
      <w:r>
        <w:rPr>
          <w:rStyle w:val="CommentReference"/>
        </w:rPr>
        <w:annotationRef/>
      </w:r>
      <w:r>
        <w:t>Which were these?</w:t>
      </w:r>
    </w:p>
  </w:comment>
  <w:comment w:id="531" w:author="Bartle-Haring, Suzanne" w:date="2025-03-25T14:13:00Z" w:initials="SH">
    <w:p w14:paraId="10EC4D38" w14:textId="77777777" w:rsidR="009044C6" w:rsidRDefault="009044C6" w:rsidP="009044C6">
      <w:pPr>
        <w:pStyle w:val="CommentText"/>
      </w:pPr>
      <w:r>
        <w:rPr>
          <w:rStyle w:val="CommentReference"/>
        </w:rPr>
        <w:annotationRef/>
      </w:r>
      <w:r>
        <w:t>Be careful here, our measure is a sum of all demand withdraw behaviors, we don’t know if women or men are doing the demanding or withdrawing.</w:t>
      </w:r>
    </w:p>
  </w:comment>
  <w:comment w:id="532" w:author="Bartle-Haring, Suzanne" w:date="2025-03-25T14:15:00Z" w:initials="SH">
    <w:p w14:paraId="1CB7BBB9" w14:textId="77777777" w:rsidR="009044C6" w:rsidRDefault="009044C6" w:rsidP="009044C6">
      <w:pPr>
        <w:pStyle w:val="CommentText"/>
      </w:pPr>
      <w:r>
        <w:rPr>
          <w:rStyle w:val="CommentReference"/>
        </w:rPr>
        <w:annotationRef/>
      </w:r>
      <w:r>
        <w:t xml:space="preserve">This sounds great, but again, you haven’t included the interaction term so I’m not sure any of this is supported by our data. </w:t>
      </w:r>
    </w:p>
  </w:comment>
  <w:comment w:id="540" w:author="Bartle-Haring, Suzanne" w:date="2025-03-25T14:21:00Z" w:initials="SH">
    <w:p w14:paraId="0F608274" w14:textId="77777777" w:rsidR="009044C6" w:rsidRDefault="009044C6" w:rsidP="009044C6">
      <w:pPr>
        <w:pStyle w:val="CommentText"/>
      </w:pPr>
      <w:r>
        <w:rPr>
          <w:rStyle w:val="CommentReference"/>
        </w:rPr>
        <w:annotationRef/>
      </w:r>
      <w:r>
        <w:t>Rather than this, you could talk about the strength of the FDR, (dyadically directed questions, allowing for two continuums for separateness and connectedness) as opposed to the issues with the DSI.</w:t>
      </w:r>
    </w:p>
  </w:comment>
  <w:comment w:id="543" w:author="Bartle-Haring, Suzanne" w:date="2025-03-25T14:24:00Z" w:initials="SH">
    <w:p w14:paraId="5A0E629F" w14:textId="77777777" w:rsidR="00356E22" w:rsidRDefault="00356E22" w:rsidP="00356E22">
      <w:pPr>
        <w:pStyle w:val="CommentText"/>
      </w:pPr>
      <w:r>
        <w:rPr>
          <w:rStyle w:val="CommentReference"/>
        </w:rPr>
        <w:annotationRef/>
      </w:r>
      <w:r>
        <w:t>I’m worried about this conclusion since we included the interaction term.</w:t>
      </w:r>
    </w:p>
  </w:comment>
  <w:comment w:id="544" w:author="Bartle-Haring, Suzanne" w:date="2025-03-25T14:26:00Z" w:initials="SH">
    <w:p w14:paraId="112CFAE1" w14:textId="77777777" w:rsidR="00356E22" w:rsidRDefault="00356E22" w:rsidP="00356E22">
      <w:pPr>
        <w:pStyle w:val="CommentText"/>
      </w:pPr>
      <w:r>
        <w:rPr>
          <w:rStyle w:val="CommentReference"/>
        </w:rPr>
        <w:annotationRef/>
      </w:r>
      <w:r>
        <w:t xml:space="preserve">What we know is that partner 2’s perspective of the total amount of demand withdraw in the relationship is associated with relationship outcomes, not her withdraw only.  </w:t>
      </w:r>
    </w:p>
  </w:comment>
  <w:comment w:id="546" w:author="Bartle-Haring, Suzanne" w:date="2025-03-25T14:30:00Z" w:initials="SH">
    <w:p w14:paraId="51286A21" w14:textId="77777777" w:rsidR="00356E22" w:rsidRDefault="00356E22" w:rsidP="00356E22">
      <w:pPr>
        <w:pStyle w:val="CommentText"/>
      </w:pPr>
      <w:r>
        <w:rPr>
          <w:rStyle w:val="CommentReference"/>
        </w:rPr>
        <w:annotationRef/>
      </w:r>
      <w:r>
        <w:t>It seems like this section is too much of repeat, I think you could simply summarize the findings again, with out repeating  all the rest.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6B239D4" w15:done="0"/>
  <w15:commentEx w15:paraId="74E4E9C1" w15:done="0"/>
  <w15:commentEx w15:paraId="6D8A9BAB" w15:done="0"/>
  <w15:commentEx w15:paraId="7BBE9C6B" w15:done="0"/>
  <w15:commentEx w15:paraId="01D6FC4C" w15:done="0"/>
  <w15:commentEx w15:paraId="69DD958B" w15:done="0"/>
  <w15:commentEx w15:paraId="0F5146D5" w15:done="0"/>
  <w15:commentEx w15:paraId="1FD890B8" w15:done="0"/>
  <w15:commentEx w15:paraId="49C2A7E7" w15:done="0"/>
  <w15:commentEx w15:paraId="194FCE57" w15:done="0"/>
  <w15:commentEx w15:paraId="1AF899C2" w15:done="0"/>
  <w15:commentEx w15:paraId="35CF9578" w15:done="0"/>
  <w15:commentEx w15:paraId="3FF24235" w15:done="0"/>
  <w15:commentEx w15:paraId="0C32D7E2" w15:done="0"/>
  <w15:commentEx w15:paraId="0E5251A0" w15:done="0"/>
  <w15:commentEx w15:paraId="4EE48E36" w15:done="0"/>
  <w15:commentEx w15:paraId="47272ECC" w15:done="0"/>
  <w15:commentEx w15:paraId="0E028611" w15:done="0"/>
  <w15:commentEx w15:paraId="10EC4D38" w15:done="0"/>
  <w15:commentEx w15:paraId="1CB7BBB9" w15:done="0"/>
  <w15:commentEx w15:paraId="0F608274" w15:done="0"/>
  <w15:commentEx w15:paraId="5A0E629F" w15:done="0"/>
  <w15:commentEx w15:paraId="112CFAE1" w15:done="0"/>
  <w15:commentEx w15:paraId="51286A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92C1200" w16cex:dateUtc="2025-02-18T19:19:00Z"/>
  <w16cex:commentExtensible w16cex:durableId="69AA8F30" w16cex:dateUtc="2025-03-23T17:53:00Z"/>
  <w16cex:commentExtensible w16cex:durableId="2E100576" w16cex:dateUtc="2025-03-25T17:46:00Z"/>
  <w16cex:commentExtensible w16cex:durableId="4A4BE50F" w16cex:dateUtc="2025-03-25T17:51:00Z"/>
  <w16cex:commentExtensible w16cex:durableId="1F94019B" w16cex:dateUtc="2025-03-25T17:53:00Z"/>
  <w16cex:commentExtensible w16cex:durableId="56A4D27F" w16cex:dateUtc="2025-03-25T17:56:00Z"/>
  <w16cex:commentExtensible w16cex:durableId="393C5BA3" w16cex:dateUtc="2025-03-25T18:02:00Z"/>
  <w16cex:commentExtensible w16cex:durableId="15A8E04A" w16cex:dateUtc="2025-03-25T18:03:00Z"/>
  <w16cex:commentExtensible w16cex:durableId="42B0D5C5" w16cex:dateUtc="2025-03-25T18:04:00Z"/>
  <w16cex:commentExtensible w16cex:durableId="720AA024" w16cex:dateUtc="2025-03-25T18:00:00Z"/>
  <w16cex:commentExtensible w16cex:durableId="4C25385E" w16cex:dateUtc="2025-03-25T18:01:00Z"/>
  <w16cex:commentExtensible w16cex:durableId="08CEB99E" w16cex:dateUtc="2025-03-25T19:39:00Z"/>
  <w16cex:commentExtensible w16cex:durableId="7817CF5B" w16cex:dateUtc="2025-03-25T18:06:00Z"/>
  <w16cex:commentExtensible w16cex:durableId="3EB10853" w16cex:dateUtc="2025-03-25T18:07:00Z"/>
  <w16cex:commentExtensible w16cex:durableId="67E65E4D" w16cex:dateUtc="2025-03-25T19:45:00Z"/>
  <w16cex:commentExtensible w16cex:durableId="32EAFF67" w16cex:dateUtc="2025-03-25T18:09:00Z"/>
  <w16cex:commentExtensible w16cex:durableId="6060ACC1" w16cex:dateUtc="2025-03-25T18:11:00Z"/>
  <w16cex:commentExtensible w16cex:durableId="47B30F9E" w16cex:dateUtc="2025-03-25T18:11:00Z"/>
  <w16cex:commentExtensible w16cex:durableId="084978B7" w16cex:dateUtc="2025-03-25T18:13:00Z"/>
  <w16cex:commentExtensible w16cex:durableId="0AB96734" w16cex:dateUtc="2025-03-25T18:15:00Z"/>
  <w16cex:commentExtensible w16cex:durableId="02C15EDF" w16cex:dateUtc="2025-03-25T18:21:00Z"/>
  <w16cex:commentExtensible w16cex:durableId="7904C879" w16cex:dateUtc="2025-03-25T18:24:00Z"/>
  <w16cex:commentExtensible w16cex:durableId="72F5DCF5" w16cex:dateUtc="2025-03-25T18:26:00Z"/>
  <w16cex:commentExtensible w16cex:durableId="423821FF" w16cex:dateUtc="2025-03-25T1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6B239D4" w16cid:durableId="192C1200"/>
  <w16cid:commentId w16cid:paraId="74E4E9C1" w16cid:durableId="69AA8F30"/>
  <w16cid:commentId w16cid:paraId="6D8A9BAB" w16cid:durableId="2E100576"/>
  <w16cid:commentId w16cid:paraId="7BBE9C6B" w16cid:durableId="4A4BE50F"/>
  <w16cid:commentId w16cid:paraId="01D6FC4C" w16cid:durableId="1F94019B"/>
  <w16cid:commentId w16cid:paraId="69DD958B" w16cid:durableId="56A4D27F"/>
  <w16cid:commentId w16cid:paraId="0F5146D5" w16cid:durableId="393C5BA3"/>
  <w16cid:commentId w16cid:paraId="1FD890B8" w16cid:durableId="15A8E04A"/>
  <w16cid:commentId w16cid:paraId="49C2A7E7" w16cid:durableId="42B0D5C5"/>
  <w16cid:commentId w16cid:paraId="194FCE57" w16cid:durableId="720AA024"/>
  <w16cid:commentId w16cid:paraId="1AF899C2" w16cid:durableId="4C25385E"/>
  <w16cid:commentId w16cid:paraId="35CF9578" w16cid:durableId="08CEB99E"/>
  <w16cid:commentId w16cid:paraId="3FF24235" w16cid:durableId="7817CF5B"/>
  <w16cid:commentId w16cid:paraId="0C32D7E2" w16cid:durableId="3EB10853"/>
  <w16cid:commentId w16cid:paraId="0E5251A0" w16cid:durableId="67E65E4D"/>
  <w16cid:commentId w16cid:paraId="4EE48E36" w16cid:durableId="32EAFF67"/>
  <w16cid:commentId w16cid:paraId="47272ECC" w16cid:durableId="6060ACC1"/>
  <w16cid:commentId w16cid:paraId="0E028611" w16cid:durableId="47B30F9E"/>
  <w16cid:commentId w16cid:paraId="10EC4D38" w16cid:durableId="084978B7"/>
  <w16cid:commentId w16cid:paraId="1CB7BBB9" w16cid:durableId="0AB96734"/>
  <w16cid:commentId w16cid:paraId="0F608274" w16cid:durableId="02C15EDF"/>
  <w16cid:commentId w16cid:paraId="5A0E629F" w16cid:durableId="7904C879"/>
  <w16cid:commentId w16cid:paraId="112CFAE1" w16cid:durableId="72F5DCF5"/>
  <w16cid:commentId w16cid:paraId="51286A21" w16cid:durableId="423821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B131CA" w14:textId="77777777" w:rsidR="006744EC" w:rsidRDefault="006744EC" w:rsidP="00185AC8">
      <w:r>
        <w:separator/>
      </w:r>
    </w:p>
  </w:endnote>
  <w:endnote w:type="continuationSeparator" w:id="0">
    <w:p w14:paraId="09B3F535" w14:textId="77777777" w:rsidR="006744EC" w:rsidRDefault="006744EC" w:rsidP="00185AC8">
      <w:r>
        <w:continuationSeparator/>
      </w:r>
    </w:p>
  </w:endnote>
  <w:endnote w:type="continuationNotice" w:id="1">
    <w:p w14:paraId="45D997DE" w14:textId="77777777" w:rsidR="006744EC" w:rsidRDefault="006744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0123798"/>
      <w:docPartObj>
        <w:docPartGallery w:val="Page Numbers (Bottom of Page)"/>
        <w:docPartUnique/>
      </w:docPartObj>
    </w:sdtPr>
    <w:sdtEndPr>
      <w:rPr>
        <w:noProof/>
      </w:rPr>
    </w:sdtEndPr>
    <w:sdtContent>
      <w:p w14:paraId="173407AE" w14:textId="77777777" w:rsidR="0004216D" w:rsidRDefault="0004216D">
        <w:pPr>
          <w:pStyle w:val="Footer"/>
          <w:jc w:val="center"/>
        </w:pPr>
        <w:r>
          <w:fldChar w:fldCharType="begin"/>
        </w:r>
        <w:r>
          <w:instrText xml:space="preserve"> PAGE   \* MERGEFORMAT </w:instrText>
        </w:r>
        <w:r>
          <w:fldChar w:fldCharType="separate"/>
        </w:r>
        <w:r w:rsidR="0089659C">
          <w:rPr>
            <w:noProof/>
          </w:rPr>
          <w:t>viii</w:t>
        </w:r>
        <w:r>
          <w:rPr>
            <w:noProof/>
          </w:rPr>
          <w:fldChar w:fldCharType="end"/>
        </w:r>
      </w:p>
    </w:sdtContent>
  </w:sdt>
  <w:p w14:paraId="42175DFA" w14:textId="77777777" w:rsidR="0004216D" w:rsidRDefault="000421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C08728" w14:textId="77777777" w:rsidR="006744EC" w:rsidRDefault="006744EC" w:rsidP="00185AC8">
      <w:r>
        <w:separator/>
      </w:r>
    </w:p>
  </w:footnote>
  <w:footnote w:type="continuationSeparator" w:id="0">
    <w:p w14:paraId="3A4E345F" w14:textId="77777777" w:rsidR="006744EC" w:rsidRDefault="006744EC" w:rsidP="00185AC8">
      <w:r>
        <w:continuationSeparator/>
      </w:r>
    </w:p>
  </w:footnote>
  <w:footnote w:type="continuationNotice" w:id="1">
    <w:p w14:paraId="49229ED1" w14:textId="77777777" w:rsidR="006744EC" w:rsidRDefault="006744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80"/>
      <w:gridCol w:w="2880"/>
      <w:gridCol w:w="2880"/>
    </w:tblGrid>
    <w:tr w:rsidR="5ED123AB" w14:paraId="2167A937" w14:textId="77777777" w:rsidTr="5ED123AB">
      <w:trPr>
        <w:trHeight w:val="300"/>
      </w:trPr>
      <w:tc>
        <w:tcPr>
          <w:tcW w:w="2880" w:type="dxa"/>
        </w:tcPr>
        <w:p w14:paraId="450354D6" w14:textId="577D1466" w:rsidR="5ED123AB" w:rsidRDefault="5ED123AB" w:rsidP="5ED123AB">
          <w:pPr>
            <w:pStyle w:val="Header"/>
            <w:ind w:left="-115"/>
          </w:pPr>
        </w:p>
      </w:tc>
      <w:tc>
        <w:tcPr>
          <w:tcW w:w="2880" w:type="dxa"/>
        </w:tcPr>
        <w:p w14:paraId="20E3CCC8" w14:textId="49959DFA" w:rsidR="5ED123AB" w:rsidRDefault="5ED123AB" w:rsidP="5ED123AB">
          <w:pPr>
            <w:pStyle w:val="Header"/>
            <w:jc w:val="center"/>
          </w:pPr>
        </w:p>
      </w:tc>
      <w:tc>
        <w:tcPr>
          <w:tcW w:w="2880" w:type="dxa"/>
        </w:tcPr>
        <w:p w14:paraId="54ED48BC" w14:textId="5B11D699" w:rsidR="5ED123AB" w:rsidRDefault="5ED123AB" w:rsidP="5ED123AB">
          <w:pPr>
            <w:pStyle w:val="Header"/>
            <w:ind w:right="-115"/>
            <w:jc w:val="right"/>
          </w:pPr>
        </w:p>
      </w:tc>
    </w:tr>
  </w:tbl>
  <w:p w14:paraId="47346784" w14:textId="1CB2AE0D" w:rsidR="5ED123AB" w:rsidRDefault="5ED123AB" w:rsidP="5ED123A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320"/>
      <w:gridCol w:w="4320"/>
      <w:gridCol w:w="4320"/>
    </w:tblGrid>
    <w:tr w:rsidR="5ED123AB" w14:paraId="71D67B8B" w14:textId="77777777" w:rsidTr="5ED123AB">
      <w:trPr>
        <w:trHeight w:val="300"/>
      </w:trPr>
      <w:tc>
        <w:tcPr>
          <w:tcW w:w="4320" w:type="dxa"/>
        </w:tcPr>
        <w:p w14:paraId="68C0A9A7" w14:textId="2898F263" w:rsidR="5ED123AB" w:rsidRDefault="5ED123AB" w:rsidP="5ED123AB">
          <w:pPr>
            <w:pStyle w:val="Header"/>
            <w:ind w:left="-115"/>
          </w:pPr>
        </w:p>
      </w:tc>
      <w:tc>
        <w:tcPr>
          <w:tcW w:w="4320" w:type="dxa"/>
        </w:tcPr>
        <w:p w14:paraId="48D5C369" w14:textId="2C69BA61" w:rsidR="5ED123AB" w:rsidRDefault="5ED123AB" w:rsidP="5ED123AB">
          <w:pPr>
            <w:pStyle w:val="Header"/>
            <w:jc w:val="center"/>
          </w:pPr>
        </w:p>
      </w:tc>
      <w:tc>
        <w:tcPr>
          <w:tcW w:w="4320" w:type="dxa"/>
        </w:tcPr>
        <w:p w14:paraId="110A13B8" w14:textId="3826059F" w:rsidR="5ED123AB" w:rsidRDefault="5ED123AB" w:rsidP="5ED123AB">
          <w:pPr>
            <w:pStyle w:val="Header"/>
            <w:ind w:right="-115"/>
            <w:jc w:val="right"/>
          </w:pPr>
        </w:p>
      </w:tc>
    </w:tr>
  </w:tbl>
  <w:p w14:paraId="0C119E4F" w14:textId="07870132" w:rsidR="5ED123AB" w:rsidRDefault="5ED123AB" w:rsidP="5ED123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80"/>
      <w:gridCol w:w="2880"/>
      <w:gridCol w:w="2880"/>
    </w:tblGrid>
    <w:tr w:rsidR="5ED123AB" w14:paraId="429483C6" w14:textId="77777777" w:rsidTr="5ED123AB">
      <w:trPr>
        <w:trHeight w:val="300"/>
      </w:trPr>
      <w:tc>
        <w:tcPr>
          <w:tcW w:w="2880" w:type="dxa"/>
        </w:tcPr>
        <w:p w14:paraId="12E893DB" w14:textId="51C23103" w:rsidR="5ED123AB" w:rsidRDefault="5ED123AB" w:rsidP="5ED123AB">
          <w:pPr>
            <w:pStyle w:val="Header"/>
            <w:ind w:left="-115"/>
          </w:pPr>
        </w:p>
      </w:tc>
      <w:tc>
        <w:tcPr>
          <w:tcW w:w="2880" w:type="dxa"/>
        </w:tcPr>
        <w:p w14:paraId="5A1716EA" w14:textId="7688E9A4" w:rsidR="5ED123AB" w:rsidRDefault="5ED123AB" w:rsidP="5ED123AB">
          <w:pPr>
            <w:pStyle w:val="Header"/>
            <w:jc w:val="center"/>
          </w:pPr>
        </w:p>
      </w:tc>
      <w:tc>
        <w:tcPr>
          <w:tcW w:w="2880" w:type="dxa"/>
        </w:tcPr>
        <w:p w14:paraId="5EEABE55" w14:textId="07E26CB8" w:rsidR="5ED123AB" w:rsidRDefault="5ED123AB" w:rsidP="5ED123AB">
          <w:pPr>
            <w:pStyle w:val="Header"/>
            <w:ind w:right="-115"/>
            <w:jc w:val="right"/>
          </w:pPr>
        </w:p>
      </w:tc>
    </w:tr>
  </w:tbl>
  <w:p w14:paraId="77FA8D42" w14:textId="0BC9095B" w:rsidR="5ED123AB" w:rsidRDefault="5ED123AB" w:rsidP="5ED123A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80"/>
      <w:gridCol w:w="2880"/>
      <w:gridCol w:w="2880"/>
    </w:tblGrid>
    <w:tr w:rsidR="5ED123AB" w14:paraId="07642B00" w14:textId="77777777" w:rsidTr="5ED123AB">
      <w:trPr>
        <w:trHeight w:val="300"/>
      </w:trPr>
      <w:tc>
        <w:tcPr>
          <w:tcW w:w="2880" w:type="dxa"/>
        </w:tcPr>
        <w:p w14:paraId="30208489" w14:textId="6F9AF8B1" w:rsidR="5ED123AB" w:rsidRDefault="5ED123AB" w:rsidP="5ED123AB">
          <w:pPr>
            <w:pStyle w:val="Header"/>
            <w:ind w:left="-115"/>
          </w:pPr>
        </w:p>
      </w:tc>
      <w:tc>
        <w:tcPr>
          <w:tcW w:w="2880" w:type="dxa"/>
        </w:tcPr>
        <w:p w14:paraId="68D8F595" w14:textId="01632E4A" w:rsidR="5ED123AB" w:rsidRDefault="5ED123AB" w:rsidP="5ED123AB">
          <w:pPr>
            <w:pStyle w:val="Header"/>
            <w:jc w:val="center"/>
          </w:pPr>
        </w:p>
      </w:tc>
      <w:tc>
        <w:tcPr>
          <w:tcW w:w="2880" w:type="dxa"/>
        </w:tcPr>
        <w:p w14:paraId="78805AAE" w14:textId="6DBFAB77" w:rsidR="5ED123AB" w:rsidRDefault="5ED123AB" w:rsidP="5ED123AB">
          <w:pPr>
            <w:pStyle w:val="Header"/>
            <w:ind w:right="-115"/>
            <w:jc w:val="right"/>
          </w:pPr>
        </w:p>
      </w:tc>
    </w:tr>
  </w:tbl>
  <w:p w14:paraId="6152EA90" w14:textId="4E7F96D7" w:rsidR="5ED123AB" w:rsidRDefault="5ED123AB" w:rsidP="5ED123A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80"/>
      <w:gridCol w:w="2880"/>
      <w:gridCol w:w="2880"/>
    </w:tblGrid>
    <w:tr w:rsidR="5ED123AB" w14:paraId="6EE1E572" w14:textId="77777777" w:rsidTr="5ED123AB">
      <w:trPr>
        <w:trHeight w:val="300"/>
      </w:trPr>
      <w:tc>
        <w:tcPr>
          <w:tcW w:w="2880" w:type="dxa"/>
        </w:tcPr>
        <w:p w14:paraId="260429A3" w14:textId="64A3E858" w:rsidR="5ED123AB" w:rsidRDefault="5ED123AB" w:rsidP="5ED123AB">
          <w:pPr>
            <w:pStyle w:val="Header"/>
            <w:ind w:left="-115"/>
          </w:pPr>
        </w:p>
      </w:tc>
      <w:tc>
        <w:tcPr>
          <w:tcW w:w="2880" w:type="dxa"/>
        </w:tcPr>
        <w:p w14:paraId="353C1E60" w14:textId="1BD634A1" w:rsidR="5ED123AB" w:rsidRDefault="5ED123AB" w:rsidP="5ED123AB">
          <w:pPr>
            <w:pStyle w:val="Header"/>
            <w:jc w:val="center"/>
          </w:pPr>
        </w:p>
      </w:tc>
      <w:tc>
        <w:tcPr>
          <w:tcW w:w="2880" w:type="dxa"/>
        </w:tcPr>
        <w:p w14:paraId="05049F1E" w14:textId="55BB2481" w:rsidR="5ED123AB" w:rsidRDefault="5ED123AB" w:rsidP="5ED123AB">
          <w:pPr>
            <w:pStyle w:val="Header"/>
            <w:ind w:right="-115"/>
            <w:jc w:val="right"/>
          </w:pPr>
        </w:p>
      </w:tc>
    </w:tr>
  </w:tbl>
  <w:p w14:paraId="334BC932" w14:textId="652C7F1F" w:rsidR="5ED123AB" w:rsidRDefault="5ED123AB" w:rsidP="5ED123A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80"/>
      <w:gridCol w:w="2880"/>
      <w:gridCol w:w="2880"/>
    </w:tblGrid>
    <w:tr w:rsidR="5ED123AB" w14:paraId="42AFC90E" w14:textId="77777777" w:rsidTr="5ED123AB">
      <w:trPr>
        <w:trHeight w:val="300"/>
      </w:trPr>
      <w:tc>
        <w:tcPr>
          <w:tcW w:w="2880" w:type="dxa"/>
        </w:tcPr>
        <w:p w14:paraId="68F77815" w14:textId="6F4B548A" w:rsidR="5ED123AB" w:rsidRDefault="5ED123AB" w:rsidP="5ED123AB">
          <w:pPr>
            <w:pStyle w:val="Header"/>
            <w:ind w:left="-115"/>
          </w:pPr>
        </w:p>
      </w:tc>
      <w:tc>
        <w:tcPr>
          <w:tcW w:w="2880" w:type="dxa"/>
        </w:tcPr>
        <w:p w14:paraId="6D56A902" w14:textId="3F0986A3" w:rsidR="5ED123AB" w:rsidRDefault="5ED123AB" w:rsidP="5ED123AB">
          <w:pPr>
            <w:pStyle w:val="Header"/>
            <w:jc w:val="center"/>
          </w:pPr>
        </w:p>
      </w:tc>
      <w:tc>
        <w:tcPr>
          <w:tcW w:w="2880" w:type="dxa"/>
        </w:tcPr>
        <w:p w14:paraId="141998AB" w14:textId="453B175F" w:rsidR="5ED123AB" w:rsidRDefault="5ED123AB" w:rsidP="5ED123AB">
          <w:pPr>
            <w:pStyle w:val="Header"/>
            <w:ind w:right="-115"/>
            <w:jc w:val="right"/>
          </w:pPr>
        </w:p>
      </w:tc>
    </w:tr>
  </w:tbl>
  <w:p w14:paraId="56E2E26B" w14:textId="19F177D4" w:rsidR="5ED123AB" w:rsidRDefault="5ED123AB" w:rsidP="5ED123A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80"/>
      <w:gridCol w:w="2880"/>
      <w:gridCol w:w="2880"/>
    </w:tblGrid>
    <w:tr w:rsidR="5ED123AB" w14:paraId="19B2AAA4" w14:textId="77777777" w:rsidTr="5ED123AB">
      <w:trPr>
        <w:trHeight w:val="300"/>
      </w:trPr>
      <w:tc>
        <w:tcPr>
          <w:tcW w:w="2880" w:type="dxa"/>
        </w:tcPr>
        <w:p w14:paraId="713ACD72" w14:textId="0C2192CA" w:rsidR="5ED123AB" w:rsidRDefault="5ED123AB" w:rsidP="5ED123AB">
          <w:pPr>
            <w:pStyle w:val="Header"/>
            <w:ind w:left="-115"/>
          </w:pPr>
        </w:p>
      </w:tc>
      <w:tc>
        <w:tcPr>
          <w:tcW w:w="2880" w:type="dxa"/>
        </w:tcPr>
        <w:p w14:paraId="2E1E9020" w14:textId="7D8308FC" w:rsidR="5ED123AB" w:rsidRDefault="5ED123AB" w:rsidP="5ED123AB">
          <w:pPr>
            <w:pStyle w:val="Header"/>
            <w:jc w:val="center"/>
          </w:pPr>
        </w:p>
      </w:tc>
      <w:tc>
        <w:tcPr>
          <w:tcW w:w="2880" w:type="dxa"/>
        </w:tcPr>
        <w:p w14:paraId="4A211D70" w14:textId="2D9357D0" w:rsidR="5ED123AB" w:rsidRDefault="5ED123AB" w:rsidP="5ED123AB">
          <w:pPr>
            <w:pStyle w:val="Header"/>
            <w:ind w:right="-115"/>
            <w:jc w:val="right"/>
          </w:pPr>
        </w:p>
      </w:tc>
    </w:tr>
  </w:tbl>
  <w:p w14:paraId="3F709A11" w14:textId="5F4BD8F5" w:rsidR="5ED123AB" w:rsidRDefault="5ED123AB" w:rsidP="5ED123A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80"/>
      <w:gridCol w:w="2880"/>
      <w:gridCol w:w="2880"/>
    </w:tblGrid>
    <w:tr w:rsidR="5ED123AB" w14:paraId="2BC66973" w14:textId="77777777" w:rsidTr="5ED123AB">
      <w:trPr>
        <w:trHeight w:val="300"/>
      </w:trPr>
      <w:tc>
        <w:tcPr>
          <w:tcW w:w="2880" w:type="dxa"/>
        </w:tcPr>
        <w:p w14:paraId="4343F84B" w14:textId="6BFB5A07" w:rsidR="5ED123AB" w:rsidRDefault="5ED123AB" w:rsidP="5ED123AB">
          <w:pPr>
            <w:pStyle w:val="Header"/>
            <w:ind w:left="-115"/>
          </w:pPr>
        </w:p>
      </w:tc>
      <w:tc>
        <w:tcPr>
          <w:tcW w:w="2880" w:type="dxa"/>
        </w:tcPr>
        <w:p w14:paraId="65405CB4" w14:textId="1759BC4E" w:rsidR="5ED123AB" w:rsidRDefault="5ED123AB" w:rsidP="5ED123AB">
          <w:pPr>
            <w:pStyle w:val="Header"/>
            <w:jc w:val="center"/>
          </w:pPr>
        </w:p>
      </w:tc>
      <w:tc>
        <w:tcPr>
          <w:tcW w:w="2880" w:type="dxa"/>
        </w:tcPr>
        <w:p w14:paraId="502F9016" w14:textId="199C1A0B" w:rsidR="5ED123AB" w:rsidRDefault="5ED123AB" w:rsidP="5ED123AB">
          <w:pPr>
            <w:pStyle w:val="Header"/>
            <w:ind w:right="-115"/>
            <w:jc w:val="right"/>
          </w:pPr>
        </w:p>
      </w:tc>
    </w:tr>
  </w:tbl>
  <w:p w14:paraId="53D3D1F0" w14:textId="302006A3" w:rsidR="5ED123AB" w:rsidRDefault="5ED123AB" w:rsidP="5ED123A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80"/>
      <w:gridCol w:w="2880"/>
      <w:gridCol w:w="2880"/>
    </w:tblGrid>
    <w:tr w:rsidR="5ED123AB" w14:paraId="21A9DDA1" w14:textId="77777777" w:rsidTr="5ED123AB">
      <w:trPr>
        <w:trHeight w:val="300"/>
      </w:trPr>
      <w:tc>
        <w:tcPr>
          <w:tcW w:w="2880" w:type="dxa"/>
        </w:tcPr>
        <w:p w14:paraId="68B5EA10" w14:textId="6CA2234B" w:rsidR="5ED123AB" w:rsidRDefault="5ED123AB" w:rsidP="5ED123AB">
          <w:pPr>
            <w:pStyle w:val="Header"/>
            <w:ind w:left="-115"/>
          </w:pPr>
        </w:p>
      </w:tc>
      <w:tc>
        <w:tcPr>
          <w:tcW w:w="2880" w:type="dxa"/>
        </w:tcPr>
        <w:p w14:paraId="148F62FF" w14:textId="3B858151" w:rsidR="5ED123AB" w:rsidRDefault="5ED123AB" w:rsidP="5ED123AB">
          <w:pPr>
            <w:pStyle w:val="Header"/>
            <w:jc w:val="center"/>
          </w:pPr>
        </w:p>
      </w:tc>
      <w:tc>
        <w:tcPr>
          <w:tcW w:w="2880" w:type="dxa"/>
        </w:tcPr>
        <w:p w14:paraId="2B01BB0D" w14:textId="781B718B" w:rsidR="5ED123AB" w:rsidRDefault="5ED123AB" w:rsidP="5ED123AB">
          <w:pPr>
            <w:pStyle w:val="Header"/>
            <w:ind w:right="-115"/>
            <w:jc w:val="right"/>
          </w:pPr>
        </w:p>
      </w:tc>
    </w:tr>
  </w:tbl>
  <w:p w14:paraId="4678437C" w14:textId="7F905874" w:rsidR="5ED123AB" w:rsidRDefault="5ED123AB" w:rsidP="5ED123A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80"/>
      <w:gridCol w:w="2880"/>
      <w:gridCol w:w="2880"/>
    </w:tblGrid>
    <w:tr w:rsidR="5ED123AB" w14:paraId="029EB231" w14:textId="77777777" w:rsidTr="5ED123AB">
      <w:trPr>
        <w:trHeight w:val="300"/>
      </w:trPr>
      <w:tc>
        <w:tcPr>
          <w:tcW w:w="2880" w:type="dxa"/>
        </w:tcPr>
        <w:p w14:paraId="6E414FE7" w14:textId="1781A8F7" w:rsidR="5ED123AB" w:rsidRDefault="5ED123AB" w:rsidP="5ED123AB">
          <w:pPr>
            <w:pStyle w:val="Header"/>
            <w:ind w:left="-115"/>
          </w:pPr>
        </w:p>
      </w:tc>
      <w:tc>
        <w:tcPr>
          <w:tcW w:w="2880" w:type="dxa"/>
        </w:tcPr>
        <w:p w14:paraId="00E43859" w14:textId="0065EF78" w:rsidR="5ED123AB" w:rsidRDefault="5ED123AB" w:rsidP="5ED123AB">
          <w:pPr>
            <w:pStyle w:val="Header"/>
            <w:jc w:val="center"/>
          </w:pPr>
        </w:p>
      </w:tc>
      <w:tc>
        <w:tcPr>
          <w:tcW w:w="2880" w:type="dxa"/>
        </w:tcPr>
        <w:p w14:paraId="76A90C9E" w14:textId="4816A50E" w:rsidR="5ED123AB" w:rsidRDefault="5ED123AB" w:rsidP="5ED123AB">
          <w:pPr>
            <w:pStyle w:val="Header"/>
            <w:ind w:right="-115"/>
            <w:jc w:val="right"/>
          </w:pPr>
        </w:p>
      </w:tc>
    </w:tr>
  </w:tbl>
  <w:p w14:paraId="10C681F3" w14:textId="7ECC789F" w:rsidR="5ED123AB" w:rsidRDefault="5ED123AB" w:rsidP="5ED123AB">
    <w:pPr>
      <w:pStyle w:val="Header"/>
    </w:pPr>
  </w:p>
</w:hdr>
</file>

<file path=word/intelligence2.xml><?xml version="1.0" encoding="utf-8"?>
<int2:intelligence xmlns:int2="http://schemas.microsoft.com/office/intelligence/2020/intelligence" xmlns:oel="http://schemas.microsoft.com/office/2019/extlst">
  <int2:observations>
    <int2:textHash int2:hashCode="EFnm1cm5b3bR6N" int2:id="Y60mVjeM">
      <int2:state int2:value="Rejected" int2:type="AugLoop_Text_Critique"/>
    </int2:textHash>
    <int2:textHash int2:hashCode="zGXcoF6WbkFNcZ" int2:id="ujoA1gK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E1318"/>
    <w:multiLevelType w:val="hybridMultilevel"/>
    <w:tmpl w:val="A46E7AF8"/>
    <w:lvl w:ilvl="0" w:tplc="1F2E8D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43E3B"/>
    <w:multiLevelType w:val="hybridMultilevel"/>
    <w:tmpl w:val="5D6084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5749614"/>
    <w:multiLevelType w:val="hybridMultilevel"/>
    <w:tmpl w:val="FFFFFFFF"/>
    <w:lvl w:ilvl="0" w:tplc="4F640B9E">
      <w:start w:val="1"/>
      <w:numFmt w:val="bullet"/>
      <w:lvlText w:val=""/>
      <w:lvlJc w:val="left"/>
      <w:pPr>
        <w:ind w:left="1080" w:hanging="360"/>
      </w:pPr>
      <w:rPr>
        <w:rFonts w:ascii="Symbol" w:hAnsi="Symbol" w:hint="default"/>
      </w:rPr>
    </w:lvl>
    <w:lvl w:ilvl="1" w:tplc="14F67908">
      <w:start w:val="1"/>
      <w:numFmt w:val="bullet"/>
      <w:lvlText w:val="o"/>
      <w:lvlJc w:val="left"/>
      <w:pPr>
        <w:ind w:left="1800" w:hanging="360"/>
      </w:pPr>
      <w:rPr>
        <w:rFonts w:ascii="Courier New" w:hAnsi="Courier New" w:hint="default"/>
      </w:rPr>
    </w:lvl>
    <w:lvl w:ilvl="2" w:tplc="C9B602CC">
      <w:start w:val="1"/>
      <w:numFmt w:val="bullet"/>
      <w:lvlText w:val=""/>
      <w:lvlJc w:val="left"/>
      <w:pPr>
        <w:ind w:left="2520" w:hanging="360"/>
      </w:pPr>
      <w:rPr>
        <w:rFonts w:ascii="Wingdings" w:hAnsi="Wingdings" w:hint="default"/>
      </w:rPr>
    </w:lvl>
    <w:lvl w:ilvl="3" w:tplc="B244746A">
      <w:start w:val="1"/>
      <w:numFmt w:val="bullet"/>
      <w:lvlText w:val=""/>
      <w:lvlJc w:val="left"/>
      <w:pPr>
        <w:ind w:left="3240" w:hanging="360"/>
      </w:pPr>
      <w:rPr>
        <w:rFonts w:ascii="Symbol" w:hAnsi="Symbol" w:hint="default"/>
      </w:rPr>
    </w:lvl>
    <w:lvl w:ilvl="4" w:tplc="8B3ACBB8">
      <w:start w:val="1"/>
      <w:numFmt w:val="bullet"/>
      <w:lvlText w:val="o"/>
      <w:lvlJc w:val="left"/>
      <w:pPr>
        <w:ind w:left="3960" w:hanging="360"/>
      </w:pPr>
      <w:rPr>
        <w:rFonts w:ascii="Courier New" w:hAnsi="Courier New" w:hint="default"/>
      </w:rPr>
    </w:lvl>
    <w:lvl w:ilvl="5" w:tplc="FBFA502E">
      <w:start w:val="1"/>
      <w:numFmt w:val="bullet"/>
      <w:lvlText w:val=""/>
      <w:lvlJc w:val="left"/>
      <w:pPr>
        <w:ind w:left="4680" w:hanging="360"/>
      </w:pPr>
      <w:rPr>
        <w:rFonts w:ascii="Wingdings" w:hAnsi="Wingdings" w:hint="default"/>
      </w:rPr>
    </w:lvl>
    <w:lvl w:ilvl="6" w:tplc="82462F74">
      <w:start w:val="1"/>
      <w:numFmt w:val="bullet"/>
      <w:lvlText w:val=""/>
      <w:lvlJc w:val="left"/>
      <w:pPr>
        <w:ind w:left="5400" w:hanging="360"/>
      </w:pPr>
      <w:rPr>
        <w:rFonts w:ascii="Symbol" w:hAnsi="Symbol" w:hint="default"/>
      </w:rPr>
    </w:lvl>
    <w:lvl w:ilvl="7" w:tplc="ED649C14">
      <w:start w:val="1"/>
      <w:numFmt w:val="bullet"/>
      <w:lvlText w:val="o"/>
      <w:lvlJc w:val="left"/>
      <w:pPr>
        <w:ind w:left="6120" w:hanging="360"/>
      </w:pPr>
      <w:rPr>
        <w:rFonts w:ascii="Courier New" w:hAnsi="Courier New" w:hint="default"/>
      </w:rPr>
    </w:lvl>
    <w:lvl w:ilvl="8" w:tplc="1E749E0C">
      <w:start w:val="1"/>
      <w:numFmt w:val="bullet"/>
      <w:lvlText w:val=""/>
      <w:lvlJc w:val="left"/>
      <w:pPr>
        <w:ind w:left="6840" w:hanging="360"/>
      </w:pPr>
      <w:rPr>
        <w:rFonts w:ascii="Wingdings" w:hAnsi="Wingdings" w:hint="default"/>
      </w:rPr>
    </w:lvl>
  </w:abstractNum>
  <w:abstractNum w:abstractNumId="3" w15:restartNumberingAfterBreak="0">
    <w:nsid w:val="676E3C15"/>
    <w:multiLevelType w:val="hybridMultilevel"/>
    <w:tmpl w:val="B7E20BB4"/>
    <w:lvl w:ilvl="0" w:tplc="5F42D5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04C7293"/>
    <w:multiLevelType w:val="hybridMultilevel"/>
    <w:tmpl w:val="F6EC6066"/>
    <w:lvl w:ilvl="0" w:tplc="F15025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11134128">
    <w:abstractNumId w:val="0"/>
  </w:num>
  <w:num w:numId="2" w16cid:durableId="1472357346">
    <w:abstractNumId w:val="3"/>
  </w:num>
  <w:num w:numId="3" w16cid:durableId="49575633">
    <w:abstractNumId w:val="1"/>
  </w:num>
  <w:num w:numId="4" w16cid:durableId="449737916">
    <w:abstractNumId w:val="2"/>
  </w:num>
  <w:num w:numId="5" w16cid:durableId="191917384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artle-Haring, Suzanne">
    <w15:presenceInfo w15:providerId="AD" w15:userId="S::bartle-haring.1@osu.edu::9f7179a8-1931-4be8-96b4-b57ad22824e1"/>
  </w15:person>
  <w15:person w15:author="Millie Ash">
    <w15:presenceInfo w15:providerId="None" w15:userId="Millie A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653"/>
    <w:rsid w:val="00000477"/>
    <w:rsid w:val="0000325B"/>
    <w:rsid w:val="00003389"/>
    <w:rsid w:val="00003CA2"/>
    <w:rsid w:val="00004696"/>
    <w:rsid w:val="000049BB"/>
    <w:rsid w:val="000062F6"/>
    <w:rsid w:val="00006681"/>
    <w:rsid w:val="00010102"/>
    <w:rsid w:val="0001029A"/>
    <w:rsid w:val="000103E5"/>
    <w:rsid w:val="00012111"/>
    <w:rsid w:val="000128C9"/>
    <w:rsid w:val="00012FDE"/>
    <w:rsid w:val="00013D84"/>
    <w:rsid w:val="0001425C"/>
    <w:rsid w:val="000142DA"/>
    <w:rsid w:val="000151C8"/>
    <w:rsid w:val="000172DE"/>
    <w:rsid w:val="000232B6"/>
    <w:rsid w:val="000232F6"/>
    <w:rsid w:val="0002339E"/>
    <w:rsid w:val="00023578"/>
    <w:rsid w:val="00023B84"/>
    <w:rsid w:val="00024BF7"/>
    <w:rsid w:val="00026093"/>
    <w:rsid w:val="0002756B"/>
    <w:rsid w:val="00027A65"/>
    <w:rsid w:val="00027FD4"/>
    <w:rsid w:val="0003228D"/>
    <w:rsid w:val="00033C76"/>
    <w:rsid w:val="00034387"/>
    <w:rsid w:val="0003496A"/>
    <w:rsid w:val="00034F9A"/>
    <w:rsid w:val="00036151"/>
    <w:rsid w:val="00036B73"/>
    <w:rsid w:val="00037236"/>
    <w:rsid w:val="00037821"/>
    <w:rsid w:val="0004172B"/>
    <w:rsid w:val="0004216D"/>
    <w:rsid w:val="000436D2"/>
    <w:rsid w:val="000443BE"/>
    <w:rsid w:val="00045CF9"/>
    <w:rsid w:val="0004631A"/>
    <w:rsid w:val="000465AA"/>
    <w:rsid w:val="0004702C"/>
    <w:rsid w:val="00047F0B"/>
    <w:rsid w:val="00050559"/>
    <w:rsid w:val="0005074B"/>
    <w:rsid w:val="00050E26"/>
    <w:rsid w:val="00053AF0"/>
    <w:rsid w:val="00053D68"/>
    <w:rsid w:val="0005415A"/>
    <w:rsid w:val="0005447E"/>
    <w:rsid w:val="00055FEB"/>
    <w:rsid w:val="00057BC5"/>
    <w:rsid w:val="00060722"/>
    <w:rsid w:val="00060BA6"/>
    <w:rsid w:val="000617EF"/>
    <w:rsid w:val="00061AE0"/>
    <w:rsid w:val="0006275B"/>
    <w:rsid w:val="00064A41"/>
    <w:rsid w:val="00065AAF"/>
    <w:rsid w:val="00065CD2"/>
    <w:rsid w:val="0006666E"/>
    <w:rsid w:val="00066C83"/>
    <w:rsid w:val="00066FDC"/>
    <w:rsid w:val="00067307"/>
    <w:rsid w:val="0007184C"/>
    <w:rsid w:val="000727F5"/>
    <w:rsid w:val="00072F61"/>
    <w:rsid w:val="00074ECA"/>
    <w:rsid w:val="000755E3"/>
    <w:rsid w:val="00076CF6"/>
    <w:rsid w:val="00077242"/>
    <w:rsid w:val="00077FC1"/>
    <w:rsid w:val="000807F1"/>
    <w:rsid w:val="00080E6C"/>
    <w:rsid w:val="0008241F"/>
    <w:rsid w:val="00082456"/>
    <w:rsid w:val="00084493"/>
    <w:rsid w:val="00085050"/>
    <w:rsid w:val="00085D38"/>
    <w:rsid w:val="000865B7"/>
    <w:rsid w:val="00086E1C"/>
    <w:rsid w:val="00086F1B"/>
    <w:rsid w:val="0009089E"/>
    <w:rsid w:val="000921C2"/>
    <w:rsid w:val="0009233F"/>
    <w:rsid w:val="0009280E"/>
    <w:rsid w:val="000953B0"/>
    <w:rsid w:val="000962C2"/>
    <w:rsid w:val="00097201"/>
    <w:rsid w:val="000A174A"/>
    <w:rsid w:val="000A2C9E"/>
    <w:rsid w:val="000A31D9"/>
    <w:rsid w:val="000A31FF"/>
    <w:rsid w:val="000A3D86"/>
    <w:rsid w:val="000A40FE"/>
    <w:rsid w:val="000A6D87"/>
    <w:rsid w:val="000A7D13"/>
    <w:rsid w:val="000B0A17"/>
    <w:rsid w:val="000B1297"/>
    <w:rsid w:val="000B1ED6"/>
    <w:rsid w:val="000B464B"/>
    <w:rsid w:val="000B486C"/>
    <w:rsid w:val="000B555D"/>
    <w:rsid w:val="000B5CD7"/>
    <w:rsid w:val="000C0798"/>
    <w:rsid w:val="000C28B5"/>
    <w:rsid w:val="000C4090"/>
    <w:rsid w:val="000C4601"/>
    <w:rsid w:val="000C6106"/>
    <w:rsid w:val="000C780D"/>
    <w:rsid w:val="000D1103"/>
    <w:rsid w:val="000D2574"/>
    <w:rsid w:val="000D29E4"/>
    <w:rsid w:val="000D3A2E"/>
    <w:rsid w:val="000D454A"/>
    <w:rsid w:val="000D5045"/>
    <w:rsid w:val="000D5E18"/>
    <w:rsid w:val="000D632E"/>
    <w:rsid w:val="000D7447"/>
    <w:rsid w:val="000E09AB"/>
    <w:rsid w:val="000E0ADC"/>
    <w:rsid w:val="000E1734"/>
    <w:rsid w:val="000E2512"/>
    <w:rsid w:val="000E2F89"/>
    <w:rsid w:val="000E3100"/>
    <w:rsid w:val="000E479D"/>
    <w:rsid w:val="000E7F62"/>
    <w:rsid w:val="000F11A7"/>
    <w:rsid w:val="000F13C9"/>
    <w:rsid w:val="000F1D75"/>
    <w:rsid w:val="000F267E"/>
    <w:rsid w:val="000F42E9"/>
    <w:rsid w:val="000F441F"/>
    <w:rsid w:val="000F4B68"/>
    <w:rsid w:val="000F6AEE"/>
    <w:rsid w:val="000F7B2D"/>
    <w:rsid w:val="00100FBE"/>
    <w:rsid w:val="001016C1"/>
    <w:rsid w:val="0010203F"/>
    <w:rsid w:val="001023B5"/>
    <w:rsid w:val="00102BAB"/>
    <w:rsid w:val="00103702"/>
    <w:rsid w:val="00103FB1"/>
    <w:rsid w:val="00104474"/>
    <w:rsid w:val="00104E4B"/>
    <w:rsid w:val="001065FC"/>
    <w:rsid w:val="00107530"/>
    <w:rsid w:val="001075B5"/>
    <w:rsid w:val="00110C69"/>
    <w:rsid w:val="0011100B"/>
    <w:rsid w:val="00111456"/>
    <w:rsid w:val="00112007"/>
    <w:rsid w:val="001120BF"/>
    <w:rsid w:val="00113464"/>
    <w:rsid w:val="00113A73"/>
    <w:rsid w:val="00114822"/>
    <w:rsid w:val="0011501A"/>
    <w:rsid w:val="001154A5"/>
    <w:rsid w:val="00116539"/>
    <w:rsid w:val="001172EC"/>
    <w:rsid w:val="00121EAC"/>
    <w:rsid w:val="001228C6"/>
    <w:rsid w:val="00122BD5"/>
    <w:rsid w:val="00124533"/>
    <w:rsid w:val="001248B7"/>
    <w:rsid w:val="00124922"/>
    <w:rsid w:val="001252D1"/>
    <w:rsid w:val="00125F8A"/>
    <w:rsid w:val="0013058A"/>
    <w:rsid w:val="00132ED3"/>
    <w:rsid w:val="00133958"/>
    <w:rsid w:val="00133C2E"/>
    <w:rsid w:val="00134321"/>
    <w:rsid w:val="00134A6A"/>
    <w:rsid w:val="00135708"/>
    <w:rsid w:val="00135BFB"/>
    <w:rsid w:val="00140532"/>
    <w:rsid w:val="001414CD"/>
    <w:rsid w:val="0014160D"/>
    <w:rsid w:val="00143235"/>
    <w:rsid w:val="0014368F"/>
    <w:rsid w:val="00145541"/>
    <w:rsid w:val="0014723A"/>
    <w:rsid w:val="001477B8"/>
    <w:rsid w:val="00147F72"/>
    <w:rsid w:val="00150625"/>
    <w:rsid w:val="0015252E"/>
    <w:rsid w:val="00153298"/>
    <w:rsid w:val="00154D4D"/>
    <w:rsid w:val="0015653F"/>
    <w:rsid w:val="00157EC8"/>
    <w:rsid w:val="00160DFF"/>
    <w:rsid w:val="001615CC"/>
    <w:rsid w:val="00162479"/>
    <w:rsid w:val="001624DF"/>
    <w:rsid w:val="001626D9"/>
    <w:rsid w:val="00162CD3"/>
    <w:rsid w:val="00163770"/>
    <w:rsid w:val="00163C1E"/>
    <w:rsid w:val="00163D44"/>
    <w:rsid w:val="00167743"/>
    <w:rsid w:val="00167844"/>
    <w:rsid w:val="00167958"/>
    <w:rsid w:val="00170F3E"/>
    <w:rsid w:val="00172441"/>
    <w:rsid w:val="00173566"/>
    <w:rsid w:val="0017361E"/>
    <w:rsid w:val="00173B67"/>
    <w:rsid w:val="00173EF0"/>
    <w:rsid w:val="001740B0"/>
    <w:rsid w:val="0017427C"/>
    <w:rsid w:val="00175005"/>
    <w:rsid w:val="00175F02"/>
    <w:rsid w:val="00180678"/>
    <w:rsid w:val="00180F97"/>
    <w:rsid w:val="001814C1"/>
    <w:rsid w:val="00181B6B"/>
    <w:rsid w:val="00182369"/>
    <w:rsid w:val="00182A44"/>
    <w:rsid w:val="00182D59"/>
    <w:rsid w:val="0018328E"/>
    <w:rsid w:val="00183470"/>
    <w:rsid w:val="00183CCC"/>
    <w:rsid w:val="001852E0"/>
    <w:rsid w:val="00185AC8"/>
    <w:rsid w:val="00186533"/>
    <w:rsid w:val="00186717"/>
    <w:rsid w:val="00186AB6"/>
    <w:rsid w:val="001871DA"/>
    <w:rsid w:val="00187C76"/>
    <w:rsid w:val="0019050B"/>
    <w:rsid w:val="001927E8"/>
    <w:rsid w:val="00193746"/>
    <w:rsid w:val="00193B7E"/>
    <w:rsid w:val="00196731"/>
    <w:rsid w:val="001971B3"/>
    <w:rsid w:val="00197C5E"/>
    <w:rsid w:val="00197ED4"/>
    <w:rsid w:val="001A0223"/>
    <w:rsid w:val="001A11ED"/>
    <w:rsid w:val="001A132E"/>
    <w:rsid w:val="001A1C3D"/>
    <w:rsid w:val="001A2F48"/>
    <w:rsid w:val="001A2F49"/>
    <w:rsid w:val="001A5E6F"/>
    <w:rsid w:val="001A6ECA"/>
    <w:rsid w:val="001A70DC"/>
    <w:rsid w:val="001A7298"/>
    <w:rsid w:val="001B007B"/>
    <w:rsid w:val="001B028C"/>
    <w:rsid w:val="001B3E1E"/>
    <w:rsid w:val="001B3F5C"/>
    <w:rsid w:val="001B4086"/>
    <w:rsid w:val="001B5C01"/>
    <w:rsid w:val="001B5D5E"/>
    <w:rsid w:val="001B6275"/>
    <w:rsid w:val="001B7438"/>
    <w:rsid w:val="001C076C"/>
    <w:rsid w:val="001C2299"/>
    <w:rsid w:val="001C2B4B"/>
    <w:rsid w:val="001C300C"/>
    <w:rsid w:val="001C324A"/>
    <w:rsid w:val="001C4A43"/>
    <w:rsid w:val="001C652B"/>
    <w:rsid w:val="001C68D8"/>
    <w:rsid w:val="001C7297"/>
    <w:rsid w:val="001D0285"/>
    <w:rsid w:val="001D457C"/>
    <w:rsid w:val="001D47D4"/>
    <w:rsid w:val="001E0E02"/>
    <w:rsid w:val="001E2685"/>
    <w:rsid w:val="001E2F26"/>
    <w:rsid w:val="001E33CB"/>
    <w:rsid w:val="001E34EC"/>
    <w:rsid w:val="001E4154"/>
    <w:rsid w:val="001E4637"/>
    <w:rsid w:val="001E607D"/>
    <w:rsid w:val="001E6E1A"/>
    <w:rsid w:val="001F000D"/>
    <w:rsid w:val="001F0AAA"/>
    <w:rsid w:val="001F1A84"/>
    <w:rsid w:val="001F2246"/>
    <w:rsid w:val="001F2252"/>
    <w:rsid w:val="001F44BA"/>
    <w:rsid w:val="001F6E02"/>
    <w:rsid w:val="002007F5"/>
    <w:rsid w:val="0020176D"/>
    <w:rsid w:val="00201E23"/>
    <w:rsid w:val="0020209B"/>
    <w:rsid w:val="00202918"/>
    <w:rsid w:val="00202C52"/>
    <w:rsid w:val="00202D1F"/>
    <w:rsid w:val="002037B9"/>
    <w:rsid w:val="00204F46"/>
    <w:rsid w:val="00205C16"/>
    <w:rsid w:val="00206D09"/>
    <w:rsid w:val="00207933"/>
    <w:rsid w:val="002113B8"/>
    <w:rsid w:val="0021251A"/>
    <w:rsid w:val="00212899"/>
    <w:rsid w:val="00212AE6"/>
    <w:rsid w:val="00212B40"/>
    <w:rsid w:val="00213855"/>
    <w:rsid w:val="002145B2"/>
    <w:rsid w:val="00215702"/>
    <w:rsid w:val="00215F66"/>
    <w:rsid w:val="00216A0E"/>
    <w:rsid w:val="00216A40"/>
    <w:rsid w:val="00216E1B"/>
    <w:rsid w:val="0021766F"/>
    <w:rsid w:val="00217F80"/>
    <w:rsid w:val="0022030C"/>
    <w:rsid w:val="002220A5"/>
    <w:rsid w:val="00222180"/>
    <w:rsid w:val="00222428"/>
    <w:rsid w:val="00222A3F"/>
    <w:rsid w:val="00223A83"/>
    <w:rsid w:val="00224F4A"/>
    <w:rsid w:val="00226791"/>
    <w:rsid w:val="0022772F"/>
    <w:rsid w:val="00230963"/>
    <w:rsid w:val="0023264D"/>
    <w:rsid w:val="002328B1"/>
    <w:rsid w:val="00232AA5"/>
    <w:rsid w:val="00235401"/>
    <w:rsid w:val="00235470"/>
    <w:rsid w:val="00235D59"/>
    <w:rsid w:val="002367AA"/>
    <w:rsid w:val="00237929"/>
    <w:rsid w:val="00240D20"/>
    <w:rsid w:val="00241B50"/>
    <w:rsid w:val="00245405"/>
    <w:rsid w:val="002466A8"/>
    <w:rsid w:val="00247445"/>
    <w:rsid w:val="00247FB5"/>
    <w:rsid w:val="00250ABE"/>
    <w:rsid w:val="00250B43"/>
    <w:rsid w:val="00250C8F"/>
    <w:rsid w:val="00251292"/>
    <w:rsid w:val="00251F2F"/>
    <w:rsid w:val="0025205B"/>
    <w:rsid w:val="00254364"/>
    <w:rsid w:val="0025442E"/>
    <w:rsid w:val="00254F6D"/>
    <w:rsid w:val="00256255"/>
    <w:rsid w:val="002572D7"/>
    <w:rsid w:val="002610CB"/>
    <w:rsid w:val="00261CD7"/>
    <w:rsid w:val="002621D3"/>
    <w:rsid w:val="002627DE"/>
    <w:rsid w:val="00263F2F"/>
    <w:rsid w:val="00265CC9"/>
    <w:rsid w:val="0026709A"/>
    <w:rsid w:val="00270012"/>
    <w:rsid w:val="00270CF3"/>
    <w:rsid w:val="00271B77"/>
    <w:rsid w:val="00271CE5"/>
    <w:rsid w:val="00273853"/>
    <w:rsid w:val="00275A2A"/>
    <w:rsid w:val="00275D25"/>
    <w:rsid w:val="00276028"/>
    <w:rsid w:val="00277612"/>
    <w:rsid w:val="00277691"/>
    <w:rsid w:val="002847AD"/>
    <w:rsid w:val="002858A5"/>
    <w:rsid w:val="0028794F"/>
    <w:rsid w:val="002900BA"/>
    <w:rsid w:val="00290B20"/>
    <w:rsid w:val="002922B0"/>
    <w:rsid w:val="00293626"/>
    <w:rsid w:val="002961A8"/>
    <w:rsid w:val="0029693C"/>
    <w:rsid w:val="002A09FB"/>
    <w:rsid w:val="002A1006"/>
    <w:rsid w:val="002A1399"/>
    <w:rsid w:val="002A16A8"/>
    <w:rsid w:val="002A364C"/>
    <w:rsid w:val="002A48F9"/>
    <w:rsid w:val="002A51F8"/>
    <w:rsid w:val="002A53AC"/>
    <w:rsid w:val="002A53E4"/>
    <w:rsid w:val="002A598B"/>
    <w:rsid w:val="002A674E"/>
    <w:rsid w:val="002A7561"/>
    <w:rsid w:val="002B0BFB"/>
    <w:rsid w:val="002B1557"/>
    <w:rsid w:val="002B1928"/>
    <w:rsid w:val="002B27B3"/>
    <w:rsid w:val="002B301F"/>
    <w:rsid w:val="002B33FC"/>
    <w:rsid w:val="002B34CD"/>
    <w:rsid w:val="002B5D10"/>
    <w:rsid w:val="002B798C"/>
    <w:rsid w:val="002B7B35"/>
    <w:rsid w:val="002C0287"/>
    <w:rsid w:val="002C02E4"/>
    <w:rsid w:val="002C04EE"/>
    <w:rsid w:val="002C0E22"/>
    <w:rsid w:val="002C0ED0"/>
    <w:rsid w:val="002C102D"/>
    <w:rsid w:val="002C2D33"/>
    <w:rsid w:val="002C3289"/>
    <w:rsid w:val="002D1598"/>
    <w:rsid w:val="002D162A"/>
    <w:rsid w:val="002D1D3A"/>
    <w:rsid w:val="002D3D6B"/>
    <w:rsid w:val="002D3D88"/>
    <w:rsid w:val="002D565E"/>
    <w:rsid w:val="002D7D09"/>
    <w:rsid w:val="002D7D4B"/>
    <w:rsid w:val="002D7E53"/>
    <w:rsid w:val="002E0CE3"/>
    <w:rsid w:val="002E0EFF"/>
    <w:rsid w:val="002E0F08"/>
    <w:rsid w:val="002E125E"/>
    <w:rsid w:val="002E16D9"/>
    <w:rsid w:val="002E195A"/>
    <w:rsid w:val="002E1C9F"/>
    <w:rsid w:val="002E345B"/>
    <w:rsid w:val="002E3812"/>
    <w:rsid w:val="002E3FE0"/>
    <w:rsid w:val="002E5043"/>
    <w:rsid w:val="002E57DA"/>
    <w:rsid w:val="002E626D"/>
    <w:rsid w:val="002E68EF"/>
    <w:rsid w:val="002E6E5F"/>
    <w:rsid w:val="002E74AE"/>
    <w:rsid w:val="002F02CB"/>
    <w:rsid w:val="002F1113"/>
    <w:rsid w:val="002F329A"/>
    <w:rsid w:val="002F3CB4"/>
    <w:rsid w:val="002F6394"/>
    <w:rsid w:val="002F720F"/>
    <w:rsid w:val="002F77F8"/>
    <w:rsid w:val="003001F6"/>
    <w:rsid w:val="003006C5"/>
    <w:rsid w:val="00301E1E"/>
    <w:rsid w:val="00303FA5"/>
    <w:rsid w:val="00305D13"/>
    <w:rsid w:val="00305E7D"/>
    <w:rsid w:val="00306069"/>
    <w:rsid w:val="003062EF"/>
    <w:rsid w:val="003067B1"/>
    <w:rsid w:val="003073FC"/>
    <w:rsid w:val="00307857"/>
    <w:rsid w:val="00310153"/>
    <w:rsid w:val="003105AC"/>
    <w:rsid w:val="00310977"/>
    <w:rsid w:val="00310FB7"/>
    <w:rsid w:val="00312994"/>
    <w:rsid w:val="003133B5"/>
    <w:rsid w:val="00313AD6"/>
    <w:rsid w:val="00313D5C"/>
    <w:rsid w:val="00313E2F"/>
    <w:rsid w:val="003150A2"/>
    <w:rsid w:val="003154E4"/>
    <w:rsid w:val="0031583E"/>
    <w:rsid w:val="00316B3B"/>
    <w:rsid w:val="00316C91"/>
    <w:rsid w:val="003173A5"/>
    <w:rsid w:val="003224A8"/>
    <w:rsid w:val="003260A9"/>
    <w:rsid w:val="00327D4A"/>
    <w:rsid w:val="003307D3"/>
    <w:rsid w:val="003317FB"/>
    <w:rsid w:val="00331C1B"/>
    <w:rsid w:val="003333F9"/>
    <w:rsid w:val="0033402B"/>
    <w:rsid w:val="0033472B"/>
    <w:rsid w:val="003348A1"/>
    <w:rsid w:val="0033498F"/>
    <w:rsid w:val="00335623"/>
    <w:rsid w:val="00337861"/>
    <w:rsid w:val="003379A3"/>
    <w:rsid w:val="00337CEC"/>
    <w:rsid w:val="003415CF"/>
    <w:rsid w:val="00342100"/>
    <w:rsid w:val="003441C8"/>
    <w:rsid w:val="003464EC"/>
    <w:rsid w:val="00346F52"/>
    <w:rsid w:val="00347242"/>
    <w:rsid w:val="00347FA1"/>
    <w:rsid w:val="00350E03"/>
    <w:rsid w:val="00353643"/>
    <w:rsid w:val="0035618B"/>
    <w:rsid w:val="003568AC"/>
    <w:rsid w:val="00356BDF"/>
    <w:rsid w:val="00356E22"/>
    <w:rsid w:val="00361341"/>
    <w:rsid w:val="00362637"/>
    <w:rsid w:val="003626F6"/>
    <w:rsid w:val="00362A17"/>
    <w:rsid w:val="003632EC"/>
    <w:rsid w:val="0036410E"/>
    <w:rsid w:val="00364277"/>
    <w:rsid w:val="003649C2"/>
    <w:rsid w:val="00364B8D"/>
    <w:rsid w:val="00366569"/>
    <w:rsid w:val="00366582"/>
    <w:rsid w:val="00366ED7"/>
    <w:rsid w:val="00367721"/>
    <w:rsid w:val="003679F8"/>
    <w:rsid w:val="00372066"/>
    <w:rsid w:val="003744C9"/>
    <w:rsid w:val="00374F28"/>
    <w:rsid w:val="00375410"/>
    <w:rsid w:val="00376887"/>
    <w:rsid w:val="003776FC"/>
    <w:rsid w:val="00383503"/>
    <w:rsid w:val="00383E57"/>
    <w:rsid w:val="00384772"/>
    <w:rsid w:val="003857B0"/>
    <w:rsid w:val="0038648F"/>
    <w:rsid w:val="003867CA"/>
    <w:rsid w:val="00387ED8"/>
    <w:rsid w:val="003901A1"/>
    <w:rsid w:val="00390466"/>
    <w:rsid w:val="00391ED9"/>
    <w:rsid w:val="003934B4"/>
    <w:rsid w:val="00393F53"/>
    <w:rsid w:val="00393F68"/>
    <w:rsid w:val="00394104"/>
    <w:rsid w:val="00394F27"/>
    <w:rsid w:val="0039612D"/>
    <w:rsid w:val="003967BA"/>
    <w:rsid w:val="003A0DEB"/>
    <w:rsid w:val="003A182D"/>
    <w:rsid w:val="003A1EA1"/>
    <w:rsid w:val="003B0651"/>
    <w:rsid w:val="003B2FCA"/>
    <w:rsid w:val="003B4145"/>
    <w:rsid w:val="003B4AA6"/>
    <w:rsid w:val="003B5D3A"/>
    <w:rsid w:val="003B5D41"/>
    <w:rsid w:val="003B7A5E"/>
    <w:rsid w:val="003B7E03"/>
    <w:rsid w:val="003C0482"/>
    <w:rsid w:val="003C062D"/>
    <w:rsid w:val="003C07DB"/>
    <w:rsid w:val="003C19C7"/>
    <w:rsid w:val="003C2824"/>
    <w:rsid w:val="003C5C5B"/>
    <w:rsid w:val="003D154D"/>
    <w:rsid w:val="003D2725"/>
    <w:rsid w:val="003D2B5C"/>
    <w:rsid w:val="003D3667"/>
    <w:rsid w:val="003D3AD7"/>
    <w:rsid w:val="003D3E1C"/>
    <w:rsid w:val="003D4242"/>
    <w:rsid w:val="003D43DC"/>
    <w:rsid w:val="003D47C2"/>
    <w:rsid w:val="003D6BB3"/>
    <w:rsid w:val="003E1F21"/>
    <w:rsid w:val="003E5332"/>
    <w:rsid w:val="003E6899"/>
    <w:rsid w:val="003F0064"/>
    <w:rsid w:val="003F1601"/>
    <w:rsid w:val="003F1D0A"/>
    <w:rsid w:val="003F312E"/>
    <w:rsid w:val="003F51DD"/>
    <w:rsid w:val="003F5F3A"/>
    <w:rsid w:val="003F6170"/>
    <w:rsid w:val="003F61B9"/>
    <w:rsid w:val="003F6A5D"/>
    <w:rsid w:val="004008B9"/>
    <w:rsid w:val="00400D68"/>
    <w:rsid w:val="00402805"/>
    <w:rsid w:val="0040310D"/>
    <w:rsid w:val="00403D7A"/>
    <w:rsid w:val="0040644A"/>
    <w:rsid w:val="0040692F"/>
    <w:rsid w:val="00411F81"/>
    <w:rsid w:val="004120CC"/>
    <w:rsid w:val="004123E0"/>
    <w:rsid w:val="00412427"/>
    <w:rsid w:val="00413780"/>
    <w:rsid w:val="004142D9"/>
    <w:rsid w:val="00414691"/>
    <w:rsid w:val="004148B7"/>
    <w:rsid w:val="00414FC7"/>
    <w:rsid w:val="00415102"/>
    <w:rsid w:val="00415604"/>
    <w:rsid w:val="00416229"/>
    <w:rsid w:val="0041640C"/>
    <w:rsid w:val="00416EDA"/>
    <w:rsid w:val="00421068"/>
    <w:rsid w:val="00421F13"/>
    <w:rsid w:val="00422C8C"/>
    <w:rsid w:val="00422D0B"/>
    <w:rsid w:val="0042300C"/>
    <w:rsid w:val="00423216"/>
    <w:rsid w:val="00423A4D"/>
    <w:rsid w:val="00423B42"/>
    <w:rsid w:val="00423D61"/>
    <w:rsid w:val="00424C64"/>
    <w:rsid w:val="00424FC0"/>
    <w:rsid w:val="00425394"/>
    <w:rsid w:val="00426775"/>
    <w:rsid w:val="0043015B"/>
    <w:rsid w:val="004306FF"/>
    <w:rsid w:val="0043092D"/>
    <w:rsid w:val="00430C6B"/>
    <w:rsid w:val="00430D4F"/>
    <w:rsid w:val="0043310B"/>
    <w:rsid w:val="00433987"/>
    <w:rsid w:val="00433E16"/>
    <w:rsid w:val="00434EB8"/>
    <w:rsid w:val="004353B5"/>
    <w:rsid w:val="00436344"/>
    <w:rsid w:val="00437E8F"/>
    <w:rsid w:val="00440F1C"/>
    <w:rsid w:val="004413DC"/>
    <w:rsid w:val="00443139"/>
    <w:rsid w:val="00446DD4"/>
    <w:rsid w:val="00450903"/>
    <w:rsid w:val="00450B19"/>
    <w:rsid w:val="0045135B"/>
    <w:rsid w:val="00451FD4"/>
    <w:rsid w:val="004524B8"/>
    <w:rsid w:val="004534E7"/>
    <w:rsid w:val="00453C2D"/>
    <w:rsid w:val="00454259"/>
    <w:rsid w:val="004557B2"/>
    <w:rsid w:val="004608B8"/>
    <w:rsid w:val="00460F59"/>
    <w:rsid w:val="00462014"/>
    <w:rsid w:val="004622B8"/>
    <w:rsid w:val="0046268E"/>
    <w:rsid w:val="00464A4A"/>
    <w:rsid w:val="004651D2"/>
    <w:rsid w:val="00465705"/>
    <w:rsid w:val="00465893"/>
    <w:rsid w:val="0046627C"/>
    <w:rsid w:val="0046689E"/>
    <w:rsid w:val="004675FA"/>
    <w:rsid w:val="004722C1"/>
    <w:rsid w:val="004744FD"/>
    <w:rsid w:val="00474AD7"/>
    <w:rsid w:val="00475718"/>
    <w:rsid w:val="00475B95"/>
    <w:rsid w:val="00475CFB"/>
    <w:rsid w:val="00475DC5"/>
    <w:rsid w:val="00476774"/>
    <w:rsid w:val="0048383B"/>
    <w:rsid w:val="0048425B"/>
    <w:rsid w:val="00486166"/>
    <w:rsid w:val="004923B7"/>
    <w:rsid w:val="00493674"/>
    <w:rsid w:val="004946DE"/>
    <w:rsid w:val="00495A87"/>
    <w:rsid w:val="0049609C"/>
    <w:rsid w:val="004A03A9"/>
    <w:rsid w:val="004A1614"/>
    <w:rsid w:val="004A1F6A"/>
    <w:rsid w:val="004A3DE3"/>
    <w:rsid w:val="004A599D"/>
    <w:rsid w:val="004A634F"/>
    <w:rsid w:val="004B0BF5"/>
    <w:rsid w:val="004B2846"/>
    <w:rsid w:val="004B437F"/>
    <w:rsid w:val="004B4910"/>
    <w:rsid w:val="004B51BE"/>
    <w:rsid w:val="004B52FE"/>
    <w:rsid w:val="004B5A58"/>
    <w:rsid w:val="004B6C21"/>
    <w:rsid w:val="004C07A1"/>
    <w:rsid w:val="004C3130"/>
    <w:rsid w:val="004C342C"/>
    <w:rsid w:val="004C3594"/>
    <w:rsid w:val="004C47D1"/>
    <w:rsid w:val="004C58D0"/>
    <w:rsid w:val="004C629D"/>
    <w:rsid w:val="004D03DF"/>
    <w:rsid w:val="004D3052"/>
    <w:rsid w:val="004D4788"/>
    <w:rsid w:val="004D59C7"/>
    <w:rsid w:val="004D5F21"/>
    <w:rsid w:val="004D6485"/>
    <w:rsid w:val="004D6A3D"/>
    <w:rsid w:val="004D75EE"/>
    <w:rsid w:val="004E0835"/>
    <w:rsid w:val="004E119F"/>
    <w:rsid w:val="004E26D0"/>
    <w:rsid w:val="004E272A"/>
    <w:rsid w:val="004E2B16"/>
    <w:rsid w:val="004E38B0"/>
    <w:rsid w:val="004E3DFA"/>
    <w:rsid w:val="004E6DF9"/>
    <w:rsid w:val="004E71D6"/>
    <w:rsid w:val="004E7455"/>
    <w:rsid w:val="004E7C82"/>
    <w:rsid w:val="004F057C"/>
    <w:rsid w:val="004F094D"/>
    <w:rsid w:val="004F2440"/>
    <w:rsid w:val="004F472B"/>
    <w:rsid w:val="004F5363"/>
    <w:rsid w:val="004F538B"/>
    <w:rsid w:val="004F60F8"/>
    <w:rsid w:val="004F64B6"/>
    <w:rsid w:val="004F7152"/>
    <w:rsid w:val="004F7593"/>
    <w:rsid w:val="004F77B8"/>
    <w:rsid w:val="004F7A78"/>
    <w:rsid w:val="004F7BAF"/>
    <w:rsid w:val="00500859"/>
    <w:rsid w:val="005016E2"/>
    <w:rsid w:val="00501F69"/>
    <w:rsid w:val="005027C8"/>
    <w:rsid w:val="005027D6"/>
    <w:rsid w:val="00502859"/>
    <w:rsid w:val="005032A9"/>
    <w:rsid w:val="005037FE"/>
    <w:rsid w:val="0050405A"/>
    <w:rsid w:val="00504269"/>
    <w:rsid w:val="00504C4C"/>
    <w:rsid w:val="005054F6"/>
    <w:rsid w:val="00507D9B"/>
    <w:rsid w:val="00510B7D"/>
    <w:rsid w:val="00510E2D"/>
    <w:rsid w:val="005134D8"/>
    <w:rsid w:val="00513F3C"/>
    <w:rsid w:val="00514562"/>
    <w:rsid w:val="005201A8"/>
    <w:rsid w:val="005224CF"/>
    <w:rsid w:val="005227B6"/>
    <w:rsid w:val="0052316E"/>
    <w:rsid w:val="00523210"/>
    <w:rsid w:val="00524829"/>
    <w:rsid w:val="005258ED"/>
    <w:rsid w:val="005274AD"/>
    <w:rsid w:val="00527A65"/>
    <w:rsid w:val="00531A23"/>
    <w:rsid w:val="005351C9"/>
    <w:rsid w:val="00535957"/>
    <w:rsid w:val="00535C4A"/>
    <w:rsid w:val="00536D05"/>
    <w:rsid w:val="005370DB"/>
    <w:rsid w:val="0053711A"/>
    <w:rsid w:val="00540D73"/>
    <w:rsid w:val="00541722"/>
    <w:rsid w:val="005428A9"/>
    <w:rsid w:val="005449A1"/>
    <w:rsid w:val="00550AC9"/>
    <w:rsid w:val="00550F97"/>
    <w:rsid w:val="005560FD"/>
    <w:rsid w:val="005623B0"/>
    <w:rsid w:val="005638F7"/>
    <w:rsid w:val="00567448"/>
    <w:rsid w:val="00570E0F"/>
    <w:rsid w:val="00573520"/>
    <w:rsid w:val="00575465"/>
    <w:rsid w:val="005757B1"/>
    <w:rsid w:val="00576BFE"/>
    <w:rsid w:val="00576EFD"/>
    <w:rsid w:val="0057725A"/>
    <w:rsid w:val="00581B3E"/>
    <w:rsid w:val="005821FA"/>
    <w:rsid w:val="005823B8"/>
    <w:rsid w:val="00582607"/>
    <w:rsid w:val="005833D5"/>
    <w:rsid w:val="00583473"/>
    <w:rsid w:val="005837E8"/>
    <w:rsid w:val="00583E4F"/>
    <w:rsid w:val="00584A84"/>
    <w:rsid w:val="00585E06"/>
    <w:rsid w:val="00586759"/>
    <w:rsid w:val="00587347"/>
    <w:rsid w:val="00587474"/>
    <w:rsid w:val="00587739"/>
    <w:rsid w:val="00591349"/>
    <w:rsid w:val="005913DD"/>
    <w:rsid w:val="005933CE"/>
    <w:rsid w:val="0059375D"/>
    <w:rsid w:val="005955D1"/>
    <w:rsid w:val="00595DA8"/>
    <w:rsid w:val="005A0459"/>
    <w:rsid w:val="005A164D"/>
    <w:rsid w:val="005A1716"/>
    <w:rsid w:val="005A315A"/>
    <w:rsid w:val="005A3DCC"/>
    <w:rsid w:val="005A4055"/>
    <w:rsid w:val="005A47CD"/>
    <w:rsid w:val="005A49BD"/>
    <w:rsid w:val="005A4D93"/>
    <w:rsid w:val="005A6B01"/>
    <w:rsid w:val="005B0C8C"/>
    <w:rsid w:val="005B0E44"/>
    <w:rsid w:val="005B13A3"/>
    <w:rsid w:val="005B13D3"/>
    <w:rsid w:val="005B16CD"/>
    <w:rsid w:val="005B17AF"/>
    <w:rsid w:val="005B17BE"/>
    <w:rsid w:val="005B2492"/>
    <w:rsid w:val="005B2F68"/>
    <w:rsid w:val="005B36ED"/>
    <w:rsid w:val="005B36F2"/>
    <w:rsid w:val="005B39E7"/>
    <w:rsid w:val="005B3EA2"/>
    <w:rsid w:val="005B40FB"/>
    <w:rsid w:val="005B7530"/>
    <w:rsid w:val="005B75FD"/>
    <w:rsid w:val="005B7D52"/>
    <w:rsid w:val="005B7FDA"/>
    <w:rsid w:val="005C06F8"/>
    <w:rsid w:val="005C2B76"/>
    <w:rsid w:val="005C376E"/>
    <w:rsid w:val="005C4747"/>
    <w:rsid w:val="005C4AE6"/>
    <w:rsid w:val="005C5C6D"/>
    <w:rsid w:val="005D08DE"/>
    <w:rsid w:val="005D1161"/>
    <w:rsid w:val="005D436F"/>
    <w:rsid w:val="005D59D3"/>
    <w:rsid w:val="005D64F5"/>
    <w:rsid w:val="005D6F0C"/>
    <w:rsid w:val="005E11E4"/>
    <w:rsid w:val="005E2A52"/>
    <w:rsid w:val="005E3D7B"/>
    <w:rsid w:val="005E4237"/>
    <w:rsid w:val="005E4459"/>
    <w:rsid w:val="005E6E24"/>
    <w:rsid w:val="005E6E5A"/>
    <w:rsid w:val="005E7495"/>
    <w:rsid w:val="005F1183"/>
    <w:rsid w:val="005F1A45"/>
    <w:rsid w:val="005F2FBF"/>
    <w:rsid w:val="005F3CD2"/>
    <w:rsid w:val="005F575C"/>
    <w:rsid w:val="005F6A97"/>
    <w:rsid w:val="005F7489"/>
    <w:rsid w:val="0060108F"/>
    <w:rsid w:val="00601336"/>
    <w:rsid w:val="00602666"/>
    <w:rsid w:val="00604862"/>
    <w:rsid w:val="00604DE5"/>
    <w:rsid w:val="00605562"/>
    <w:rsid w:val="0060606B"/>
    <w:rsid w:val="0061059B"/>
    <w:rsid w:val="0061071F"/>
    <w:rsid w:val="00611CD8"/>
    <w:rsid w:val="00613C8F"/>
    <w:rsid w:val="00613DA3"/>
    <w:rsid w:val="006146A5"/>
    <w:rsid w:val="00616E7A"/>
    <w:rsid w:val="006210F7"/>
    <w:rsid w:val="00621E89"/>
    <w:rsid w:val="006220FA"/>
    <w:rsid w:val="00622D21"/>
    <w:rsid w:val="00623461"/>
    <w:rsid w:val="00624516"/>
    <w:rsid w:val="00625D40"/>
    <w:rsid w:val="00625D88"/>
    <w:rsid w:val="0062615D"/>
    <w:rsid w:val="00626E3C"/>
    <w:rsid w:val="006279DC"/>
    <w:rsid w:val="00627CFB"/>
    <w:rsid w:val="00627DBB"/>
    <w:rsid w:val="00630427"/>
    <w:rsid w:val="00630794"/>
    <w:rsid w:val="00630A28"/>
    <w:rsid w:val="0063186C"/>
    <w:rsid w:val="006335D6"/>
    <w:rsid w:val="0063383D"/>
    <w:rsid w:val="00636D99"/>
    <w:rsid w:val="00637358"/>
    <w:rsid w:val="00640428"/>
    <w:rsid w:val="00640E7A"/>
    <w:rsid w:val="00641B86"/>
    <w:rsid w:val="00642D90"/>
    <w:rsid w:val="006435CA"/>
    <w:rsid w:val="00644E6F"/>
    <w:rsid w:val="006453D2"/>
    <w:rsid w:val="006477BE"/>
    <w:rsid w:val="00650971"/>
    <w:rsid w:val="0065105F"/>
    <w:rsid w:val="00651AE7"/>
    <w:rsid w:val="00651CC7"/>
    <w:rsid w:val="00651DF9"/>
    <w:rsid w:val="00651E8A"/>
    <w:rsid w:val="0065294D"/>
    <w:rsid w:val="00652AAD"/>
    <w:rsid w:val="00652FA3"/>
    <w:rsid w:val="00654486"/>
    <w:rsid w:val="00654B5B"/>
    <w:rsid w:val="0065581C"/>
    <w:rsid w:val="00655F60"/>
    <w:rsid w:val="00660525"/>
    <w:rsid w:val="0066191E"/>
    <w:rsid w:val="00663422"/>
    <w:rsid w:val="0066444F"/>
    <w:rsid w:val="00664D7D"/>
    <w:rsid w:val="006650EA"/>
    <w:rsid w:val="00665C56"/>
    <w:rsid w:val="00671F0F"/>
    <w:rsid w:val="006725A4"/>
    <w:rsid w:val="006727A2"/>
    <w:rsid w:val="006744EC"/>
    <w:rsid w:val="00674954"/>
    <w:rsid w:val="00674DD7"/>
    <w:rsid w:val="0068071C"/>
    <w:rsid w:val="006815FE"/>
    <w:rsid w:val="00681839"/>
    <w:rsid w:val="0068354F"/>
    <w:rsid w:val="0068425C"/>
    <w:rsid w:val="006857F8"/>
    <w:rsid w:val="00691E56"/>
    <w:rsid w:val="00691E7E"/>
    <w:rsid w:val="00691ECF"/>
    <w:rsid w:val="00692846"/>
    <w:rsid w:val="00693C23"/>
    <w:rsid w:val="0069424E"/>
    <w:rsid w:val="00695106"/>
    <w:rsid w:val="006956A8"/>
    <w:rsid w:val="00696877"/>
    <w:rsid w:val="00696CEE"/>
    <w:rsid w:val="006975D2"/>
    <w:rsid w:val="006A00E9"/>
    <w:rsid w:val="006A0D84"/>
    <w:rsid w:val="006A1457"/>
    <w:rsid w:val="006A246C"/>
    <w:rsid w:val="006A4AF6"/>
    <w:rsid w:val="006A53B8"/>
    <w:rsid w:val="006A5EA4"/>
    <w:rsid w:val="006A6312"/>
    <w:rsid w:val="006A6737"/>
    <w:rsid w:val="006A7FC0"/>
    <w:rsid w:val="006B1297"/>
    <w:rsid w:val="006B4352"/>
    <w:rsid w:val="006B565F"/>
    <w:rsid w:val="006B5A33"/>
    <w:rsid w:val="006B6D77"/>
    <w:rsid w:val="006B6E14"/>
    <w:rsid w:val="006B734A"/>
    <w:rsid w:val="006B7476"/>
    <w:rsid w:val="006C21A7"/>
    <w:rsid w:val="006C2682"/>
    <w:rsid w:val="006C4421"/>
    <w:rsid w:val="006C4601"/>
    <w:rsid w:val="006C4C80"/>
    <w:rsid w:val="006C4F67"/>
    <w:rsid w:val="006C55B4"/>
    <w:rsid w:val="006C5951"/>
    <w:rsid w:val="006C6EA9"/>
    <w:rsid w:val="006C7CD1"/>
    <w:rsid w:val="006D2610"/>
    <w:rsid w:val="006D3051"/>
    <w:rsid w:val="006D3066"/>
    <w:rsid w:val="006D3B54"/>
    <w:rsid w:val="006D4524"/>
    <w:rsid w:val="006D4EEB"/>
    <w:rsid w:val="006D67D3"/>
    <w:rsid w:val="006DAC52"/>
    <w:rsid w:val="006E1832"/>
    <w:rsid w:val="006E1DF6"/>
    <w:rsid w:val="006E1FFB"/>
    <w:rsid w:val="006E38AF"/>
    <w:rsid w:val="006E4804"/>
    <w:rsid w:val="006E51AA"/>
    <w:rsid w:val="006E609C"/>
    <w:rsid w:val="006E67E9"/>
    <w:rsid w:val="006E78C7"/>
    <w:rsid w:val="006E7D7E"/>
    <w:rsid w:val="006E7DEF"/>
    <w:rsid w:val="006F01A0"/>
    <w:rsid w:val="006F08AF"/>
    <w:rsid w:val="006F0B59"/>
    <w:rsid w:val="006F28B8"/>
    <w:rsid w:val="006F46B3"/>
    <w:rsid w:val="006F535B"/>
    <w:rsid w:val="006F7045"/>
    <w:rsid w:val="006F7938"/>
    <w:rsid w:val="006F7DE8"/>
    <w:rsid w:val="00700B3A"/>
    <w:rsid w:val="00700BA5"/>
    <w:rsid w:val="007013D3"/>
    <w:rsid w:val="00702B58"/>
    <w:rsid w:val="00703F68"/>
    <w:rsid w:val="007051BB"/>
    <w:rsid w:val="00706855"/>
    <w:rsid w:val="0070727C"/>
    <w:rsid w:val="00710846"/>
    <w:rsid w:val="0071099E"/>
    <w:rsid w:val="00710EE2"/>
    <w:rsid w:val="00712766"/>
    <w:rsid w:val="00712827"/>
    <w:rsid w:val="00712D4F"/>
    <w:rsid w:val="00713020"/>
    <w:rsid w:val="007154C9"/>
    <w:rsid w:val="007172C7"/>
    <w:rsid w:val="00721445"/>
    <w:rsid w:val="00721EBA"/>
    <w:rsid w:val="0072322F"/>
    <w:rsid w:val="00724615"/>
    <w:rsid w:val="007263EC"/>
    <w:rsid w:val="00727862"/>
    <w:rsid w:val="00730337"/>
    <w:rsid w:val="00731120"/>
    <w:rsid w:val="00731C18"/>
    <w:rsid w:val="00732178"/>
    <w:rsid w:val="00733FE7"/>
    <w:rsid w:val="00734E10"/>
    <w:rsid w:val="00736591"/>
    <w:rsid w:val="00736A1E"/>
    <w:rsid w:val="00737C0E"/>
    <w:rsid w:val="00737DF2"/>
    <w:rsid w:val="007405D8"/>
    <w:rsid w:val="00740B43"/>
    <w:rsid w:val="00743999"/>
    <w:rsid w:val="007439D7"/>
    <w:rsid w:val="00743F3E"/>
    <w:rsid w:val="007457F5"/>
    <w:rsid w:val="0074759E"/>
    <w:rsid w:val="007504F3"/>
    <w:rsid w:val="0075079D"/>
    <w:rsid w:val="00751892"/>
    <w:rsid w:val="007534B2"/>
    <w:rsid w:val="00760241"/>
    <w:rsid w:val="00760496"/>
    <w:rsid w:val="00762B79"/>
    <w:rsid w:val="00764754"/>
    <w:rsid w:val="00764F85"/>
    <w:rsid w:val="00767F34"/>
    <w:rsid w:val="00767FDD"/>
    <w:rsid w:val="00770B82"/>
    <w:rsid w:val="007716F4"/>
    <w:rsid w:val="0077184D"/>
    <w:rsid w:val="00772B69"/>
    <w:rsid w:val="00775D39"/>
    <w:rsid w:val="0077693B"/>
    <w:rsid w:val="00777972"/>
    <w:rsid w:val="00777DB2"/>
    <w:rsid w:val="007807B0"/>
    <w:rsid w:val="00782DD5"/>
    <w:rsid w:val="007830BD"/>
    <w:rsid w:val="007833EB"/>
    <w:rsid w:val="0078363A"/>
    <w:rsid w:val="007838E2"/>
    <w:rsid w:val="0078447D"/>
    <w:rsid w:val="00784974"/>
    <w:rsid w:val="00784A1C"/>
    <w:rsid w:val="0078612D"/>
    <w:rsid w:val="00796006"/>
    <w:rsid w:val="00797106"/>
    <w:rsid w:val="00797442"/>
    <w:rsid w:val="007A0386"/>
    <w:rsid w:val="007A064C"/>
    <w:rsid w:val="007A187D"/>
    <w:rsid w:val="007A22B0"/>
    <w:rsid w:val="007A261A"/>
    <w:rsid w:val="007A2AF1"/>
    <w:rsid w:val="007A4796"/>
    <w:rsid w:val="007A5215"/>
    <w:rsid w:val="007A5E25"/>
    <w:rsid w:val="007A615C"/>
    <w:rsid w:val="007A63F0"/>
    <w:rsid w:val="007A64C5"/>
    <w:rsid w:val="007A68DD"/>
    <w:rsid w:val="007B0320"/>
    <w:rsid w:val="007B0C8A"/>
    <w:rsid w:val="007B1CC0"/>
    <w:rsid w:val="007B1CEA"/>
    <w:rsid w:val="007B21CC"/>
    <w:rsid w:val="007B257A"/>
    <w:rsid w:val="007B2DC3"/>
    <w:rsid w:val="007B5C60"/>
    <w:rsid w:val="007B70DA"/>
    <w:rsid w:val="007C0041"/>
    <w:rsid w:val="007C07E5"/>
    <w:rsid w:val="007C1E6A"/>
    <w:rsid w:val="007C293C"/>
    <w:rsid w:val="007C36F0"/>
    <w:rsid w:val="007C3B62"/>
    <w:rsid w:val="007C437A"/>
    <w:rsid w:val="007C673A"/>
    <w:rsid w:val="007D0E88"/>
    <w:rsid w:val="007D10C1"/>
    <w:rsid w:val="007D18BD"/>
    <w:rsid w:val="007D45E9"/>
    <w:rsid w:val="007D48F7"/>
    <w:rsid w:val="007D51A9"/>
    <w:rsid w:val="007D5675"/>
    <w:rsid w:val="007D5EF1"/>
    <w:rsid w:val="007D63FF"/>
    <w:rsid w:val="007D74FB"/>
    <w:rsid w:val="007E047C"/>
    <w:rsid w:val="007E0AC5"/>
    <w:rsid w:val="007E0F61"/>
    <w:rsid w:val="007E1D0F"/>
    <w:rsid w:val="007E2476"/>
    <w:rsid w:val="007E5ABE"/>
    <w:rsid w:val="007E5BE3"/>
    <w:rsid w:val="007E7778"/>
    <w:rsid w:val="007E7BAC"/>
    <w:rsid w:val="007E7E09"/>
    <w:rsid w:val="007F0046"/>
    <w:rsid w:val="007F0BDF"/>
    <w:rsid w:val="007F0CFE"/>
    <w:rsid w:val="007F3F60"/>
    <w:rsid w:val="007F534E"/>
    <w:rsid w:val="007F78C8"/>
    <w:rsid w:val="007F7E47"/>
    <w:rsid w:val="00801ECB"/>
    <w:rsid w:val="00801F09"/>
    <w:rsid w:val="0080371D"/>
    <w:rsid w:val="00803BD2"/>
    <w:rsid w:val="00803D84"/>
    <w:rsid w:val="008043FA"/>
    <w:rsid w:val="0080448D"/>
    <w:rsid w:val="00804A9C"/>
    <w:rsid w:val="00805110"/>
    <w:rsid w:val="00805CE0"/>
    <w:rsid w:val="008069AF"/>
    <w:rsid w:val="00810AF5"/>
    <w:rsid w:val="00810F93"/>
    <w:rsid w:val="00813A84"/>
    <w:rsid w:val="00813E1D"/>
    <w:rsid w:val="00814D1A"/>
    <w:rsid w:val="00815020"/>
    <w:rsid w:val="00815C2B"/>
    <w:rsid w:val="00817AE8"/>
    <w:rsid w:val="00817CB8"/>
    <w:rsid w:val="00817DD1"/>
    <w:rsid w:val="00820E04"/>
    <w:rsid w:val="00820EE6"/>
    <w:rsid w:val="00822859"/>
    <w:rsid w:val="008229F7"/>
    <w:rsid w:val="00824B2C"/>
    <w:rsid w:val="00827CDC"/>
    <w:rsid w:val="00831366"/>
    <w:rsid w:val="0083173C"/>
    <w:rsid w:val="00832C21"/>
    <w:rsid w:val="00832F67"/>
    <w:rsid w:val="00834FBF"/>
    <w:rsid w:val="00834FFB"/>
    <w:rsid w:val="0083508E"/>
    <w:rsid w:val="008373C3"/>
    <w:rsid w:val="00840415"/>
    <w:rsid w:val="00844575"/>
    <w:rsid w:val="008446A7"/>
    <w:rsid w:val="00847038"/>
    <w:rsid w:val="0085048F"/>
    <w:rsid w:val="00850D48"/>
    <w:rsid w:val="00855921"/>
    <w:rsid w:val="00861757"/>
    <w:rsid w:val="008617DD"/>
    <w:rsid w:val="00863AE1"/>
    <w:rsid w:val="00863CDB"/>
    <w:rsid w:val="00863E21"/>
    <w:rsid w:val="008673D5"/>
    <w:rsid w:val="0086865B"/>
    <w:rsid w:val="00873D2D"/>
    <w:rsid w:val="0087488C"/>
    <w:rsid w:val="00874A63"/>
    <w:rsid w:val="00874C0C"/>
    <w:rsid w:val="008755A0"/>
    <w:rsid w:val="00876084"/>
    <w:rsid w:val="00876490"/>
    <w:rsid w:val="008802AA"/>
    <w:rsid w:val="00880D10"/>
    <w:rsid w:val="00881045"/>
    <w:rsid w:val="00882730"/>
    <w:rsid w:val="0088470A"/>
    <w:rsid w:val="00886B7B"/>
    <w:rsid w:val="00887563"/>
    <w:rsid w:val="00887943"/>
    <w:rsid w:val="00890FCB"/>
    <w:rsid w:val="00891819"/>
    <w:rsid w:val="0089209B"/>
    <w:rsid w:val="00892265"/>
    <w:rsid w:val="0089476A"/>
    <w:rsid w:val="0089659C"/>
    <w:rsid w:val="00896C68"/>
    <w:rsid w:val="008A0F45"/>
    <w:rsid w:val="008A2E99"/>
    <w:rsid w:val="008A41D0"/>
    <w:rsid w:val="008A4980"/>
    <w:rsid w:val="008A7E19"/>
    <w:rsid w:val="008B112F"/>
    <w:rsid w:val="008B1496"/>
    <w:rsid w:val="008B1B9D"/>
    <w:rsid w:val="008B210D"/>
    <w:rsid w:val="008B25AC"/>
    <w:rsid w:val="008B6669"/>
    <w:rsid w:val="008C380B"/>
    <w:rsid w:val="008C4F00"/>
    <w:rsid w:val="008C517C"/>
    <w:rsid w:val="008C5BCD"/>
    <w:rsid w:val="008C7547"/>
    <w:rsid w:val="008D1468"/>
    <w:rsid w:val="008D1EE2"/>
    <w:rsid w:val="008D2F37"/>
    <w:rsid w:val="008D40A1"/>
    <w:rsid w:val="008D4318"/>
    <w:rsid w:val="008D46A3"/>
    <w:rsid w:val="008D4EF0"/>
    <w:rsid w:val="008D5AD7"/>
    <w:rsid w:val="008D5BEE"/>
    <w:rsid w:val="008D5F7E"/>
    <w:rsid w:val="008D6F56"/>
    <w:rsid w:val="008D7562"/>
    <w:rsid w:val="008D7C81"/>
    <w:rsid w:val="008E1A96"/>
    <w:rsid w:val="008E21DA"/>
    <w:rsid w:val="008E6356"/>
    <w:rsid w:val="008E7CD0"/>
    <w:rsid w:val="008F08B4"/>
    <w:rsid w:val="008F14BD"/>
    <w:rsid w:val="008F1738"/>
    <w:rsid w:val="008F4AE8"/>
    <w:rsid w:val="008F6343"/>
    <w:rsid w:val="008F6586"/>
    <w:rsid w:val="008F6AF0"/>
    <w:rsid w:val="008F6B2F"/>
    <w:rsid w:val="00900437"/>
    <w:rsid w:val="00900B60"/>
    <w:rsid w:val="00900DB6"/>
    <w:rsid w:val="0090259A"/>
    <w:rsid w:val="0090260F"/>
    <w:rsid w:val="00902721"/>
    <w:rsid w:val="00902B85"/>
    <w:rsid w:val="00902FEF"/>
    <w:rsid w:val="009032A2"/>
    <w:rsid w:val="009044C6"/>
    <w:rsid w:val="00904F28"/>
    <w:rsid w:val="0090589C"/>
    <w:rsid w:val="0091163F"/>
    <w:rsid w:val="009121DD"/>
    <w:rsid w:val="009130D4"/>
    <w:rsid w:val="00913136"/>
    <w:rsid w:val="00914103"/>
    <w:rsid w:val="0091415C"/>
    <w:rsid w:val="00915DCA"/>
    <w:rsid w:val="00916641"/>
    <w:rsid w:val="009170D9"/>
    <w:rsid w:val="0092048C"/>
    <w:rsid w:val="00921A59"/>
    <w:rsid w:val="00922885"/>
    <w:rsid w:val="0092364A"/>
    <w:rsid w:val="0092648B"/>
    <w:rsid w:val="0092667B"/>
    <w:rsid w:val="00927681"/>
    <w:rsid w:val="00927A96"/>
    <w:rsid w:val="00927BF4"/>
    <w:rsid w:val="00930CE6"/>
    <w:rsid w:val="009310BF"/>
    <w:rsid w:val="00931430"/>
    <w:rsid w:val="00932E59"/>
    <w:rsid w:val="0093309B"/>
    <w:rsid w:val="00933708"/>
    <w:rsid w:val="00934629"/>
    <w:rsid w:val="00934833"/>
    <w:rsid w:val="00936400"/>
    <w:rsid w:val="009369C4"/>
    <w:rsid w:val="00937EB1"/>
    <w:rsid w:val="0094011C"/>
    <w:rsid w:val="00943074"/>
    <w:rsid w:val="0094367A"/>
    <w:rsid w:val="00944CDA"/>
    <w:rsid w:val="0094523C"/>
    <w:rsid w:val="00945664"/>
    <w:rsid w:val="00945F7C"/>
    <w:rsid w:val="00950054"/>
    <w:rsid w:val="0095009A"/>
    <w:rsid w:val="0095091F"/>
    <w:rsid w:val="00950E3A"/>
    <w:rsid w:val="00952EAB"/>
    <w:rsid w:val="009563A8"/>
    <w:rsid w:val="00956571"/>
    <w:rsid w:val="009567A6"/>
    <w:rsid w:val="009578F0"/>
    <w:rsid w:val="00960FD3"/>
    <w:rsid w:val="00960FDD"/>
    <w:rsid w:val="00961591"/>
    <w:rsid w:val="009616B4"/>
    <w:rsid w:val="00961EE7"/>
    <w:rsid w:val="00965B1D"/>
    <w:rsid w:val="00967956"/>
    <w:rsid w:val="00967D7B"/>
    <w:rsid w:val="00970AD9"/>
    <w:rsid w:val="00970E9F"/>
    <w:rsid w:val="00971881"/>
    <w:rsid w:val="00971BA6"/>
    <w:rsid w:val="00971D43"/>
    <w:rsid w:val="00972368"/>
    <w:rsid w:val="00973E97"/>
    <w:rsid w:val="00975563"/>
    <w:rsid w:val="00976F94"/>
    <w:rsid w:val="0098102F"/>
    <w:rsid w:val="00982948"/>
    <w:rsid w:val="00982D60"/>
    <w:rsid w:val="0098386F"/>
    <w:rsid w:val="00983A93"/>
    <w:rsid w:val="00983CF9"/>
    <w:rsid w:val="00985303"/>
    <w:rsid w:val="009870CE"/>
    <w:rsid w:val="00987F57"/>
    <w:rsid w:val="00990A62"/>
    <w:rsid w:val="00991512"/>
    <w:rsid w:val="00992998"/>
    <w:rsid w:val="00992C7F"/>
    <w:rsid w:val="00994136"/>
    <w:rsid w:val="00994C17"/>
    <w:rsid w:val="00994C32"/>
    <w:rsid w:val="0099586C"/>
    <w:rsid w:val="00996193"/>
    <w:rsid w:val="009968FF"/>
    <w:rsid w:val="00997D1E"/>
    <w:rsid w:val="009A00D7"/>
    <w:rsid w:val="009A223A"/>
    <w:rsid w:val="009A3E7A"/>
    <w:rsid w:val="009A4873"/>
    <w:rsid w:val="009A4B6F"/>
    <w:rsid w:val="009A604F"/>
    <w:rsid w:val="009A63B0"/>
    <w:rsid w:val="009A77B2"/>
    <w:rsid w:val="009AB9ED"/>
    <w:rsid w:val="009B0748"/>
    <w:rsid w:val="009B0A5D"/>
    <w:rsid w:val="009B18A3"/>
    <w:rsid w:val="009B1E77"/>
    <w:rsid w:val="009B2112"/>
    <w:rsid w:val="009B2C1C"/>
    <w:rsid w:val="009B3206"/>
    <w:rsid w:val="009B4151"/>
    <w:rsid w:val="009B4A76"/>
    <w:rsid w:val="009B4E60"/>
    <w:rsid w:val="009B4F55"/>
    <w:rsid w:val="009B50F0"/>
    <w:rsid w:val="009B57AB"/>
    <w:rsid w:val="009B6798"/>
    <w:rsid w:val="009B7B4B"/>
    <w:rsid w:val="009C0263"/>
    <w:rsid w:val="009C043D"/>
    <w:rsid w:val="009C12EB"/>
    <w:rsid w:val="009C1A95"/>
    <w:rsid w:val="009C2DEA"/>
    <w:rsid w:val="009C36A9"/>
    <w:rsid w:val="009C5478"/>
    <w:rsid w:val="009C64E2"/>
    <w:rsid w:val="009C684C"/>
    <w:rsid w:val="009C6A50"/>
    <w:rsid w:val="009C72E5"/>
    <w:rsid w:val="009C740A"/>
    <w:rsid w:val="009D31DA"/>
    <w:rsid w:val="009D3523"/>
    <w:rsid w:val="009D3C15"/>
    <w:rsid w:val="009D4936"/>
    <w:rsid w:val="009D5471"/>
    <w:rsid w:val="009D78C7"/>
    <w:rsid w:val="009E1431"/>
    <w:rsid w:val="009E1C54"/>
    <w:rsid w:val="009E2CE5"/>
    <w:rsid w:val="009E2EE1"/>
    <w:rsid w:val="009E3565"/>
    <w:rsid w:val="009E408C"/>
    <w:rsid w:val="009E4A33"/>
    <w:rsid w:val="009E50C6"/>
    <w:rsid w:val="009E52C0"/>
    <w:rsid w:val="009E5BD7"/>
    <w:rsid w:val="009E619A"/>
    <w:rsid w:val="009F1A96"/>
    <w:rsid w:val="009F5204"/>
    <w:rsid w:val="009F7D65"/>
    <w:rsid w:val="009F7D66"/>
    <w:rsid w:val="00A00236"/>
    <w:rsid w:val="00A00F16"/>
    <w:rsid w:val="00A01880"/>
    <w:rsid w:val="00A01C5E"/>
    <w:rsid w:val="00A02C57"/>
    <w:rsid w:val="00A033D3"/>
    <w:rsid w:val="00A03A89"/>
    <w:rsid w:val="00A03CF1"/>
    <w:rsid w:val="00A041CF"/>
    <w:rsid w:val="00A04AD7"/>
    <w:rsid w:val="00A071EA"/>
    <w:rsid w:val="00A0765F"/>
    <w:rsid w:val="00A07FB8"/>
    <w:rsid w:val="00A105AD"/>
    <w:rsid w:val="00A10841"/>
    <w:rsid w:val="00A1141C"/>
    <w:rsid w:val="00A1223B"/>
    <w:rsid w:val="00A12EC1"/>
    <w:rsid w:val="00A132F0"/>
    <w:rsid w:val="00A138F0"/>
    <w:rsid w:val="00A13A86"/>
    <w:rsid w:val="00A14715"/>
    <w:rsid w:val="00A15463"/>
    <w:rsid w:val="00A16086"/>
    <w:rsid w:val="00A160B8"/>
    <w:rsid w:val="00A163B3"/>
    <w:rsid w:val="00A166E4"/>
    <w:rsid w:val="00A16D72"/>
    <w:rsid w:val="00A16FEE"/>
    <w:rsid w:val="00A17F6D"/>
    <w:rsid w:val="00A21BBB"/>
    <w:rsid w:val="00A21DD0"/>
    <w:rsid w:val="00A22B92"/>
    <w:rsid w:val="00A2367C"/>
    <w:rsid w:val="00A23ED0"/>
    <w:rsid w:val="00A24921"/>
    <w:rsid w:val="00A2625E"/>
    <w:rsid w:val="00A27D80"/>
    <w:rsid w:val="00A32C39"/>
    <w:rsid w:val="00A330FE"/>
    <w:rsid w:val="00A3346A"/>
    <w:rsid w:val="00A3361E"/>
    <w:rsid w:val="00A337D3"/>
    <w:rsid w:val="00A342CD"/>
    <w:rsid w:val="00A3529A"/>
    <w:rsid w:val="00A40098"/>
    <w:rsid w:val="00A407EC"/>
    <w:rsid w:val="00A409DD"/>
    <w:rsid w:val="00A422C2"/>
    <w:rsid w:val="00A42349"/>
    <w:rsid w:val="00A430B5"/>
    <w:rsid w:val="00A43E16"/>
    <w:rsid w:val="00A451AD"/>
    <w:rsid w:val="00A4618C"/>
    <w:rsid w:val="00A46275"/>
    <w:rsid w:val="00A46522"/>
    <w:rsid w:val="00A47225"/>
    <w:rsid w:val="00A51F84"/>
    <w:rsid w:val="00A54724"/>
    <w:rsid w:val="00A54875"/>
    <w:rsid w:val="00A55D83"/>
    <w:rsid w:val="00A55EBF"/>
    <w:rsid w:val="00A573CB"/>
    <w:rsid w:val="00A57E6D"/>
    <w:rsid w:val="00A60038"/>
    <w:rsid w:val="00A604EB"/>
    <w:rsid w:val="00A63DD6"/>
    <w:rsid w:val="00A63FE6"/>
    <w:rsid w:val="00A64BEB"/>
    <w:rsid w:val="00A65CB6"/>
    <w:rsid w:val="00A668DC"/>
    <w:rsid w:val="00A7048D"/>
    <w:rsid w:val="00A71C16"/>
    <w:rsid w:val="00A7223A"/>
    <w:rsid w:val="00A729B9"/>
    <w:rsid w:val="00A73199"/>
    <w:rsid w:val="00A7341A"/>
    <w:rsid w:val="00A73D4E"/>
    <w:rsid w:val="00A7762F"/>
    <w:rsid w:val="00A8085C"/>
    <w:rsid w:val="00A8254F"/>
    <w:rsid w:val="00A8281D"/>
    <w:rsid w:val="00A8536B"/>
    <w:rsid w:val="00A87605"/>
    <w:rsid w:val="00A87BF6"/>
    <w:rsid w:val="00A87D78"/>
    <w:rsid w:val="00A900CD"/>
    <w:rsid w:val="00A91300"/>
    <w:rsid w:val="00A91533"/>
    <w:rsid w:val="00A91B2F"/>
    <w:rsid w:val="00A92351"/>
    <w:rsid w:val="00A927A5"/>
    <w:rsid w:val="00A92D38"/>
    <w:rsid w:val="00A94895"/>
    <w:rsid w:val="00A94A11"/>
    <w:rsid w:val="00A95E29"/>
    <w:rsid w:val="00A95F6E"/>
    <w:rsid w:val="00A965D4"/>
    <w:rsid w:val="00A96BD2"/>
    <w:rsid w:val="00A96BF7"/>
    <w:rsid w:val="00A9760F"/>
    <w:rsid w:val="00A978B0"/>
    <w:rsid w:val="00AA1612"/>
    <w:rsid w:val="00AA2193"/>
    <w:rsid w:val="00AA21F0"/>
    <w:rsid w:val="00AA2934"/>
    <w:rsid w:val="00AA2F68"/>
    <w:rsid w:val="00AA35C7"/>
    <w:rsid w:val="00AA6181"/>
    <w:rsid w:val="00AA68FE"/>
    <w:rsid w:val="00AA6BE0"/>
    <w:rsid w:val="00AA7AE5"/>
    <w:rsid w:val="00AA7BAC"/>
    <w:rsid w:val="00AB05C5"/>
    <w:rsid w:val="00AB1027"/>
    <w:rsid w:val="00AB19FC"/>
    <w:rsid w:val="00AB4988"/>
    <w:rsid w:val="00AB4A53"/>
    <w:rsid w:val="00AC00D4"/>
    <w:rsid w:val="00AC045B"/>
    <w:rsid w:val="00AC09B7"/>
    <w:rsid w:val="00AC0A29"/>
    <w:rsid w:val="00AC0C2B"/>
    <w:rsid w:val="00AC1C62"/>
    <w:rsid w:val="00AC350A"/>
    <w:rsid w:val="00AC4962"/>
    <w:rsid w:val="00AC5FD4"/>
    <w:rsid w:val="00AC6D6E"/>
    <w:rsid w:val="00AC6F31"/>
    <w:rsid w:val="00AC7CE5"/>
    <w:rsid w:val="00AD06F1"/>
    <w:rsid w:val="00AD12B3"/>
    <w:rsid w:val="00AD140B"/>
    <w:rsid w:val="00AD182C"/>
    <w:rsid w:val="00AD2129"/>
    <w:rsid w:val="00AD38EA"/>
    <w:rsid w:val="00AD4EAF"/>
    <w:rsid w:val="00AD71DF"/>
    <w:rsid w:val="00AD73AD"/>
    <w:rsid w:val="00AD7DF6"/>
    <w:rsid w:val="00AE02C2"/>
    <w:rsid w:val="00AE0B61"/>
    <w:rsid w:val="00AE277C"/>
    <w:rsid w:val="00AE3865"/>
    <w:rsid w:val="00AE3EB9"/>
    <w:rsid w:val="00AE58B9"/>
    <w:rsid w:val="00AE6610"/>
    <w:rsid w:val="00AE6FFF"/>
    <w:rsid w:val="00AE790C"/>
    <w:rsid w:val="00AF13FE"/>
    <w:rsid w:val="00AF23D3"/>
    <w:rsid w:val="00AF28A6"/>
    <w:rsid w:val="00AF2A6E"/>
    <w:rsid w:val="00AF2CB6"/>
    <w:rsid w:val="00AF49AF"/>
    <w:rsid w:val="00AF5996"/>
    <w:rsid w:val="00AF6438"/>
    <w:rsid w:val="00AF6A60"/>
    <w:rsid w:val="00AF7918"/>
    <w:rsid w:val="00AF7958"/>
    <w:rsid w:val="00B00569"/>
    <w:rsid w:val="00B033A9"/>
    <w:rsid w:val="00B039C3"/>
    <w:rsid w:val="00B043B7"/>
    <w:rsid w:val="00B04FCD"/>
    <w:rsid w:val="00B05915"/>
    <w:rsid w:val="00B05A1A"/>
    <w:rsid w:val="00B05CC6"/>
    <w:rsid w:val="00B06073"/>
    <w:rsid w:val="00B06A31"/>
    <w:rsid w:val="00B07427"/>
    <w:rsid w:val="00B07643"/>
    <w:rsid w:val="00B079C7"/>
    <w:rsid w:val="00B07AAA"/>
    <w:rsid w:val="00B10D17"/>
    <w:rsid w:val="00B10FFF"/>
    <w:rsid w:val="00B11A22"/>
    <w:rsid w:val="00B13459"/>
    <w:rsid w:val="00B146D9"/>
    <w:rsid w:val="00B152D9"/>
    <w:rsid w:val="00B16631"/>
    <w:rsid w:val="00B16C96"/>
    <w:rsid w:val="00B22FA0"/>
    <w:rsid w:val="00B23CBE"/>
    <w:rsid w:val="00B24A61"/>
    <w:rsid w:val="00B25789"/>
    <w:rsid w:val="00B265A6"/>
    <w:rsid w:val="00B2728E"/>
    <w:rsid w:val="00B31621"/>
    <w:rsid w:val="00B33383"/>
    <w:rsid w:val="00B33926"/>
    <w:rsid w:val="00B354EF"/>
    <w:rsid w:val="00B36ADB"/>
    <w:rsid w:val="00B41234"/>
    <w:rsid w:val="00B44B98"/>
    <w:rsid w:val="00B44EBD"/>
    <w:rsid w:val="00B45048"/>
    <w:rsid w:val="00B468C2"/>
    <w:rsid w:val="00B47B3D"/>
    <w:rsid w:val="00B53D80"/>
    <w:rsid w:val="00B545E9"/>
    <w:rsid w:val="00B55FAA"/>
    <w:rsid w:val="00B572AD"/>
    <w:rsid w:val="00B57A2B"/>
    <w:rsid w:val="00B6050E"/>
    <w:rsid w:val="00B608E8"/>
    <w:rsid w:val="00B62507"/>
    <w:rsid w:val="00B62B9C"/>
    <w:rsid w:val="00B63225"/>
    <w:rsid w:val="00B6414F"/>
    <w:rsid w:val="00B6465D"/>
    <w:rsid w:val="00B65955"/>
    <w:rsid w:val="00B66108"/>
    <w:rsid w:val="00B6648A"/>
    <w:rsid w:val="00B664FB"/>
    <w:rsid w:val="00B66E45"/>
    <w:rsid w:val="00B67FB7"/>
    <w:rsid w:val="00B702E6"/>
    <w:rsid w:val="00B72126"/>
    <w:rsid w:val="00B72401"/>
    <w:rsid w:val="00B72F05"/>
    <w:rsid w:val="00B73033"/>
    <w:rsid w:val="00B7497A"/>
    <w:rsid w:val="00B76278"/>
    <w:rsid w:val="00B7638D"/>
    <w:rsid w:val="00B77467"/>
    <w:rsid w:val="00B81298"/>
    <w:rsid w:val="00B825EE"/>
    <w:rsid w:val="00B832EB"/>
    <w:rsid w:val="00B837AD"/>
    <w:rsid w:val="00B84887"/>
    <w:rsid w:val="00B86FC5"/>
    <w:rsid w:val="00B87D1D"/>
    <w:rsid w:val="00B8ABC1"/>
    <w:rsid w:val="00B90211"/>
    <w:rsid w:val="00B91EF0"/>
    <w:rsid w:val="00B94084"/>
    <w:rsid w:val="00B95994"/>
    <w:rsid w:val="00B96997"/>
    <w:rsid w:val="00B97E69"/>
    <w:rsid w:val="00BA0577"/>
    <w:rsid w:val="00BA0F96"/>
    <w:rsid w:val="00BA2932"/>
    <w:rsid w:val="00BA2C27"/>
    <w:rsid w:val="00BA3254"/>
    <w:rsid w:val="00BA3981"/>
    <w:rsid w:val="00BA597D"/>
    <w:rsid w:val="00BA6A38"/>
    <w:rsid w:val="00BA71F2"/>
    <w:rsid w:val="00BB3845"/>
    <w:rsid w:val="00BB5147"/>
    <w:rsid w:val="00BB61E7"/>
    <w:rsid w:val="00BB6458"/>
    <w:rsid w:val="00BB6DAC"/>
    <w:rsid w:val="00BB72DF"/>
    <w:rsid w:val="00BB7741"/>
    <w:rsid w:val="00BC179E"/>
    <w:rsid w:val="00BC1CB1"/>
    <w:rsid w:val="00BC5486"/>
    <w:rsid w:val="00BD025B"/>
    <w:rsid w:val="00BD0CAE"/>
    <w:rsid w:val="00BD2B5D"/>
    <w:rsid w:val="00BD4337"/>
    <w:rsid w:val="00BD44C8"/>
    <w:rsid w:val="00BD44F4"/>
    <w:rsid w:val="00BD64C9"/>
    <w:rsid w:val="00BD70AE"/>
    <w:rsid w:val="00BD737A"/>
    <w:rsid w:val="00BD79BB"/>
    <w:rsid w:val="00BE028F"/>
    <w:rsid w:val="00BE2266"/>
    <w:rsid w:val="00BE241F"/>
    <w:rsid w:val="00BE5149"/>
    <w:rsid w:val="00BE5651"/>
    <w:rsid w:val="00BE5DCD"/>
    <w:rsid w:val="00BF079E"/>
    <w:rsid w:val="00BF1E24"/>
    <w:rsid w:val="00BF261E"/>
    <w:rsid w:val="00BF3E72"/>
    <w:rsid w:val="00BF546C"/>
    <w:rsid w:val="00BF577A"/>
    <w:rsid w:val="00BF5EF4"/>
    <w:rsid w:val="00BF602F"/>
    <w:rsid w:val="00BF6D6F"/>
    <w:rsid w:val="00BF71FA"/>
    <w:rsid w:val="00BF76D4"/>
    <w:rsid w:val="00C01FE4"/>
    <w:rsid w:val="00C026DB"/>
    <w:rsid w:val="00C02BAC"/>
    <w:rsid w:val="00C031CA"/>
    <w:rsid w:val="00C042DB"/>
    <w:rsid w:val="00C0499C"/>
    <w:rsid w:val="00C10A13"/>
    <w:rsid w:val="00C12141"/>
    <w:rsid w:val="00C12AF5"/>
    <w:rsid w:val="00C13458"/>
    <w:rsid w:val="00C150D0"/>
    <w:rsid w:val="00C1520F"/>
    <w:rsid w:val="00C16338"/>
    <w:rsid w:val="00C16549"/>
    <w:rsid w:val="00C17B56"/>
    <w:rsid w:val="00C2195C"/>
    <w:rsid w:val="00C21C39"/>
    <w:rsid w:val="00C2209C"/>
    <w:rsid w:val="00C228B6"/>
    <w:rsid w:val="00C22EA0"/>
    <w:rsid w:val="00C23162"/>
    <w:rsid w:val="00C2376D"/>
    <w:rsid w:val="00C23E93"/>
    <w:rsid w:val="00C2633E"/>
    <w:rsid w:val="00C26B71"/>
    <w:rsid w:val="00C27E53"/>
    <w:rsid w:val="00C300E0"/>
    <w:rsid w:val="00C307AD"/>
    <w:rsid w:val="00C30978"/>
    <w:rsid w:val="00C328BC"/>
    <w:rsid w:val="00C32C06"/>
    <w:rsid w:val="00C33170"/>
    <w:rsid w:val="00C33218"/>
    <w:rsid w:val="00C33410"/>
    <w:rsid w:val="00C33AC8"/>
    <w:rsid w:val="00C33BC8"/>
    <w:rsid w:val="00C33C91"/>
    <w:rsid w:val="00C35D61"/>
    <w:rsid w:val="00C370DD"/>
    <w:rsid w:val="00C377D2"/>
    <w:rsid w:val="00C37CAA"/>
    <w:rsid w:val="00C37D99"/>
    <w:rsid w:val="00C417A9"/>
    <w:rsid w:val="00C41F6D"/>
    <w:rsid w:val="00C44D4D"/>
    <w:rsid w:val="00C45A79"/>
    <w:rsid w:val="00C46F1F"/>
    <w:rsid w:val="00C50E89"/>
    <w:rsid w:val="00C5130A"/>
    <w:rsid w:val="00C5179B"/>
    <w:rsid w:val="00C52276"/>
    <w:rsid w:val="00C52654"/>
    <w:rsid w:val="00C5274A"/>
    <w:rsid w:val="00C5281C"/>
    <w:rsid w:val="00C541D2"/>
    <w:rsid w:val="00C566C9"/>
    <w:rsid w:val="00C579DA"/>
    <w:rsid w:val="00C60C6F"/>
    <w:rsid w:val="00C62533"/>
    <w:rsid w:val="00C62B23"/>
    <w:rsid w:val="00C645E0"/>
    <w:rsid w:val="00C650CD"/>
    <w:rsid w:val="00C66D15"/>
    <w:rsid w:val="00C67266"/>
    <w:rsid w:val="00C67A8A"/>
    <w:rsid w:val="00C70199"/>
    <w:rsid w:val="00C706CA"/>
    <w:rsid w:val="00C70E6A"/>
    <w:rsid w:val="00C71CB6"/>
    <w:rsid w:val="00C73633"/>
    <w:rsid w:val="00C73C7F"/>
    <w:rsid w:val="00C73EDE"/>
    <w:rsid w:val="00C74791"/>
    <w:rsid w:val="00C74B2F"/>
    <w:rsid w:val="00C753A3"/>
    <w:rsid w:val="00C76920"/>
    <w:rsid w:val="00C804E3"/>
    <w:rsid w:val="00C80C49"/>
    <w:rsid w:val="00C80E94"/>
    <w:rsid w:val="00C81916"/>
    <w:rsid w:val="00C82D67"/>
    <w:rsid w:val="00C8447B"/>
    <w:rsid w:val="00C851FD"/>
    <w:rsid w:val="00C86482"/>
    <w:rsid w:val="00C86871"/>
    <w:rsid w:val="00C87089"/>
    <w:rsid w:val="00C873BD"/>
    <w:rsid w:val="00C87552"/>
    <w:rsid w:val="00C91D56"/>
    <w:rsid w:val="00C92F26"/>
    <w:rsid w:val="00C9409E"/>
    <w:rsid w:val="00C942E4"/>
    <w:rsid w:val="00C953B0"/>
    <w:rsid w:val="00C95A48"/>
    <w:rsid w:val="00C95D0E"/>
    <w:rsid w:val="00C96EA0"/>
    <w:rsid w:val="00CA085C"/>
    <w:rsid w:val="00CA09A4"/>
    <w:rsid w:val="00CA170E"/>
    <w:rsid w:val="00CA1A9F"/>
    <w:rsid w:val="00CA1E09"/>
    <w:rsid w:val="00CA30D6"/>
    <w:rsid w:val="00CA421E"/>
    <w:rsid w:val="00CA47B8"/>
    <w:rsid w:val="00CA4CE7"/>
    <w:rsid w:val="00CA5A0B"/>
    <w:rsid w:val="00CA5B1F"/>
    <w:rsid w:val="00CA64B1"/>
    <w:rsid w:val="00CA707E"/>
    <w:rsid w:val="00CA781C"/>
    <w:rsid w:val="00CA7F8A"/>
    <w:rsid w:val="00CB03D2"/>
    <w:rsid w:val="00CB04B9"/>
    <w:rsid w:val="00CB2F65"/>
    <w:rsid w:val="00CB42FE"/>
    <w:rsid w:val="00CB4D2E"/>
    <w:rsid w:val="00CB50F8"/>
    <w:rsid w:val="00CB5590"/>
    <w:rsid w:val="00CB63A1"/>
    <w:rsid w:val="00CB79C5"/>
    <w:rsid w:val="00CB7DF0"/>
    <w:rsid w:val="00CC1EFA"/>
    <w:rsid w:val="00CC2FAA"/>
    <w:rsid w:val="00CC3DBF"/>
    <w:rsid w:val="00CC3F47"/>
    <w:rsid w:val="00CC457C"/>
    <w:rsid w:val="00CC48A6"/>
    <w:rsid w:val="00CC55BD"/>
    <w:rsid w:val="00CC6413"/>
    <w:rsid w:val="00CD05DF"/>
    <w:rsid w:val="00CD0781"/>
    <w:rsid w:val="00CD09DE"/>
    <w:rsid w:val="00CD0EF9"/>
    <w:rsid w:val="00CD15A4"/>
    <w:rsid w:val="00CD2A59"/>
    <w:rsid w:val="00CD3D6E"/>
    <w:rsid w:val="00CD4D33"/>
    <w:rsid w:val="00CD61EF"/>
    <w:rsid w:val="00CE46C4"/>
    <w:rsid w:val="00CE4B6F"/>
    <w:rsid w:val="00CE636E"/>
    <w:rsid w:val="00CF0B77"/>
    <w:rsid w:val="00CF1025"/>
    <w:rsid w:val="00CF1206"/>
    <w:rsid w:val="00CF1830"/>
    <w:rsid w:val="00CF340B"/>
    <w:rsid w:val="00CF3845"/>
    <w:rsid w:val="00CF5582"/>
    <w:rsid w:val="00CF78D6"/>
    <w:rsid w:val="00D000B6"/>
    <w:rsid w:val="00D026B5"/>
    <w:rsid w:val="00D04A08"/>
    <w:rsid w:val="00D05EDE"/>
    <w:rsid w:val="00D07B6D"/>
    <w:rsid w:val="00D102CC"/>
    <w:rsid w:val="00D116F9"/>
    <w:rsid w:val="00D1245E"/>
    <w:rsid w:val="00D12FBC"/>
    <w:rsid w:val="00D130F7"/>
    <w:rsid w:val="00D13BC3"/>
    <w:rsid w:val="00D15870"/>
    <w:rsid w:val="00D170E9"/>
    <w:rsid w:val="00D17BF9"/>
    <w:rsid w:val="00D1AB3B"/>
    <w:rsid w:val="00D20134"/>
    <w:rsid w:val="00D2263C"/>
    <w:rsid w:val="00D2367F"/>
    <w:rsid w:val="00D26351"/>
    <w:rsid w:val="00D304D6"/>
    <w:rsid w:val="00D31490"/>
    <w:rsid w:val="00D3176D"/>
    <w:rsid w:val="00D32434"/>
    <w:rsid w:val="00D33BF4"/>
    <w:rsid w:val="00D34839"/>
    <w:rsid w:val="00D3605D"/>
    <w:rsid w:val="00D3627D"/>
    <w:rsid w:val="00D37AC0"/>
    <w:rsid w:val="00D41427"/>
    <w:rsid w:val="00D422B3"/>
    <w:rsid w:val="00D4305D"/>
    <w:rsid w:val="00D43536"/>
    <w:rsid w:val="00D435EC"/>
    <w:rsid w:val="00D43928"/>
    <w:rsid w:val="00D4485C"/>
    <w:rsid w:val="00D45A97"/>
    <w:rsid w:val="00D502DB"/>
    <w:rsid w:val="00D51FA6"/>
    <w:rsid w:val="00D52B9F"/>
    <w:rsid w:val="00D5451C"/>
    <w:rsid w:val="00D54FBA"/>
    <w:rsid w:val="00D566CC"/>
    <w:rsid w:val="00D56797"/>
    <w:rsid w:val="00D57E6C"/>
    <w:rsid w:val="00D6064E"/>
    <w:rsid w:val="00D613A5"/>
    <w:rsid w:val="00D6153F"/>
    <w:rsid w:val="00D61BF1"/>
    <w:rsid w:val="00D622F7"/>
    <w:rsid w:val="00D64AAC"/>
    <w:rsid w:val="00D64BF0"/>
    <w:rsid w:val="00D6605F"/>
    <w:rsid w:val="00D670F2"/>
    <w:rsid w:val="00D6720E"/>
    <w:rsid w:val="00D6784F"/>
    <w:rsid w:val="00D67F16"/>
    <w:rsid w:val="00D70DD9"/>
    <w:rsid w:val="00D728A2"/>
    <w:rsid w:val="00D72A84"/>
    <w:rsid w:val="00D73447"/>
    <w:rsid w:val="00D74026"/>
    <w:rsid w:val="00D7456F"/>
    <w:rsid w:val="00D75308"/>
    <w:rsid w:val="00D7730B"/>
    <w:rsid w:val="00D80B60"/>
    <w:rsid w:val="00D80EEA"/>
    <w:rsid w:val="00D81026"/>
    <w:rsid w:val="00D8184F"/>
    <w:rsid w:val="00D81FF0"/>
    <w:rsid w:val="00D82D76"/>
    <w:rsid w:val="00D83196"/>
    <w:rsid w:val="00D86120"/>
    <w:rsid w:val="00D91B01"/>
    <w:rsid w:val="00D91B40"/>
    <w:rsid w:val="00D921DA"/>
    <w:rsid w:val="00D9351D"/>
    <w:rsid w:val="00D93A65"/>
    <w:rsid w:val="00D94B41"/>
    <w:rsid w:val="00D9511B"/>
    <w:rsid w:val="00D95399"/>
    <w:rsid w:val="00D9669F"/>
    <w:rsid w:val="00D97490"/>
    <w:rsid w:val="00D97E32"/>
    <w:rsid w:val="00D97E88"/>
    <w:rsid w:val="00DA0BCA"/>
    <w:rsid w:val="00DA0C73"/>
    <w:rsid w:val="00DA172F"/>
    <w:rsid w:val="00DA1A05"/>
    <w:rsid w:val="00DA209E"/>
    <w:rsid w:val="00DA22FF"/>
    <w:rsid w:val="00DA3F10"/>
    <w:rsid w:val="00DA46A6"/>
    <w:rsid w:val="00DA5115"/>
    <w:rsid w:val="00DA5766"/>
    <w:rsid w:val="00DA5F05"/>
    <w:rsid w:val="00DA6D77"/>
    <w:rsid w:val="00DB0ECF"/>
    <w:rsid w:val="00DB0FB0"/>
    <w:rsid w:val="00DB13E5"/>
    <w:rsid w:val="00DB17EA"/>
    <w:rsid w:val="00DB4CBB"/>
    <w:rsid w:val="00DB5BAF"/>
    <w:rsid w:val="00DC03E4"/>
    <w:rsid w:val="00DC06AD"/>
    <w:rsid w:val="00DC1501"/>
    <w:rsid w:val="00DC2C5B"/>
    <w:rsid w:val="00DC44B2"/>
    <w:rsid w:val="00DC4FD1"/>
    <w:rsid w:val="00DC5BA0"/>
    <w:rsid w:val="00DC69F0"/>
    <w:rsid w:val="00DC6E88"/>
    <w:rsid w:val="00DC7111"/>
    <w:rsid w:val="00DD082F"/>
    <w:rsid w:val="00DD15EB"/>
    <w:rsid w:val="00DD35E8"/>
    <w:rsid w:val="00DD4161"/>
    <w:rsid w:val="00DD45A9"/>
    <w:rsid w:val="00DD49D5"/>
    <w:rsid w:val="00DD7626"/>
    <w:rsid w:val="00DD78B2"/>
    <w:rsid w:val="00DD7CB3"/>
    <w:rsid w:val="00DE0317"/>
    <w:rsid w:val="00DE0A3A"/>
    <w:rsid w:val="00DE1F30"/>
    <w:rsid w:val="00DE289E"/>
    <w:rsid w:val="00DE2DB1"/>
    <w:rsid w:val="00DE2F52"/>
    <w:rsid w:val="00DE3765"/>
    <w:rsid w:val="00DE3AC9"/>
    <w:rsid w:val="00DE4D05"/>
    <w:rsid w:val="00DE538F"/>
    <w:rsid w:val="00DE59C0"/>
    <w:rsid w:val="00DE66E2"/>
    <w:rsid w:val="00DE69AB"/>
    <w:rsid w:val="00DE6ACB"/>
    <w:rsid w:val="00DE6F8C"/>
    <w:rsid w:val="00DE78AB"/>
    <w:rsid w:val="00DE7F73"/>
    <w:rsid w:val="00DF0ADE"/>
    <w:rsid w:val="00DF1A4C"/>
    <w:rsid w:val="00DF2CB0"/>
    <w:rsid w:val="00DF3ED6"/>
    <w:rsid w:val="00DF71F5"/>
    <w:rsid w:val="00E025D2"/>
    <w:rsid w:val="00E03E90"/>
    <w:rsid w:val="00E04769"/>
    <w:rsid w:val="00E04A54"/>
    <w:rsid w:val="00E04DEE"/>
    <w:rsid w:val="00E051D3"/>
    <w:rsid w:val="00E07E78"/>
    <w:rsid w:val="00E104B7"/>
    <w:rsid w:val="00E10AD6"/>
    <w:rsid w:val="00E10CD2"/>
    <w:rsid w:val="00E10D2F"/>
    <w:rsid w:val="00E11335"/>
    <w:rsid w:val="00E11B24"/>
    <w:rsid w:val="00E11F4F"/>
    <w:rsid w:val="00E12D57"/>
    <w:rsid w:val="00E13634"/>
    <w:rsid w:val="00E13AF2"/>
    <w:rsid w:val="00E13D53"/>
    <w:rsid w:val="00E147E8"/>
    <w:rsid w:val="00E14968"/>
    <w:rsid w:val="00E14EE7"/>
    <w:rsid w:val="00E1507F"/>
    <w:rsid w:val="00E16D34"/>
    <w:rsid w:val="00E2064A"/>
    <w:rsid w:val="00E218A5"/>
    <w:rsid w:val="00E22280"/>
    <w:rsid w:val="00E22CF3"/>
    <w:rsid w:val="00E2421C"/>
    <w:rsid w:val="00E24D65"/>
    <w:rsid w:val="00E2512B"/>
    <w:rsid w:val="00E26147"/>
    <w:rsid w:val="00E26AFC"/>
    <w:rsid w:val="00E26C1D"/>
    <w:rsid w:val="00E304FE"/>
    <w:rsid w:val="00E31212"/>
    <w:rsid w:val="00E3181C"/>
    <w:rsid w:val="00E31E92"/>
    <w:rsid w:val="00E32317"/>
    <w:rsid w:val="00E33287"/>
    <w:rsid w:val="00E3436F"/>
    <w:rsid w:val="00E352EE"/>
    <w:rsid w:val="00E37873"/>
    <w:rsid w:val="00E4059B"/>
    <w:rsid w:val="00E408EE"/>
    <w:rsid w:val="00E40F09"/>
    <w:rsid w:val="00E4293D"/>
    <w:rsid w:val="00E432E2"/>
    <w:rsid w:val="00E43686"/>
    <w:rsid w:val="00E43B92"/>
    <w:rsid w:val="00E43FA7"/>
    <w:rsid w:val="00E4411F"/>
    <w:rsid w:val="00E443C0"/>
    <w:rsid w:val="00E450CA"/>
    <w:rsid w:val="00E45C7A"/>
    <w:rsid w:val="00E45ED0"/>
    <w:rsid w:val="00E46858"/>
    <w:rsid w:val="00E50349"/>
    <w:rsid w:val="00E50773"/>
    <w:rsid w:val="00E50CE4"/>
    <w:rsid w:val="00E50E38"/>
    <w:rsid w:val="00E5210C"/>
    <w:rsid w:val="00E52C4A"/>
    <w:rsid w:val="00E531F8"/>
    <w:rsid w:val="00E538F3"/>
    <w:rsid w:val="00E552BC"/>
    <w:rsid w:val="00E6012D"/>
    <w:rsid w:val="00E604FD"/>
    <w:rsid w:val="00E609DD"/>
    <w:rsid w:val="00E61AB6"/>
    <w:rsid w:val="00E61FD7"/>
    <w:rsid w:val="00E62D17"/>
    <w:rsid w:val="00E64CF3"/>
    <w:rsid w:val="00E65707"/>
    <w:rsid w:val="00E65CC0"/>
    <w:rsid w:val="00E65D21"/>
    <w:rsid w:val="00E66274"/>
    <w:rsid w:val="00E6676B"/>
    <w:rsid w:val="00E67462"/>
    <w:rsid w:val="00E6793C"/>
    <w:rsid w:val="00E7116D"/>
    <w:rsid w:val="00E71407"/>
    <w:rsid w:val="00E7155D"/>
    <w:rsid w:val="00E7220F"/>
    <w:rsid w:val="00E72651"/>
    <w:rsid w:val="00E72C1F"/>
    <w:rsid w:val="00E73378"/>
    <w:rsid w:val="00E7458A"/>
    <w:rsid w:val="00E74A07"/>
    <w:rsid w:val="00E74ABF"/>
    <w:rsid w:val="00E7537D"/>
    <w:rsid w:val="00E7558D"/>
    <w:rsid w:val="00E76EE3"/>
    <w:rsid w:val="00E80C2A"/>
    <w:rsid w:val="00E80D05"/>
    <w:rsid w:val="00E81296"/>
    <w:rsid w:val="00E8292B"/>
    <w:rsid w:val="00E83037"/>
    <w:rsid w:val="00E831A9"/>
    <w:rsid w:val="00E837A2"/>
    <w:rsid w:val="00E84271"/>
    <w:rsid w:val="00E867E7"/>
    <w:rsid w:val="00E87ABA"/>
    <w:rsid w:val="00E90020"/>
    <w:rsid w:val="00E90390"/>
    <w:rsid w:val="00E91456"/>
    <w:rsid w:val="00E91ADC"/>
    <w:rsid w:val="00E93353"/>
    <w:rsid w:val="00E93861"/>
    <w:rsid w:val="00E94FC0"/>
    <w:rsid w:val="00E95F78"/>
    <w:rsid w:val="00E95F7B"/>
    <w:rsid w:val="00E96CD2"/>
    <w:rsid w:val="00E97411"/>
    <w:rsid w:val="00EA06F8"/>
    <w:rsid w:val="00EA0C77"/>
    <w:rsid w:val="00EA0EE5"/>
    <w:rsid w:val="00EA172D"/>
    <w:rsid w:val="00EA1A5A"/>
    <w:rsid w:val="00EA3403"/>
    <w:rsid w:val="00EA4817"/>
    <w:rsid w:val="00EA51CC"/>
    <w:rsid w:val="00EA671C"/>
    <w:rsid w:val="00EA6A5F"/>
    <w:rsid w:val="00EA6E33"/>
    <w:rsid w:val="00EA7A1A"/>
    <w:rsid w:val="00EB03EB"/>
    <w:rsid w:val="00EB0CED"/>
    <w:rsid w:val="00EB1398"/>
    <w:rsid w:val="00EB1FF9"/>
    <w:rsid w:val="00EB2471"/>
    <w:rsid w:val="00EB31F9"/>
    <w:rsid w:val="00EB625E"/>
    <w:rsid w:val="00EC00F5"/>
    <w:rsid w:val="00EC10BE"/>
    <w:rsid w:val="00EC1B10"/>
    <w:rsid w:val="00EC21BE"/>
    <w:rsid w:val="00EC2B39"/>
    <w:rsid w:val="00EC39DD"/>
    <w:rsid w:val="00EC4B02"/>
    <w:rsid w:val="00EC4DDE"/>
    <w:rsid w:val="00EC69F8"/>
    <w:rsid w:val="00ED0ADC"/>
    <w:rsid w:val="00ED101D"/>
    <w:rsid w:val="00ED1DD5"/>
    <w:rsid w:val="00ED1EED"/>
    <w:rsid w:val="00ED4A64"/>
    <w:rsid w:val="00ED53BC"/>
    <w:rsid w:val="00ED54B1"/>
    <w:rsid w:val="00ED5E84"/>
    <w:rsid w:val="00EE0094"/>
    <w:rsid w:val="00EE05C0"/>
    <w:rsid w:val="00EE1650"/>
    <w:rsid w:val="00EE2363"/>
    <w:rsid w:val="00EE4DAE"/>
    <w:rsid w:val="00EE53BA"/>
    <w:rsid w:val="00EE5689"/>
    <w:rsid w:val="00EE5C7B"/>
    <w:rsid w:val="00EE5D92"/>
    <w:rsid w:val="00EE6190"/>
    <w:rsid w:val="00EF03DA"/>
    <w:rsid w:val="00EF0BF9"/>
    <w:rsid w:val="00EF1490"/>
    <w:rsid w:val="00EF1AF9"/>
    <w:rsid w:val="00EF1EA0"/>
    <w:rsid w:val="00EF2F6E"/>
    <w:rsid w:val="00EF4F98"/>
    <w:rsid w:val="00EF6600"/>
    <w:rsid w:val="00EF6A31"/>
    <w:rsid w:val="00EF7103"/>
    <w:rsid w:val="00EF765A"/>
    <w:rsid w:val="00EF76B7"/>
    <w:rsid w:val="00EF7D46"/>
    <w:rsid w:val="00F01A17"/>
    <w:rsid w:val="00F01FA4"/>
    <w:rsid w:val="00F04E23"/>
    <w:rsid w:val="00F04F41"/>
    <w:rsid w:val="00F0782B"/>
    <w:rsid w:val="00F1104D"/>
    <w:rsid w:val="00F117A9"/>
    <w:rsid w:val="00F11CBF"/>
    <w:rsid w:val="00F2017C"/>
    <w:rsid w:val="00F20BFC"/>
    <w:rsid w:val="00F23ED6"/>
    <w:rsid w:val="00F240F4"/>
    <w:rsid w:val="00F244B6"/>
    <w:rsid w:val="00F25991"/>
    <w:rsid w:val="00F259C6"/>
    <w:rsid w:val="00F27801"/>
    <w:rsid w:val="00F278A9"/>
    <w:rsid w:val="00F302E1"/>
    <w:rsid w:val="00F3185B"/>
    <w:rsid w:val="00F32039"/>
    <w:rsid w:val="00F33315"/>
    <w:rsid w:val="00F3511E"/>
    <w:rsid w:val="00F352B2"/>
    <w:rsid w:val="00F360BC"/>
    <w:rsid w:val="00F3648E"/>
    <w:rsid w:val="00F369C3"/>
    <w:rsid w:val="00F36BBC"/>
    <w:rsid w:val="00F37153"/>
    <w:rsid w:val="00F37538"/>
    <w:rsid w:val="00F4019C"/>
    <w:rsid w:val="00F407EE"/>
    <w:rsid w:val="00F41E0C"/>
    <w:rsid w:val="00F423CE"/>
    <w:rsid w:val="00F438B7"/>
    <w:rsid w:val="00F4438E"/>
    <w:rsid w:val="00F44774"/>
    <w:rsid w:val="00F45175"/>
    <w:rsid w:val="00F46357"/>
    <w:rsid w:val="00F46C12"/>
    <w:rsid w:val="00F47102"/>
    <w:rsid w:val="00F47338"/>
    <w:rsid w:val="00F50BF5"/>
    <w:rsid w:val="00F51B4F"/>
    <w:rsid w:val="00F529ED"/>
    <w:rsid w:val="00F539FA"/>
    <w:rsid w:val="00F5719A"/>
    <w:rsid w:val="00F6041D"/>
    <w:rsid w:val="00F60607"/>
    <w:rsid w:val="00F60C6B"/>
    <w:rsid w:val="00F631FF"/>
    <w:rsid w:val="00F63DE8"/>
    <w:rsid w:val="00F63F84"/>
    <w:rsid w:val="00F654F4"/>
    <w:rsid w:val="00F65653"/>
    <w:rsid w:val="00F665B0"/>
    <w:rsid w:val="00F665EC"/>
    <w:rsid w:val="00F6673C"/>
    <w:rsid w:val="00F71F9D"/>
    <w:rsid w:val="00F72B08"/>
    <w:rsid w:val="00F739AA"/>
    <w:rsid w:val="00F73FD4"/>
    <w:rsid w:val="00F754E0"/>
    <w:rsid w:val="00F75754"/>
    <w:rsid w:val="00F7576C"/>
    <w:rsid w:val="00F76E75"/>
    <w:rsid w:val="00F7762C"/>
    <w:rsid w:val="00F7788D"/>
    <w:rsid w:val="00F77F75"/>
    <w:rsid w:val="00F7C3CE"/>
    <w:rsid w:val="00F837E6"/>
    <w:rsid w:val="00F83D37"/>
    <w:rsid w:val="00F846A5"/>
    <w:rsid w:val="00F852B0"/>
    <w:rsid w:val="00F91616"/>
    <w:rsid w:val="00F917F5"/>
    <w:rsid w:val="00F91D9C"/>
    <w:rsid w:val="00F93D8D"/>
    <w:rsid w:val="00F950C8"/>
    <w:rsid w:val="00F9570C"/>
    <w:rsid w:val="00F9603A"/>
    <w:rsid w:val="00F962B2"/>
    <w:rsid w:val="00F9642A"/>
    <w:rsid w:val="00F9722B"/>
    <w:rsid w:val="00F97285"/>
    <w:rsid w:val="00FA13B4"/>
    <w:rsid w:val="00FA3B47"/>
    <w:rsid w:val="00FA5640"/>
    <w:rsid w:val="00FA6CAF"/>
    <w:rsid w:val="00FA6D28"/>
    <w:rsid w:val="00FA72DB"/>
    <w:rsid w:val="00FB0EFC"/>
    <w:rsid w:val="00FB211F"/>
    <w:rsid w:val="00FB4016"/>
    <w:rsid w:val="00FB4032"/>
    <w:rsid w:val="00FB4382"/>
    <w:rsid w:val="00FB45A4"/>
    <w:rsid w:val="00FB6709"/>
    <w:rsid w:val="00FB77F6"/>
    <w:rsid w:val="00FC03C2"/>
    <w:rsid w:val="00FC0DD7"/>
    <w:rsid w:val="00FC1D5B"/>
    <w:rsid w:val="00FC41BC"/>
    <w:rsid w:val="00FC4238"/>
    <w:rsid w:val="00FC48CD"/>
    <w:rsid w:val="00FC5D21"/>
    <w:rsid w:val="00FC5DC6"/>
    <w:rsid w:val="00FC77E8"/>
    <w:rsid w:val="00FC7C9B"/>
    <w:rsid w:val="00FD05FE"/>
    <w:rsid w:val="00FD118D"/>
    <w:rsid w:val="00FD32C9"/>
    <w:rsid w:val="00FD35B5"/>
    <w:rsid w:val="00FD3CEB"/>
    <w:rsid w:val="00FD40A3"/>
    <w:rsid w:val="00FD437E"/>
    <w:rsid w:val="00FD450E"/>
    <w:rsid w:val="00FD4DF5"/>
    <w:rsid w:val="00FD5D80"/>
    <w:rsid w:val="00FD5E11"/>
    <w:rsid w:val="00FD6635"/>
    <w:rsid w:val="00FD774E"/>
    <w:rsid w:val="00FD783F"/>
    <w:rsid w:val="00FD7961"/>
    <w:rsid w:val="00FD7C35"/>
    <w:rsid w:val="00FE0A41"/>
    <w:rsid w:val="00FE2C85"/>
    <w:rsid w:val="00FE2CDC"/>
    <w:rsid w:val="00FE3F86"/>
    <w:rsid w:val="00FE5BBD"/>
    <w:rsid w:val="00FE5F21"/>
    <w:rsid w:val="00FE6C40"/>
    <w:rsid w:val="00FE704B"/>
    <w:rsid w:val="00FE7253"/>
    <w:rsid w:val="00FF2F5A"/>
    <w:rsid w:val="00FF3323"/>
    <w:rsid w:val="00FF419A"/>
    <w:rsid w:val="00FF48D8"/>
    <w:rsid w:val="00FF50AE"/>
    <w:rsid w:val="00FF5ABC"/>
    <w:rsid w:val="016678FE"/>
    <w:rsid w:val="01BB072F"/>
    <w:rsid w:val="01C86A18"/>
    <w:rsid w:val="0214425E"/>
    <w:rsid w:val="0218F1C4"/>
    <w:rsid w:val="0226F501"/>
    <w:rsid w:val="0270203A"/>
    <w:rsid w:val="02822964"/>
    <w:rsid w:val="02CEE5C7"/>
    <w:rsid w:val="02CF6B3E"/>
    <w:rsid w:val="02D0C992"/>
    <w:rsid w:val="03659829"/>
    <w:rsid w:val="038DCBBA"/>
    <w:rsid w:val="039C0029"/>
    <w:rsid w:val="03A25896"/>
    <w:rsid w:val="03CDA104"/>
    <w:rsid w:val="03F0C326"/>
    <w:rsid w:val="05727216"/>
    <w:rsid w:val="05B3D24B"/>
    <w:rsid w:val="05D35E9F"/>
    <w:rsid w:val="05D450C1"/>
    <w:rsid w:val="05F615D4"/>
    <w:rsid w:val="0648E3AB"/>
    <w:rsid w:val="069F5736"/>
    <w:rsid w:val="06A8D39F"/>
    <w:rsid w:val="06ACC636"/>
    <w:rsid w:val="070B774F"/>
    <w:rsid w:val="075635D4"/>
    <w:rsid w:val="07A6265B"/>
    <w:rsid w:val="07A913B4"/>
    <w:rsid w:val="0816E70B"/>
    <w:rsid w:val="0868E01E"/>
    <w:rsid w:val="087C5BA1"/>
    <w:rsid w:val="087E06BE"/>
    <w:rsid w:val="08A32F74"/>
    <w:rsid w:val="08B165CC"/>
    <w:rsid w:val="091B1AB9"/>
    <w:rsid w:val="09231BA6"/>
    <w:rsid w:val="093838C1"/>
    <w:rsid w:val="093D2BC5"/>
    <w:rsid w:val="097F4A3F"/>
    <w:rsid w:val="098C3795"/>
    <w:rsid w:val="09A6614B"/>
    <w:rsid w:val="09D5FDC6"/>
    <w:rsid w:val="09F72D59"/>
    <w:rsid w:val="0A727607"/>
    <w:rsid w:val="0A8BC1EF"/>
    <w:rsid w:val="0AA1A526"/>
    <w:rsid w:val="0AA9F6B0"/>
    <w:rsid w:val="0AB0DFF5"/>
    <w:rsid w:val="0AC10E37"/>
    <w:rsid w:val="0AD2849E"/>
    <w:rsid w:val="0ADD87AB"/>
    <w:rsid w:val="0ADF95D8"/>
    <w:rsid w:val="0AEB3D73"/>
    <w:rsid w:val="0B3E71B0"/>
    <w:rsid w:val="0B42705D"/>
    <w:rsid w:val="0BD2E32E"/>
    <w:rsid w:val="0BF29EFF"/>
    <w:rsid w:val="0C0C3899"/>
    <w:rsid w:val="0C301555"/>
    <w:rsid w:val="0C4A3CF2"/>
    <w:rsid w:val="0CA7E8CA"/>
    <w:rsid w:val="0CE744B6"/>
    <w:rsid w:val="0D0544CE"/>
    <w:rsid w:val="0D5B4806"/>
    <w:rsid w:val="0D638514"/>
    <w:rsid w:val="0E497C1C"/>
    <w:rsid w:val="0E4AD575"/>
    <w:rsid w:val="0E4F6EA5"/>
    <w:rsid w:val="0E7C2FA7"/>
    <w:rsid w:val="0E88C999"/>
    <w:rsid w:val="0EC34F52"/>
    <w:rsid w:val="0F069BFF"/>
    <w:rsid w:val="0F63DE81"/>
    <w:rsid w:val="0FA7FD2E"/>
    <w:rsid w:val="0FBDC0DA"/>
    <w:rsid w:val="0FF72688"/>
    <w:rsid w:val="10656678"/>
    <w:rsid w:val="107700D6"/>
    <w:rsid w:val="109B4CBC"/>
    <w:rsid w:val="10A0AB87"/>
    <w:rsid w:val="10A26622"/>
    <w:rsid w:val="10C53ED0"/>
    <w:rsid w:val="10FEA101"/>
    <w:rsid w:val="117A8AFB"/>
    <w:rsid w:val="1189028C"/>
    <w:rsid w:val="118ED1FB"/>
    <w:rsid w:val="11F0F212"/>
    <w:rsid w:val="1254F3D6"/>
    <w:rsid w:val="125B559A"/>
    <w:rsid w:val="12621F81"/>
    <w:rsid w:val="12639187"/>
    <w:rsid w:val="1282DF76"/>
    <w:rsid w:val="12BEBFF0"/>
    <w:rsid w:val="140C590F"/>
    <w:rsid w:val="1439D804"/>
    <w:rsid w:val="1442209D"/>
    <w:rsid w:val="146925A2"/>
    <w:rsid w:val="1499BA5D"/>
    <w:rsid w:val="14D66837"/>
    <w:rsid w:val="14E81FF5"/>
    <w:rsid w:val="14E9A305"/>
    <w:rsid w:val="152C1C06"/>
    <w:rsid w:val="154DA3EA"/>
    <w:rsid w:val="1581CC9D"/>
    <w:rsid w:val="15E3DA26"/>
    <w:rsid w:val="15E5F166"/>
    <w:rsid w:val="15FCFDCF"/>
    <w:rsid w:val="163E9830"/>
    <w:rsid w:val="164315AB"/>
    <w:rsid w:val="166B23DD"/>
    <w:rsid w:val="167559E5"/>
    <w:rsid w:val="168D9731"/>
    <w:rsid w:val="16B3DD82"/>
    <w:rsid w:val="16CFDAB7"/>
    <w:rsid w:val="16DA6B92"/>
    <w:rsid w:val="171D3EEE"/>
    <w:rsid w:val="173762AF"/>
    <w:rsid w:val="173A6C40"/>
    <w:rsid w:val="1745DDBA"/>
    <w:rsid w:val="174937B9"/>
    <w:rsid w:val="17AE3270"/>
    <w:rsid w:val="17B777BE"/>
    <w:rsid w:val="17B9D63A"/>
    <w:rsid w:val="17FC1BD4"/>
    <w:rsid w:val="18378F71"/>
    <w:rsid w:val="184F2551"/>
    <w:rsid w:val="1858CB51"/>
    <w:rsid w:val="18E88021"/>
    <w:rsid w:val="18EB9C86"/>
    <w:rsid w:val="19011259"/>
    <w:rsid w:val="1901E895"/>
    <w:rsid w:val="190D65C3"/>
    <w:rsid w:val="190F48D1"/>
    <w:rsid w:val="196D0150"/>
    <w:rsid w:val="19CE9459"/>
    <w:rsid w:val="19F376AA"/>
    <w:rsid w:val="19FCDE1E"/>
    <w:rsid w:val="1A13CC35"/>
    <w:rsid w:val="1A2B4744"/>
    <w:rsid w:val="1A3B7891"/>
    <w:rsid w:val="1A7981C1"/>
    <w:rsid w:val="1A8DF434"/>
    <w:rsid w:val="1AB67F39"/>
    <w:rsid w:val="1ABADA89"/>
    <w:rsid w:val="1B48341A"/>
    <w:rsid w:val="1B53C3C7"/>
    <w:rsid w:val="1B73EACB"/>
    <w:rsid w:val="1B81F1B2"/>
    <w:rsid w:val="1B90CC29"/>
    <w:rsid w:val="1BE7F1F8"/>
    <w:rsid w:val="1C088660"/>
    <w:rsid w:val="1C6B1396"/>
    <w:rsid w:val="1C936A39"/>
    <w:rsid w:val="1C97AED0"/>
    <w:rsid w:val="1C9AE8C1"/>
    <w:rsid w:val="1CC82535"/>
    <w:rsid w:val="1D07E73B"/>
    <w:rsid w:val="1D0A381A"/>
    <w:rsid w:val="1D10472D"/>
    <w:rsid w:val="1D4F4C49"/>
    <w:rsid w:val="1D526FE2"/>
    <w:rsid w:val="1D712D85"/>
    <w:rsid w:val="1DD51387"/>
    <w:rsid w:val="1E0D4317"/>
    <w:rsid w:val="1E3BD6E4"/>
    <w:rsid w:val="1E51D718"/>
    <w:rsid w:val="1EE8D20B"/>
    <w:rsid w:val="1EF1F710"/>
    <w:rsid w:val="1F6675FF"/>
    <w:rsid w:val="1F80E9DB"/>
    <w:rsid w:val="1F8A84BD"/>
    <w:rsid w:val="1F9E0AB5"/>
    <w:rsid w:val="1FEAA465"/>
    <w:rsid w:val="205211AD"/>
    <w:rsid w:val="2057143F"/>
    <w:rsid w:val="20572B31"/>
    <w:rsid w:val="205EC822"/>
    <w:rsid w:val="209094AA"/>
    <w:rsid w:val="209340B0"/>
    <w:rsid w:val="20C28EA5"/>
    <w:rsid w:val="20E4E306"/>
    <w:rsid w:val="2109DC05"/>
    <w:rsid w:val="211D77B6"/>
    <w:rsid w:val="21532563"/>
    <w:rsid w:val="21949824"/>
    <w:rsid w:val="2196AABC"/>
    <w:rsid w:val="21C82C8C"/>
    <w:rsid w:val="221868B3"/>
    <w:rsid w:val="222EE12E"/>
    <w:rsid w:val="225EF30D"/>
    <w:rsid w:val="226A2717"/>
    <w:rsid w:val="227461CA"/>
    <w:rsid w:val="228F8371"/>
    <w:rsid w:val="22C4DB44"/>
    <w:rsid w:val="22D71297"/>
    <w:rsid w:val="22E6117E"/>
    <w:rsid w:val="23051EF3"/>
    <w:rsid w:val="2333AF3B"/>
    <w:rsid w:val="236037FF"/>
    <w:rsid w:val="238B337A"/>
    <w:rsid w:val="23A310A4"/>
    <w:rsid w:val="23BDF022"/>
    <w:rsid w:val="23CE0CFD"/>
    <w:rsid w:val="24088BD4"/>
    <w:rsid w:val="243EF739"/>
    <w:rsid w:val="24822788"/>
    <w:rsid w:val="2486915F"/>
    <w:rsid w:val="24BB0ABD"/>
    <w:rsid w:val="24EB8AA4"/>
    <w:rsid w:val="24F8E404"/>
    <w:rsid w:val="25256C5E"/>
    <w:rsid w:val="256CA807"/>
    <w:rsid w:val="2573B96C"/>
    <w:rsid w:val="258CE8CD"/>
    <w:rsid w:val="259A0A2A"/>
    <w:rsid w:val="2647D5E9"/>
    <w:rsid w:val="26630B6B"/>
    <w:rsid w:val="26B08B0D"/>
    <w:rsid w:val="26BEB07B"/>
    <w:rsid w:val="26DC272B"/>
    <w:rsid w:val="27212972"/>
    <w:rsid w:val="2740F6BA"/>
    <w:rsid w:val="274B0BF5"/>
    <w:rsid w:val="277B7696"/>
    <w:rsid w:val="27C53A4A"/>
    <w:rsid w:val="2818D418"/>
    <w:rsid w:val="285AA49B"/>
    <w:rsid w:val="285AD77C"/>
    <w:rsid w:val="2865AF99"/>
    <w:rsid w:val="28877E17"/>
    <w:rsid w:val="28B2C399"/>
    <w:rsid w:val="28DBF35F"/>
    <w:rsid w:val="28E235F9"/>
    <w:rsid w:val="28E91AA3"/>
    <w:rsid w:val="28FBC47C"/>
    <w:rsid w:val="28FE1361"/>
    <w:rsid w:val="290B98FB"/>
    <w:rsid w:val="294D3209"/>
    <w:rsid w:val="29540466"/>
    <w:rsid w:val="2969A8BD"/>
    <w:rsid w:val="299C5F43"/>
    <w:rsid w:val="29DA7AE1"/>
    <w:rsid w:val="2A41168E"/>
    <w:rsid w:val="2A5CEC31"/>
    <w:rsid w:val="2A6C01EF"/>
    <w:rsid w:val="2AA739C1"/>
    <w:rsid w:val="2AAEBBFA"/>
    <w:rsid w:val="2AB2F863"/>
    <w:rsid w:val="2AB51836"/>
    <w:rsid w:val="2AC604ED"/>
    <w:rsid w:val="2AFBE818"/>
    <w:rsid w:val="2B06B309"/>
    <w:rsid w:val="2B195FFF"/>
    <w:rsid w:val="2B4812E2"/>
    <w:rsid w:val="2B719BC8"/>
    <w:rsid w:val="2BC2930A"/>
    <w:rsid w:val="2BD18DB6"/>
    <w:rsid w:val="2BD46C3C"/>
    <w:rsid w:val="2BD75681"/>
    <w:rsid w:val="2BE2F9B5"/>
    <w:rsid w:val="2BFE7979"/>
    <w:rsid w:val="2C041C0F"/>
    <w:rsid w:val="2C568D83"/>
    <w:rsid w:val="2CB203FD"/>
    <w:rsid w:val="2CE44D90"/>
    <w:rsid w:val="2CE479C9"/>
    <w:rsid w:val="2CF6558B"/>
    <w:rsid w:val="2CFEAC76"/>
    <w:rsid w:val="2D185DEC"/>
    <w:rsid w:val="2D4E9923"/>
    <w:rsid w:val="2D8CA7FE"/>
    <w:rsid w:val="2DEECAAB"/>
    <w:rsid w:val="2E02FB60"/>
    <w:rsid w:val="2E511544"/>
    <w:rsid w:val="2E985ECE"/>
    <w:rsid w:val="2EB2E5C6"/>
    <w:rsid w:val="2EB7BDEB"/>
    <w:rsid w:val="2ED9EDA5"/>
    <w:rsid w:val="2EEFF3AA"/>
    <w:rsid w:val="2EF0DB68"/>
    <w:rsid w:val="2F76CC04"/>
    <w:rsid w:val="2F9645F6"/>
    <w:rsid w:val="2FA328F3"/>
    <w:rsid w:val="2FB6F005"/>
    <w:rsid w:val="2FD7A325"/>
    <w:rsid w:val="2FF35FDF"/>
    <w:rsid w:val="2FF5EFB7"/>
    <w:rsid w:val="300D9FE1"/>
    <w:rsid w:val="30600D33"/>
    <w:rsid w:val="306E650C"/>
    <w:rsid w:val="30A23861"/>
    <w:rsid w:val="3124C011"/>
    <w:rsid w:val="31490730"/>
    <w:rsid w:val="31AF335B"/>
    <w:rsid w:val="31E2337A"/>
    <w:rsid w:val="31F03D42"/>
    <w:rsid w:val="32109630"/>
    <w:rsid w:val="322260BB"/>
    <w:rsid w:val="3238ED55"/>
    <w:rsid w:val="32516427"/>
    <w:rsid w:val="32636E2E"/>
    <w:rsid w:val="32799A15"/>
    <w:rsid w:val="3295A85E"/>
    <w:rsid w:val="32A542BD"/>
    <w:rsid w:val="3302A8F0"/>
    <w:rsid w:val="334AFAD6"/>
    <w:rsid w:val="339253CF"/>
    <w:rsid w:val="33A25BFA"/>
    <w:rsid w:val="33B532F0"/>
    <w:rsid w:val="33BCDB87"/>
    <w:rsid w:val="3416BCF7"/>
    <w:rsid w:val="343190F5"/>
    <w:rsid w:val="34601725"/>
    <w:rsid w:val="34E09AEE"/>
    <w:rsid w:val="34E19127"/>
    <w:rsid w:val="34E7BAC7"/>
    <w:rsid w:val="350E865D"/>
    <w:rsid w:val="35457680"/>
    <w:rsid w:val="357A2796"/>
    <w:rsid w:val="35809B6C"/>
    <w:rsid w:val="35B1CE31"/>
    <w:rsid w:val="360013BD"/>
    <w:rsid w:val="36092B17"/>
    <w:rsid w:val="36182B07"/>
    <w:rsid w:val="362E68FD"/>
    <w:rsid w:val="36527E43"/>
    <w:rsid w:val="3653EDC6"/>
    <w:rsid w:val="36DCABA2"/>
    <w:rsid w:val="37054DEB"/>
    <w:rsid w:val="37087BD6"/>
    <w:rsid w:val="37647EEE"/>
    <w:rsid w:val="37B84C8C"/>
    <w:rsid w:val="37D8F6FC"/>
    <w:rsid w:val="37E89811"/>
    <w:rsid w:val="38702680"/>
    <w:rsid w:val="388BCEF4"/>
    <w:rsid w:val="38996C5E"/>
    <w:rsid w:val="38ADE74A"/>
    <w:rsid w:val="38B6EB91"/>
    <w:rsid w:val="38D1452F"/>
    <w:rsid w:val="393A4D45"/>
    <w:rsid w:val="394B44A9"/>
    <w:rsid w:val="39755DD1"/>
    <w:rsid w:val="397FF08D"/>
    <w:rsid w:val="39E0D5A1"/>
    <w:rsid w:val="39F4565D"/>
    <w:rsid w:val="3A1A1C22"/>
    <w:rsid w:val="3A2BA513"/>
    <w:rsid w:val="3A477872"/>
    <w:rsid w:val="3A5FF8D1"/>
    <w:rsid w:val="3A7984B1"/>
    <w:rsid w:val="3A834FF8"/>
    <w:rsid w:val="3AC8D5E3"/>
    <w:rsid w:val="3B23791D"/>
    <w:rsid w:val="3B2C1754"/>
    <w:rsid w:val="3B565463"/>
    <w:rsid w:val="3B816323"/>
    <w:rsid w:val="3BFF2357"/>
    <w:rsid w:val="3C0F6E7B"/>
    <w:rsid w:val="3C218F4E"/>
    <w:rsid w:val="3C48CBDD"/>
    <w:rsid w:val="3C54D963"/>
    <w:rsid w:val="3C5C2911"/>
    <w:rsid w:val="3CB9232B"/>
    <w:rsid w:val="3CFEEB5C"/>
    <w:rsid w:val="3D0A9CF0"/>
    <w:rsid w:val="3DEC2DD9"/>
    <w:rsid w:val="3DEEB08E"/>
    <w:rsid w:val="3DEF7C4F"/>
    <w:rsid w:val="3E79B2A3"/>
    <w:rsid w:val="3EB02F64"/>
    <w:rsid w:val="3EBAED8F"/>
    <w:rsid w:val="3F341C24"/>
    <w:rsid w:val="3F4EFB49"/>
    <w:rsid w:val="3F6C2982"/>
    <w:rsid w:val="3F9475F1"/>
    <w:rsid w:val="3FD0EC90"/>
    <w:rsid w:val="4012D00E"/>
    <w:rsid w:val="407AB898"/>
    <w:rsid w:val="409485CA"/>
    <w:rsid w:val="4094E70E"/>
    <w:rsid w:val="409679CB"/>
    <w:rsid w:val="40A3FE9F"/>
    <w:rsid w:val="40A55D45"/>
    <w:rsid w:val="40CE1C31"/>
    <w:rsid w:val="41CBF288"/>
    <w:rsid w:val="41CD6EBA"/>
    <w:rsid w:val="41E7C249"/>
    <w:rsid w:val="41F313AB"/>
    <w:rsid w:val="41F40BB8"/>
    <w:rsid w:val="4213E44A"/>
    <w:rsid w:val="421B93FC"/>
    <w:rsid w:val="424B798A"/>
    <w:rsid w:val="42595D38"/>
    <w:rsid w:val="42C62E30"/>
    <w:rsid w:val="4306A099"/>
    <w:rsid w:val="4313ED96"/>
    <w:rsid w:val="4318561E"/>
    <w:rsid w:val="431A2026"/>
    <w:rsid w:val="432DAF16"/>
    <w:rsid w:val="434DB53E"/>
    <w:rsid w:val="436BA6A1"/>
    <w:rsid w:val="4386F12A"/>
    <w:rsid w:val="438B9E3F"/>
    <w:rsid w:val="43B4FA2F"/>
    <w:rsid w:val="4426D1C7"/>
    <w:rsid w:val="44282A1D"/>
    <w:rsid w:val="4464A6A4"/>
    <w:rsid w:val="4467ADF6"/>
    <w:rsid w:val="44795819"/>
    <w:rsid w:val="44A54406"/>
    <w:rsid w:val="44F1B105"/>
    <w:rsid w:val="44FC1B9A"/>
    <w:rsid w:val="45007E97"/>
    <w:rsid w:val="45C3C804"/>
    <w:rsid w:val="461A05E6"/>
    <w:rsid w:val="463C626A"/>
    <w:rsid w:val="46669B0C"/>
    <w:rsid w:val="46689CC9"/>
    <w:rsid w:val="46CC6213"/>
    <w:rsid w:val="46F3B423"/>
    <w:rsid w:val="4720399F"/>
    <w:rsid w:val="472F4B04"/>
    <w:rsid w:val="4749B13B"/>
    <w:rsid w:val="474DCD0E"/>
    <w:rsid w:val="4773DCC0"/>
    <w:rsid w:val="478F6302"/>
    <w:rsid w:val="47AA0772"/>
    <w:rsid w:val="47C19AF8"/>
    <w:rsid w:val="47C6B71A"/>
    <w:rsid w:val="4854EA9E"/>
    <w:rsid w:val="4885B585"/>
    <w:rsid w:val="48A1C3B9"/>
    <w:rsid w:val="48A381AC"/>
    <w:rsid w:val="48CE09F9"/>
    <w:rsid w:val="48D0D56D"/>
    <w:rsid w:val="49002581"/>
    <w:rsid w:val="491EFBA7"/>
    <w:rsid w:val="497093DA"/>
    <w:rsid w:val="497FF93D"/>
    <w:rsid w:val="4989060E"/>
    <w:rsid w:val="4A3099ED"/>
    <w:rsid w:val="4A4496BF"/>
    <w:rsid w:val="4A5D930A"/>
    <w:rsid w:val="4A89A442"/>
    <w:rsid w:val="4ABA5805"/>
    <w:rsid w:val="4AE56B45"/>
    <w:rsid w:val="4AED3000"/>
    <w:rsid w:val="4B1BA8DC"/>
    <w:rsid w:val="4B43418D"/>
    <w:rsid w:val="4B43BE9E"/>
    <w:rsid w:val="4BFA4318"/>
    <w:rsid w:val="4C1039E4"/>
    <w:rsid w:val="4C21FE5E"/>
    <w:rsid w:val="4C3026A8"/>
    <w:rsid w:val="4C4F7B8A"/>
    <w:rsid w:val="4C5B0497"/>
    <w:rsid w:val="4C5D0591"/>
    <w:rsid w:val="4CC7ADFD"/>
    <w:rsid w:val="4CED0CFB"/>
    <w:rsid w:val="4D0237D0"/>
    <w:rsid w:val="4D0AA7B3"/>
    <w:rsid w:val="4D2EC669"/>
    <w:rsid w:val="4D56DE99"/>
    <w:rsid w:val="4D5902B5"/>
    <w:rsid w:val="4D7A6396"/>
    <w:rsid w:val="4D96E6C5"/>
    <w:rsid w:val="4DDA647B"/>
    <w:rsid w:val="4DE8DCF8"/>
    <w:rsid w:val="4DF14BD4"/>
    <w:rsid w:val="4E1843F2"/>
    <w:rsid w:val="4EF843F3"/>
    <w:rsid w:val="4F2A5074"/>
    <w:rsid w:val="4F3101D2"/>
    <w:rsid w:val="4F4E6EDC"/>
    <w:rsid w:val="4F4F715A"/>
    <w:rsid w:val="4F5DD5DC"/>
    <w:rsid w:val="4F7BF5AF"/>
    <w:rsid w:val="4FB91AAD"/>
    <w:rsid w:val="4FF3A497"/>
    <w:rsid w:val="501C90DE"/>
    <w:rsid w:val="502B85FF"/>
    <w:rsid w:val="506B24FD"/>
    <w:rsid w:val="50ACE9DB"/>
    <w:rsid w:val="50D300EA"/>
    <w:rsid w:val="5149195F"/>
    <w:rsid w:val="5177AC8F"/>
    <w:rsid w:val="51833C19"/>
    <w:rsid w:val="51BF2375"/>
    <w:rsid w:val="51DC7834"/>
    <w:rsid w:val="5207AFA4"/>
    <w:rsid w:val="5221DCCA"/>
    <w:rsid w:val="52348A58"/>
    <w:rsid w:val="523E923A"/>
    <w:rsid w:val="5243A836"/>
    <w:rsid w:val="52742DB8"/>
    <w:rsid w:val="527DCF00"/>
    <w:rsid w:val="52D1DAC0"/>
    <w:rsid w:val="52F4B2ED"/>
    <w:rsid w:val="533B14D1"/>
    <w:rsid w:val="536D11E5"/>
    <w:rsid w:val="53895678"/>
    <w:rsid w:val="53A676DE"/>
    <w:rsid w:val="53BE5FB6"/>
    <w:rsid w:val="53C6A48A"/>
    <w:rsid w:val="53F58E26"/>
    <w:rsid w:val="540BD08B"/>
    <w:rsid w:val="5419D1A2"/>
    <w:rsid w:val="54257602"/>
    <w:rsid w:val="54A0E8EF"/>
    <w:rsid w:val="54A6DDE2"/>
    <w:rsid w:val="54BA9AC7"/>
    <w:rsid w:val="54BDBD24"/>
    <w:rsid w:val="54F62C36"/>
    <w:rsid w:val="55132075"/>
    <w:rsid w:val="55BC1678"/>
    <w:rsid w:val="55D83FBE"/>
    <w:rsid w:val="5622951C"/>
    <w:rsid w:val="56271A83"/>
    <w:rsid w:val="56492E60"/>
    <w:rsid w:val="566712FE"/>
    <w:rsid w:val="567C5BE7"/>
    <w:rsid w:val="574572A9"/>
    <w:rsid w:val="5779625A"/>
    <w:rsid w:val="57812CB6"/>
    <w:rsid w:val="578BEC53"/>
    <w:rsid w:val="578F2B45"/>
    <w:rsid w:val="579A44F8"/>
    <w:rsid w:val="57A3FF0B"/>
    <w:rsid w:val="57BDADFA"/>
    <w:rsid w:val="5807D734"/>
    <w:rsid w:val="5820E9A0"/>
    <w:rsid w:val="5825713C"/>
    <w:rsid w:val="5838463F"/>
    <w:rsid w:val="5868454F"/>
    <w:rsid w:val="588059E3"/>
    <w:rsid w:val="590E1E7F"/>
    <w:rsid w:val="59611030"/>
    <w:rsid w:val="596A91C1"/>
    <w:rsid w:val="596C3551"/>
    <w:rsid w:val="59F4617E"/>
    <w:rsid w:val="5A0170F4"/>
    <w:rsid w:val="5A04CE86"/>
    <w:rsid w:val="5A15719E"/>
    <w:rsid w:val="5A51516A"/>
    <w:rsid w:val="5A66524B"/>
    <w:rsid w:val="5A69D18C"/>
    <w:rsid w:val="5ABDBA65"/>
    <w:rsid w:val="5ADF1246"/>
    <w:rsid w:val="5AE987F5"/>
    <w:rsid w:val="5B0FCAD3"/>
    <w:rsid w:val="5B82506F"/>
    <w:rsid w:val="5BB5FFDD"/>
    <w:rsid w:val="5BC7C30E"/>
    <w:rsid w:val="5BF59F18"/>
    <w:rsid w:val="5C0FD825"/>
    <w:rsid w:val="5C65B145"/>
    <w:rsid w:val="5C9915CF"/>
    <w:rsid w:val="5C9EE5C1"/>
    <w:rsid w:val="5CBEC619"/>
    <w:rsid w:val="5CF61EC2"/>
    <w:rsid w:val="5CFD24FB"/>
    <w:rsid w:val="5D497D0E"/>
    <w:rsid w:val="5D6D246A"/>
    <w:rsid w:val="5D705FC3"/>
    <w:rsid w:val="5DF2CABD"/>
    <w:rsid w:val="5E267CFC"/>
    <w:rsid w:val="5E602E54"/>
    <w:rsid w:val="5E86E9EA"/>
    <w:rsid w:val="5EC25C22"/>
    <w:rsid w:val="5ED123AB"/>
    <w:rsid w:val="5EE5034C"/>
    <w:rsid w:val="5EFC6B5A"/>
    <w:rsid w:val="5F02AE26"/>
    <w:rsid w:val="5F0C8343"/>
    <w:rsid w:val="5F3960A4"/>
    <w:rsid w:val="5F4E98B2"/>
    <w:rsid w:val="5FA244AE"/>
    <w:rsid w:val="5FD1D4D2"/>
    <w:rsid w:val="60002E88"/>
    <w:rsid w:val="602B5879"/>
    <w:rsid w:val="60831B1F"/>
    <w:rsid w:val="60A367A0"/>
    <w:rsid w:val="60A8286E"/>
    <w:rsid w:val="6101161D"/>
    <w:rsid w:val="612F1D05"/>
    <w:rsid w:val="613898D0"/>
    <w:rsid w:val="61863F2A"/>
    <w:rsid w:val="618A9AA0"/>
    <w:rsid w:val="618FE716"/>
    <w:rsid w:val="61A0AC7C"/>
    <w:rsid w:val="61AE10A7"/>
    <w:rsid w:val="61B4CD9E"/>
    <w:rsid w:val="61BEE364"/>
    <w:rsid w:val="61DC84C3"/>
    <w:rsid w:val="624A922A"/>
    <w:rsid w:val="624E62DA"/>
    <w:rsid w:val="62C82554"/>
    <w:rsid w:val="62CAB63C"/>
    <w:rsid w:val="62D7C7F1"/>
    <w:rsid w:val="62F68F4E"/>
    <w:rsid w:val="63035056"/>
    <w:rsid w:val="63069DAD"/>
    <w:rsid w:val="632C68D9"/>
    <w:rsid w:val="63510E35"/>
    <w:rsid w:val="63A16C8B"/>
    <w:rsid w:val="63C4169A"/>
    <w:rsid w:val="63D8A218"/>
    <w:rsid w:val="63DA5DBD"/>
    <w:rsid w:val="63DFECED"/>
    <w:rsid w:val="63FD4730"/>
    <w:rsid w:val="640DC671"/>
    <w:rsid w:val="644D29D4"/>
    <w:rsid w:val="644EC36A"/>
    <w:rsid w:val="6518C3E9"/>
    <w:rsid w:val="65637946"/>
    <w:rsid w:val="65885999"/>
    <w:rsid w:val="65A12C1C"/>
    <w:rsid w:val="65D1C08C"/>
    <w:rsid w:val="65ED4404"/>
    <w:rsid w:val="6610CF4E"/>
    <w:rsid w:val="66315236"/>
    <w:rsid w:val="668A906A"/>
    <w:rsid w:val="668C04A5"/>
    <w:rsid w:val="66A82FDC"/>
    <w:rsid w:val="66B9F0D6"/>
    <w:rsid w:val="670430C7"/>
    <w:rsid w:val="6707A834"/>
    <w:rsid w:val="6738B7E7"/>
    <w:rsid w:val="6747D374"/>
    <w:rsid w:val="674A8F63"/>
    <w:rsid w:val="6780E45F"/>
    <w:rsid w:val="67AB2B22"/>
    <w:rsid w:val="67DCBF3F"/>
    <w:rsid w:val="68135D83"/>
    <w:rsid w:val="681FBEC0"/>
    <w:rsid w:val="68BC3693"/>
    <w:rsid w:val="68D22D08"/>
    <w:rsid w:val="69089CD1"/>
    <w:rsid w:val="694CD2C1"/>
    <w:rsid w:val="6972C199"/>
    <w:rsid w:val="69EC9FA1"/>
    <w:rsid w:val="6A14F6FD"/>
    <w:rsid w:val="6AAA431A"/>
    <w:rsid w:val="6AD93EDF"/>
    <w:rsid w:val="6B2132AF"/>
    <w:rsid w:val="6B842419"/>
    <w:rsid w:val="6B901034"/>
    <w:rsid w:val="6C190617"/>
    <w:rsid w:val="6C40C516"/>
    <w:rsid w:val="6C517C49"/>
    <w:rsid w:val="6C630E25"/>
    <w:rsid w:val="6C7003C1"/>
    <w:rsid w:val="6CCB795A"/>
    <w:rsid w:val="6CD7EEA0"/>
    <w:rsid w:val="6CD9745E"/>
    <w:rsid w:val="6CFA8E4B"/>
    <w:rsid w:val="6D07BAC7"/>
    <w:rsid w:val="6D1E1F0D"/>
    <w:rsid w:val="6D7094CE"/>
    <w:rsid w:val="6DA5568A"/>
    <w:rsid w:val="6DADE4FF"/>
    <w:rsid w:val="6DBB92FD"/>
    <w:rsid w:val="6DEA8DB7"/>
    <w:rsid w:val="6E01E780"/>
    <w:rsid w:val="6E0445AE"/>
    <w:rsid w:val="6E39FF79"/>
    <w:rsid w:val="6E773D7F"/>
    <w:rsid w:val="6E7FA65D"/>
    <w:rsid w:val="6ED88F97"/>
    <w:rsid w:val="6F1EC89C"/>
    <w:rsid w:val="6F2E5EEE"/>
    <w:rsid w:val="6F5D378D"/>
    <w:rsid w:val="6F816048"/>
    <w:rsid w:val="6F88BE4F"/>
    <w:rsid w:val="6FA61FFC"/>
    <w:rsid w:val="6FAF1CC5"/>
    <w:rsid w:val="6FFBCFCB"/>
    <w:rsid w:val="700E930A"/>
    <w:rsid w:val="70144132"/>
    <w:rsid w:val="70371645"/>
    <w:rsid w:val="704A97C0"/>
    <w:rsid w:val="704C9284"/>
    <w:rsid w:val="705FA88E"/>
    <w:rsid w:val="7090502F"/>
    <w:rsid w:val="70C34AE6"/>
    <w:rsid w:val="70D23D48"/>
    <w:rsid w:val="70E0A57D"/>
    <w:rsid w:val="7109889B"/>
    <w:rsid w:val="711E6FEC"/>
    <w:rsid w:val="7190FEF5"/>
    <w:rsid w:val="719FEACB"/>
    <w:rsid w:val="71A2AEE9"/>
    <w:rsid w:val="71E2CA6E"/>
    <w:rsid w:val="71E2CCA8"/>
    <w:rsid w:val="71F9B2D6"/>
    <w:rsid w:val="720AC9F8"/>
    <w:rsid w:val="7240E1C5"/>
    <w:rsid w:val="7275FC70"/>
    <w:rsid w:val="7283E6AB"/>
    <w:rsid w:val="72E0A8A4"/>
    <w:rsid w:val="730D4297"/>
    <w:rsid w:val="73886973"/>
    <w:rsid w:val="73AB297F"/>
    <w:rsid w:val="73B17355"/>
    <w:rsid w:val="73BD0470"/>
    <w:rsid w:val="740DA00D"/>
    <w:rsid w:val="7436B759"/>
    <w:rsid w:val="743DA7C5"/>
    <w:rsid w:val="74449831"/>
    <w:rsid w:val="744576CC"/>
    <w:rsid w:val="74B9DB05"/>
    <w:rsid w:val="7505B60E"/>
    <w:rsid w:val="757D1F42"/>
    <w:rsid w:val="75951440"/>
    <w:rsid w:val="75A62B9F"/>
    <w:rsid w:val="75B32742"/>
    <w:rsid w:val="760CFB3F"/>
    <w:rsid w:val="76325823"/>
    <w:rsid w:val="763BE610"/>
    <w:rsid w:val="7640B17E"/>
    <w:rsid w:val="767706AF"/>
    <w:rsid w:val="76A14A10"/>
    <w:rsid w:val="76C0344C"/>
    <w:rsid w:val="77241EC5"/>
    <w:rsid w:val="772C8601"/>
    <w:rsid w:val="775E1411"/>
    <w:rsid w:val="777DACC5"/>
    <w:rsid w:val="77875E8E"/>
    <w:rsid w:val="77AB734D"/>
    <w:rsid w:val="77CA4535"/>
    <w:rsid w:val="77E3B34B"/>
    <w:rsid w:val="78070973"/>
    <w:rsid w:val="784B1828"/>
    <w:rsid w:val="785AF328"/>
    <w:rsid w:val="78AED1B5"/>
    <w:rsid w:val="790EAACC"/>
    <w:rsid w:val="791214BE"/>
    <w:rsid w:val="79C40C8F"/>
    <w:rsid w:val="79CA9028"/>
    <w:rsid w:val="79E293C5"/>
    <w:rsid w:val="79E85184"/>
    <w:rsid w:val="79E92C71"/>
    <w:rsid w:val="7A78A8FC"/>
    <w:rsid w:val="7AA4C9ED"/>
    <w:rsid w:val="7B1169F5"/>
    <w:rsid w:val="7B60934F"/>
    <w:rsid w:val="7BE2B9C9"/>
    <w:rsid w:val="7C217023"/>
    <w:rsid w:val="7C4C921D"/>
    <w:rsid w:val="7C6A486C"/>
    <w:rsid w:val="7C7CA7B6"/>
    <w:rsid w:val="7C8249B1"/>
    <w:rsid w:val="7C8968C4"/>
    <w:rsid w:val="7CC13D56"/>
    <w:rsid w:val="7CD1A130"/>
    <w:rsid w:val="7CFFDD85"/>
    <w:rsid w:val="7D14E35E"/>
    <w:rsid w:val="7D41B794"/>
    <w:rsid w:val="7D58971B"/>
    <w:rsid w:val="7DD5AA07"/>
    <w:rsid w:val="7DF5CCD4"/>
    <w:rsid w:val="7DFB0EA5"/>
    <w:rsid w:val="7E1610F1"/>
    <w:rsid w:val="7E27BA92"/>
    <w:rsid w:val="7E7348D6"/>
    <w:rsid w:val="7E79061E"/>
    <w:rsid w:val="7E837BFE"/>
    <w:rsid w:val="7EADFE56"/>
    <w:rsid w:val="7EF1EEAE"/>
    <w:rsid w:val="7F51E92A"/>
    <w:rsid w:val="7F73CDCF"/>
    <w:rsid w:val="7FC23AD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69B7E4"/>
  <w15:chartTrackingRefBased/>
  <w15:docId w15:val="{3C82EC88-9662-4355-81BA-3E3F60FE3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F4E6EDC"/>
    <w:pPr>
      <w:spacing w:line="480" w:lineRule="auto"/>
    </w:pPr>
    <w:rPr>
      <w:rFonts w:ascii="Times New Roman" w:hAnsi="Times New Roman"/>
    </w:rPr>
  </w:style>
  <w:style w:type="paragraph" w:styleId="Heading1">
    <w:name w:val="heading 1"/>
    <w:basedOn w:val="Normal"/>
    <w:next w:val="Normal"/>
    <w:link w:val="Heading1Char"/>
    <w:uiPriority w:val="9"/>
    <w:qFormat/>
    <w:rsid w:val="4F4E6EDC"/>
    <w:pPr>
      <w:keepNext/>
      <w:keepLines/>
      <w:pageBreakBefore/>
      <w:spacing w:before="1440" w:after="480"/>
      <w:jc w:val="center"/>
      <w:outlineLvl w:val="0"/>
    </w:pPr>
  </w:style>
  <w:style w:type="paragraph" w:styleId="Heading2">
    <w:name w:val="heading 2"/>
    <w:basedOn w:val="Normal"/>
    <w:next w:val="Normal"/>
    <w:link w:val="Heading2Char"/>
    <w:uiPriority w:val="9"/>
    <w:unhideWhenUsed/>
    <w:qFormat/>
    <w:rsid w:val="4F4E6EDC"/>
    <w:pPr>
      <w:keepNext/>
      <w:keepLines/>
      <w:spacing w:after="240"/>
      <w:outlineLvl w:val="1"/>
    </w:pPr>
    <w:rPr>
      <w:rFonts w:eastAsiaTheme="majorEastAsia" w:cstheme="majorBidi"/>
      <w:b/>
      <w:bCs/>
    </w:rPr>
  </w:style>
  <w:style w:type="paragraph" w:styleId="Heading3">
    <w:name w:val="heading 3"/>
    <w:basedOn w:val="Normal"/>
    <w:next w:val="Normal"/>
    <w:link w:val="Heading3Char"/>
    <w:uiPriority w:val="9"/>
    <w:unhideWhenUsed/>
    <w:qFormat/>
    <w:rsid w:val="4F4E6EDC"/>
    <w:pPr>
      <w:keepNext/>
      <w:keepLines/>
      <w:spacing w:before="40" w:after="240"/>
      <w:ind w:left="720"/>
      <w:outlineLvl w:val="2"/>
    </w:pPr>
    <w:rPr>
      <w:rFonts w:eastAsiaTheme="majorEastAsia" w:cstheme="majorBidi"/>
      <w:b/>
      <w:bCs/>
      <w:i/>
      <w:iCs/>
    </w:rPr>
  </w:style>
  <w:style w:type="paragraph" w:styleId="Heading4">
    <w:name w:val="heading 4"/>
    <w:basedOn w:val="Normal"/>
    <w:next w:val="Normal"/>
    <w:uiPriority w:val="9"/>
    <w:unhideWhenUsed/>
    <w:qFormat/>
    <w:rsid w:val="4F4E6EDC"/>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unhideWhenUsed/>
    <w:qFormat/>
    <w:rsid w:val="4F4E6EDC"/>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uiPriority w:val="9"/>
    <w:unhideWhenUsed/>
    <w:qFormat/>
    <w:rsid w:val="4F4E6EDC"/>
    <w:pPr>
      <w:keepNext/>
      <w:keepLines/>
      <w:spacing w:before="40"/>
      <w:outlineLvl w:val="5"/>
    </w:pPr>
    <w:rPr>
      <w:rFonts w:asciiTheme="majorHAnsi" w:eastAsiaTheme="majorEastAsia" w:hAnsiTheme="majorHAnsi" w:cstheme="majorBidi"/>
      <w:color w:val="1F4D78"/>
    </w:rPr>
  </w:style>
  <w:style w:type="paragraph" w:styleId="Heading7">
    <w:name w:val="heading 7"/>
    <w:basedOn w:val="Normal"/>
    <w:next w:val="Normal"/>
    <w:uiPriority w:val="9"/>
    <w:unhideWhenUsed/>
    <w:qFormat/>
    <w:rsid w:val="4F4E6EDC"/>
    <w:pPr>
      <w:keepNext/>
      <w:keepLines/>
      <w:spacing w:before="40"/>
      <w:outlineLvl w:val="6"/>
    </w:pPr>
    <w:rPr>
      <w:rFonts w:asciiTheme="majorHAnsi" w:eastAsiaTheme="majorEastAsia" w:hAnsiTheme="majorHAnsi" w:cstheme="majorBidi"/>
      <w:i/>
      <w:iCs/>
      <w:color w:val="1F4D78"/>
    </w:rPr>
  </w:style>
  <w:style w:type="paragraph" w:styleId="Heading8">
    <w:name w:val="heading 8"/>
    <w:basedOn w:val="Normal"/>
    <w:next w:val="Normal"/>
    <w:uiPriority w:val="9"/>
    <w:unhideWhenUsed/>
    <w:qFormat/>
    <w:rsid w:val="4F4E6EDC"/>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uiPriority w:val="9"/>
    <w:unhideWhenUsed/>
    <w:qFormat/>
    <w:rsid w:val="4F4E6EDC"/>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4F4E6EDC"/>
    <w:pPr>
      <w:spacing w:after="240"/>
      <w:jc w:val="center"/>
    </w:pPr>
    <w:rPr>
      <w:rFonts w:eastAsiaTheme="majorEastAsia" w:cstheme="majorBidi"/>
    </w:rPr>
  </w:style>
  <w:style w:type="character" w:customStyle="1" w:styleId="TitleChar">
    <w:name w:val="Title Char"/>
    <w:basedOn w:val="DefaultParagraphFont"/>
    <w:link w:val="Title"/>
    <w:uiPriority w:val="10"/>
    <w:rsid w:val="00891819"/>
    <w:rPr>
      <w:rFonts w:ascii="Times New Roman" w:eastAsiaTheme="majorEastAsia" w:hAnsi="Times New Roman" w:cstheme="majorBidi"/>
      <w:spacing w:val="-10"/>
      <w:kern w:val="28"/>
      <w:szCs w:val="56"/>
    </w:rPr>
  </w:style>
  <w:style w:type="character" w:customStyle="1" w:styleId="Heading1Char">
    <w:name w:val="Heading 1 Char"/>
    <w:basedOn w:val="DefaultParagraphFont"/>
    <w:link w:val="Heading1"/>
    <w:uiPriority w:val="9"/>
    <w:rsid w:val="00185AC8"/>
    <w:rPr>
      <w:rFonts w:ascii="Times New Roman" w:hAnsi="Times New Roman"/>
    </w:rPr>
  </w:style>
  <w:style w:type="character" w:customStyle="1" w:styleId="Heading2Char">
    <w:name w:val="Heading 2 Char"/>
    <w:basedOn w:val="DefaultParagraphFont"/>
    <w:link w:val="Heading2"/>
    <w:uiPriority w:val="9"/>
    <w:rsid w:val="4F4E6EDC"/>
    <w:rPr>
      <w:rFonts w:asciiTheme="minorHAnsi" w:eastAsiaTheme="majorEastAsia" w:hAnsiTheme="minorHAnsi" w:cstheme="majorBidi"/>
      <w:b/>
      <w:bCs/>
      <w:sz w:val="24"/>
      <w:szCs w:val="24"/>
    </w:rPr>
  </w:style>
  <w:style w:type="paragraph" w:styleId="Caption">
    <w:name w:val="caption"/>
    <w:basedOn w:val="Normal"/>
    <w:next w:val="Normal"/>
    <w:uiPriority w:val="35"/>
    <w:unhideWhenUsed/>
    <w:qFormat/>
    <w:rsid w:val="4F4E6EDC"/>
    <w:pPr>
      <w:spacing w:after="200"/>
    </w:pPr>
  </w:style>
  <w:style w:type="paragraph" w:styleId="Header">
    <w:name w:val="header"/>
    <w:basedOn w:val="Normal"/>
    <w:link w:val="HeaderChar"/>
    <w:uiPriority w:val="99"/>
    <w:unhideWhenUsed/>
    <w:rsid w:val="4F4E6EDC"/>
    <w:pPr>
      <w:tabs>
        <w:tab w:val="center" w:pos="4680"/>
        <w:tab w:val="right" w:pos="9360"/>
      </w:tabs>
    </w:pPr>
  </w:style>
  <w:style w:type="character" w:customStyle="1" w:styleId="HeaderChar">
    <w:name w:val="Header Char"/>
    <w:basedOn w:val="DefaultParagraphFont"/>
    <w:link w:val="Header"/>
    <w:uiPriority w:val="99"/>
    <w:rsid w:val="00185AC8"/>
    <w:rPr>
      <w:rFonts w:ascii="Times New Roman" w:hAnsi="Times New Roman"/>
    </w:rPr>
  </w:style>
  <w:style w:type="paragraph" w:styleId="Footer">
    <w:name w:val="footer"/>
    <w:basedOn w:val="Normal"/>
    <w:link w:val="FooterChar"/>
    <w:uiPriority w:val="99"/>
    <w:unhideWhenUsed/>
    <w:rsid w:val="4F4E6EDC"/>
    <w:pPr>
      <w:tabs>
        <w:tab w:val="center" w:pos="4680"/>
        <w:tab w:val="right" w:pos="9360"/>
      </w:tabs>
    </w:pPr>
  </w:style>
  <w:style w:type="character" w:customStyle="1" w:styleId="FooterChar">
    <w:name w:val="Footer Char"/>
    <w:basedOn w:val="DefaultParagraphFont"/>
    <w:link w:val="Footer"/>
    <w:uiPriority w:val="99"/>
    <w:rsid w:val="00185AC8"/>
    <w:rPr>
      <w:rFonts w:ascii="Times New Roman" w:hAnsi="Times New Roman"/>
    </w:rPr>
  </w:style>
  <w:style w:type="paragraph" w:styleId="ListParagraph">
    <w:name w:val="List Paragraph"/>
    <w:basedOn w:val="Normal"/>
    <w:uiPriority w:val="34"/>
    <w:qFormat/>
    <w:rsid w:val="4F4E6EDC"/>
    <w:pPr>
      <w:ind w:left="720"/>
      <w:contextualSpacing/>
    </w:pPr>
  </w:style>
  <w:style w:type="paragraph" w:styleId="TOCHeading">
    <w:name w:val="TOC Heading"/>
    <w:basedOn w:val="Heading1"/>
    <w:next w:val="Normal"/>
    <w:uiPriority w:val="39"/>
    <w:unhideWhenUsed/>
    <w:qFormat/>
    <w:rsid w:val="0077693B"/>
    <w:pPr>
      <w:pageBreakBefore w:val="0"/>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uiPriority w:val="39"/>
    <w:unhideWhenUsed/>
    <w:rsid w:val="4F4E6EDC"/>
    <w:pPr>
      <w:spacing w:after="100"/>
    </w:pPr>
  </w:style>
  <w:style w:type="character" w:styleId="Hyperlink">
    <w:name w:val="Hyperlink"/>
    <w:basedOn w:val="DefaultParagraphFont"/>
    <w:uiPriority w:val="99"/>
    <w:unhideWhenUsed/>
    <w:rsid w:val="0077693B"/>
    <w:rPr>
      <w:color w:val="0563C1" w:themeColor="hyperlink"/>
      <w:u w:val="single"/>
    </w:rPr>
  </w:style>
  <w:style w:type="paragraph" w:styleId="TableofFigures">
    <w:name w:val="table of figures"/>
    <w:basedOn w:val="Normal"/>
    <w:next w:val="Normal"/>
    <w:uiPriority w:val="99"/>
    <w:unhideWhenUsed/>
    <w:rsid w:val="4F4E6EDC"/>
  </w:style>
  <w:style w:type="character" w:customStyle="1" w:styleId="Heading3Char">
    <w:name w:val="Heading 3 Char"/>
    <w:basedOn w:val="DefaultParagraphFont"/>
    <w:link w:val="Heading3"/>
    <w:uiPriority w:val="9"/>
    <w:rsid w:val="4F4E6EDC"/>
    <w:rPr>
      <w:rFonts w:asciiTheme="minorHAnsi" w:eastAsiaTheme="majorEastAsia" w:hAnsiTheme="minorHAnsi" w:cstheme="majorBidi"/>
      <w:b/>
      <w:bCs/>
      <w:i/>
      <w:iCs/>
      <w:sz w:val="24"/>
      <w:szCs w:val="24"/>
    </w:rPr>
  </w:style>
  <w:style w:type="paragraph" w:styleId="TOC2">
    <w:name w:val="toc 2"/>
    <w:basedOn w:val="Normal"/>
    <w:next w:val="Normal"/>
    <w:uiPriority w:val="39"/>
    <w:unhideWhenUsed/>
    <w:rsid w:val="4F4E6EDC"/>
    <w:pPr>
      <w:spacing w:after="100"/>
      <w:ind w:left="240"/>
    </w:pPr>
  </w:style>
  <w:style w:type="paragraph" w:styleId="TOC3">
    <w:name w:val="toc 3"/>
    <w:basedOn w:val="Normal"/>
    <w:next w:val="Normal"/>
    <w:uiPriority w:val="39"/>
    <w:unhideWhenUsed/>
    <w:rsid w:val="4F4E6EDC"/>
    <w:pPr>
      <w:spacing w:after="100"/>
      <w:ind w:left="480"/>
    </w:pPr>
  </w:style>
  <w:style w:type="table" w:styleId="TableGrid">
    <w:name w:val="Table Grid"/>
    <w:basedOn w:val="TableNormal"/>
    <w:uiPriority w:val="39"/>
    <w:rsid w:val="00A55E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037B9"/>
    <w:rPr>
      <w:color w:val="954F72" w:themeColor="followedHyperlink"/>
      <w:u w:val="single"/>
    </w:rPr>
  </w:style>
  <w:style w:type="character" w:styleId="PlaceholderText">
    <w:name w:val="Placeholder Text"/>
    <w:basedOn w:val="DefaultParagraphFont"/>
    <w:uiPriority w:val="99"/>
    <w:semiHidden/>
    <w:rsid w:val="001248B7"/>
    <w:rPr>
      <w:color w:val="808080"/>
    </w:rPr>
  </w:style>
  <w:style w:type="paragraph" w:styleId="BalloonText">
    <w:name w:val="Balloon Text"/>
    <w:basedOn w:val="Normal"/>
    <w:link w:val="BalloonTextChar"/>
    <w:uiPriority w:val="99"/>
    <w:semiHidden/>
    <w:unhideWhenUsed/>
    <w:rsid w:val="4F4E6ED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54F4"/>
    <w:rPr>
      <w:rFonts w:ascii="Segoe UI" w:hAnsi="Segoe UI" w:cs="Segoe UI"/>
      <w:sz w:val="18"/>
      <w:szCs w:val="18"/>
    </w:rPr>
  </w:style>
  <w:style w:type="character" w:styleId="UnresolvedMention">
    <w:name w:val="Unresolved Mention"/>
    <w:basedOn w:val="DefaultParagraphFont"/>
    <w:uiPriority w:val="99"/>
    <w:semiHidden/>
    <w:unhideWhenUsed/>
    <w:rsid w:val="00693C23"/>
    <w:rPr>
      <w:color w:val="605E5C"/>
      <w:shd w:val="clear" w:color="auto" w:fill="E1DFDD"/>
    </w:rPr>
  </w:style>
  <w:style w:type="paragraph" w:styleId="Revision">
    <w:name w:val="Revision"/>
    <w:hidden/>
    <w:uiPriority w:val="99"/>
    <w:semiHidden/>
    <w:rsid w:val="00C2633E"/>
    <w:rPr>
      <w:rFonts w:ascii="Times New Roman" w:hAnsi="Times New Roman"/>
    </w:rPr>
  </w:style>
  <w:style w:type="character" w:styleId="CommentReference">
    <w:name w:val="annotation reference"/>
    <w:basedOn w:val="DefaultParagraphFont"/>
    <w:uiPriority w:val="99"/>
    <w:semiHidden/>
    <w:unhideWhenUsed/>
    <w:rsid w:val="00C2633E"/>
    <w:rPr>
      <w:sz w:val="16"/>
      <w:szCs w:val="16"/>
    </w:rPr>
  </w:style>
  <w:style w:type="paragraph" w:styleId="CommentText">
    <w:name w:val="annotation text"/>
    <w:basedOn w:val="Normal"/>
    <w:link w:val="CommentTextChar"/>
    <w:uiPriority w:val="99"/>
    <w:unhideWhenUsed/>
    <w:rsid w:val="4F4E6EDC"/>
    <w:rPr>
      <w:sz w:val="20"/>
      <w:szCs w:val="20"/>
    </w:rPr>
  </w:style>
  <w:style w:type="character" w:customStyle="1" w:styleId="CommentTextChar">
    <w:name w:val="Comment Text Char"/>
    <w:basedOn w:val="DefaultParagraphFont"/>
    <w:link w:val="CommentText"/>
    <w:uiPriority w:val="99"/>
    <w:rsid w:val="00C2633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2633E"/>
    <w:rPr>
      <w:b/>
      <w:bCs/>
    </w:rPr>
  </w:style>
  <w:style w:type="character" w:customStyle="1" w:styleId="CommentSubjectChar">
    <w:name w:val="Comment Subject Char"/>
    <w:basedOn w:val="CommentTextChar"/>
    <w:link w:val="CommentSubject"/>
    <w:uiPriority w:val="99"/>
    <w:semiHidden/>
    <w:rsid w:val="00C2633E"/>
    <w:rPr>
      <w:rFonts w:ascii="Times New Roman" w:hAnsi="Times New Roman"/>
      <w:b/>
      <w:bCs/>
      <w:sz w:val="20"/>
      <w:szCs w:val="20"/>
    </w:rPr>
  </w:style>
  <w:style w:type="paragraph" w:customStyle="1" w:styleId="TableParagraph">
    <w:name w:val="Table Paragraph"/>
    <w:basedOn w:val="Normal"/>
    <w:uiPriority w:val="1"/>
    <w:qFormat/>
    <w:rsid w:val="4F4E6EDC"/>
    <w:pPr>
      <w:spacing w:before="18"/>
      <w:jc w:val="center"/>
    </w:pPr>
    <w:rPr>
      <w:rFonts w:eastAsia="Times New Roman" w:cs="Times New Roman"/>
      <w:sz w:val="22"/>
      <w:szCs w:val="22"/>
    </w:rPr>
  </w:style>
  <w:style w:type="paragraph" w:styleId="Subtitle">
    <w:name w:val="Subtitle"/>
    <w:basedOn w:val="Normal"/>
    <w:next w:val="Normal"/>
    <w:uiPriority w:val="11"/>
    <w:qFormat/>
    <w:rsid w:val="4F4E6EDC"/>
    <w:rPr>
      <w:rFonts w:eastAsiaTheme="minorEastAsia"/>
      <w:color w:val="5A5A5A"/>
    </w:rPr>
  </w:style>
  <w:style w:type="paragraph" w:styleId="Quote">
    <w:name w:val="Quote"/>
    <w:basedOn w:val="Normal"/>
    <w:next w:val="Normal"/>
    <w:uiPriority w:val="29"/>
    <w:qFormat/>
    <w:rsid w:val="4F4E6EDC"/>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4F4E6ED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paragraph" w:styleId="TOC4">
    <w:name w:val="toc 4"/>
    <w:basedOn w:val="Normal"/>
    <w:next w:val="Normal"/>
    <w:uiPriority w:val="39"/>
    <w:unhideWhenUsed/>
    <w:rsid w:val="4F4E6EDC"/>
    <w:pPr>
      <w:spacing w:after="100"/>
      <w:ind w:left="660"/>
    </w:pPr>
  </w:style>
  <w:style w:type="paragraph" w:styleId="TOC5">
    <w:name w:val="toc 5"/>
    <w:basedOn w:val="Normal"/>
    <w:next w:val="Normal"/>
    <w:uiPriority w:val="39"/>
    <w:unhideWhenUsed/>
    <w:rsid w:val="4F4E6EDC"/>
    <w:pPr>
      <w:spacing w:after="100"/>
      <w:ind w:left="880"/>
    </w:pPr>
  </w:style>
  <w:style w:type="paragraph" w:styleId="TOC6">
    <w:name w:val="toc 6"/>
    <w:basedOn w:val="Normal"/>
    <w:next w:val="Normal"/>
    <w:uiPriority w:val="39"/>
    <w:unhideWhenUsed/>
    <w:rsid w:val="4F4E6EDC"/>
    <w:pPr>
      <w:spacing w:after="100"/>
      <w:ind w:left="1100"/>
    </w:pPr>
  </w:style>
  <w:style w:type="paragraph" w:styleId="TOC7">
    <w:name w:val="toc 7"/>
    <w:basedOn w:val="Normal"/>
    <w:next w:val="Normal"/>
    <w:uiPriority w:val="39"/>
    <w:unhideWhenUsed/>
    <w:rsid w:val="4F4E6EDC"/>
    <w:pPr>
      <w:spacing w:after="100"/>
      <w:ind w:left="1320"/>
    </w:pPr>
  </w:style>
  <w:style w:type="paragraph" w:styleId="TOC8">
    <w:name w:val="toc 8"/>
    <w:basedOn w:val="Normal"/>
    <w:next w:val="Normal"/>
    <w:uiPriority w:val="39"/>
    <w:unhideWhenUsed/>
    <w:rsid w:val="4F4E6EDC"/>
    <w:pPr>
      <w:spacing w:after="100"/>
      <w:ind w:left="1540"/>
    </w:pPr>
  </w:style>
  <w:style w:type="paragraph" w:styleId="TOC9">
    <w:name w:val="toc 9"/>
    <w:basedOn w:val="Normal"/>
    <w:next w:val="Normal"/>
    <w:uiPriority w:val="39"/>
    <w:unhideWhenUsed/>
    <w:rsid w:val="4F4E6EDC"/>
    <w:pPr>
      <w:spacing w:after="100"/>
      <w:ind w:left="1760"/>
    </w:pPr>
  </w:style>
  <w:style w:type="paragraph" w:styleId="EndnoteText">
    <w:name w:val="endnote text"/>
    <w:basedOn w:val="Normal"/>
    <w:uiPriority w:val="99"/>
    <w:semiHidden/>
    <w:unhideWhenUsed/>
    <w:rsid w:val="4F4E6EDC"/>
    <w:rPr>
      <w:sz w:val="20"/>
      <w:szCs w:val="20"/>
    </w:rPr>
  </w:style>
  <w:style w:type="paragraph" w:styleId="FootnoteText">
    <w:name w:val="footnote text"/>
    <w:basedOn w:val="Normal"/>
    <w:uiPriority w:val="99"/>
    <w:semiHidden/>
    <w:unhideWhenUsed/>
    <w:rsid w:val="4F4E6EDC"/>
    <w:rPr>
      <w:sz w:val="20"/>
      <w:szCs w:val="20"/>
    </w:rPr>
  </w:style>
  <w:style w:type="paragraph" w:styleId="Bibliography">
    <w:name w:val="Bibliography"/>
    <w:basedOn w:val="Normal"/>
    <w:next w:val="Normal"/>
    <w:uiPriority w:val="37"/>
    <w:unhideWhenUsed/>
    <w:rsid w:val="000B1297"/>
  </w:style>
  <w:style w:type="table" w:customStyle="1" w:styleId="TableGrid1">
    <w:name w:val="Table Grid1"/>
    <w:basedOn w:val="TableNormal"/>
    <w:next w:val="TableGrid"/>
    <w:uiPriority w:val="39"/>
    <w:rsid w:val="00D000B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0291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0291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20291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APAReport">
    <w:name w:val="APA Report"/>
    <w:basedOn w:val="TableNormal"/>
    <w:uiPriority w:val="99"/>
    <w:rsid w:val="006C21A7"/>
    <w:rPr>
      <w:rFonts w:eastAsia="SimSun"/>
      <w:lang w:eastAsia="ja-JP"/>
    </w:rPr>
    <w:tblPr>
      <w:tblBorders>
        <w:top w:val="single" w:sz="12" w:space="0" w:color="auto"/>
        <w:bottom w:val="single" w:sz="12" w:space="0" w:color="auto"/>
      </w:tblBorders>
    </w:tblPr>
    <w:tblStylePr w:type="firstRow">
      <w:rPr>
        <w:rFonts w:ascii="Times New Roman" w:hAnsi="Times New Roman"/>
      </w:rPr>
      <w:tblPr/>
      <w:trPr>
        <w:tblHeader/>
      </w:trPr>
      <w:tcPr>
        <w:tcBorders>
          <w:top w:val="single" w:sz="12" w:space="0" w:color="auto"/>
          <w:left w:val="nil"/>
          <w:bottom w:val="single" w:sz="12"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8620797">
      <w:bodyDiv w:val="1"/>
      <w:marLeft w:val="0"/>
      <w:marRight w:val="0"/>
      <w:marTop w:val="0"/>
      <w:marBottom w:val="0"/>
      <w:divBdr>
        <w:top w:val="none" w:sz="0" w:space="0" w:color="auto"/>
        <w:left w:val="none" w:sz="0" w:space="0" w:color="auto"/>
        <w:bottom w:val="none" w:sz="0" w:space="0" w:color="auto"/>
        <w:right w:val="none" w:sz="0" w:space="0" w:color="auto"/>
      </w:divBdr>
      <w:divsChild>
        <w:div w:id="199899491">
          <w:marLeft w:val="0"/>
          <w:marRight w:val="0"/>
          <w:marTop w:val="0"/>
          <w:marBottom w:val="0"/>
          <w:divBdr>
            <w:top w:val="none" w:sz="0" w:space="0" w:color="auto"/>
            <w:left w:val="none" w:sz="0" w:space="0" w:color="auto"/>
            <w:bottom w:val="none" w:sz="0" w:space="0" w:color="auto"/>
            <w:right w:val="none" w:sz="0" w:space="0" w:color="auto"/>
          </w:divBdr>
        </w:div>
        <w:div w:id="468674637">
          <w:marLeft w:val="0"/>
          <w:marRight w:val="0"/>
          <w:marTop w:val="0"/>
          <w:marBottom w:val="0"/>
          <w:divBdr>
            <w:top w:val="none" w:sz="0" w:space="0" w:color="auto"/>
            <w:left w:val="none" w:sz="0" w:space="0" w:color="auto"/>
            <w:bottom w:val="none" w:sz="0" w:space="0" w:color="auto"/>
            <w:right w:val="none" w:sz="0" w:space="0" w:color="auto"/>
          </w:divBdr>
        </w:div>
      </w:divsChild>
    </w:div>
    <w:div w:id="1769933533">
      <w:bodyDiv w:val="1"/>
      <w:marLeft w:val="0"/>
      <w:marRight w:val="0"/>
      <w:marTop w:val="0"/>
      <w:marBottom w:val="0"/>
      <w:divBdr>
        <w:top w:val="none" w:sz="0" w:space="0" w:color="auto"/>
        <w:left w:val="none" w:sz="0" w:space="0" w:color="auto"/>
        <w:bottom w:val="none" w:sz="0" w:space="0" w:color="auto"/>
        <w:right w:val="none" w:sz="0" w:space="0" w:color="auto"/>
      </w:divBdr>
      <w:divsChild>
        <w:div w:id="811144413">
          <w:marLeft w:val="0"/>
          <w:marRight w:val="0"/>
          <w:marTop w:val="0"/>
          <w:marBottom w:val="0"/>
          <w:divBdr>
            <w:top w:val="none" w:sz="0" w:space="0" w:color="auto"/>
            <w:left w:val="none" w:sz="0" w:space="0" w:color="auto"/>
            <w:bottom w:val="none" w:sz="0" w:space="0" w:color="auto"/>
            <w:right w:val="none" w:sz="0" w:space="0" w:color="auto"/>
          </w:divBdr>
        </w:div>
        <w:div w:id="1665010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microsoft.com/office/2011/relationships/commentsExtended" Target="commentsExtended.xml"/><Relationship Id="rId26" Type="http://schemas.openxmlformats.org/officeDocument/2006/relationships/header" Target="header10.xml"/><Relationship Id="rId3" Type="http://schemas.openxmlformats.org/officeDocument/2006/relationships/styles" Target="styles.xml"/><Relationship Id="rId21" Type="http://schemas.openxmlformats.org/officeDocument/2006/relationships/image" Target="media/image1.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comments" Target="comments.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8.xml"/><Relationship Id="rId20" Type="http://schemas.microsoft.com/office/2018/08/relationships/commentsExtensible" Target="commentsExtensible.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3.jpeg"/><Relationship Id="rId28" Type="http://schemas.microsoft.com/office/2011/relationships/people" Target="people.xml"/><Relationship Id="rId10" Type="http://schemas.openxmlformats.org/officeDocument/2006/relationships/header" Target="header2.xm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6.xml"/><Relationship Id="rId22" Type="http://schemas.openxmlformats.org/officeDocument/2006/relationships/image" Target="media/image2.png"/><Relationship Id="rId27" Type="http://schemas.openxmlformats.org/officeDocument/2006/relationships/fontTable" Target="fontTable.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F3B32-4E5B-4D5C-A36A-94EF52449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106</Pages>
  <Words>79568</Words>
  <Characters>453541</Characters>
  <Application>Microsoft Office Word</Application>
  <DocSecurity>0</DocSecurity>
  <Lines>3779</Lines>
  <Paragraphs>1064</Paragraphs>
  <ScaleCrop>false</ScaleCrop>
  <HeadingPairs>
    <vt:vector size="2" baseType="variant">
      <vt:variant>
        <vt:lpstr>Title</vt:lpstr>
      </vt:variant>
      <vt:variant>
        <vt:i4>1</vt:i4>
      </vt:variant>
    </vt:vector>
  </HeadingPairs>
  <TitlesOfParts>
    <vt:vector size="1" baseType="lpstr">
      <vt:lpstr/>
    </vt:vector>
  </TitlesOfParts>
  <Company>Graduate School OSU</Company>
  <LinksUpToDate>false</LinksUpToDate>
  <CharactersWithSpaces>532045</CharactersWithSpaces>
  <SharedDoc>false</SharedDoc>
  <HLinks>
    <vt:vector size="192" baseType="variant">
      <vt:variant>
        <vt:i4>1703987</vt:i4>
      </vt:variant>
      <vt:variant>
        <vt:i4>194</vt:i4>
      </vt:variant>
      <vt:variant>
        <vt:i4>0</vt:i4>
      </vt:variant>
      <vt:variant>
        <vt:i4>5</vt:i4>
      </vt:variant>
      <vt:variant>
        <vt:lpwstr/>
      </vt:variant>
      <vt:variant>
        <vt:lpwstr>_Toc493073376</vt:lpwstr>
      </vt:variant>
      <vt:variant>
        <vt:i4>1703987</vt:i4>
      </vt:variant>
      <vt:variant>
        <vt:i4>188</vt:i4>
      </vt:variant>
      <vt:variant>
        <vt:i4>0</vt:i4>
      </vt:variant>
      <vt:variant>
        <vt:i4>5</vt:i4>
      </vt:variant>
      <vt:variant>
        <vt:lpwstr/>
      </vt:variant>
      <vt:variant>
        <vt:lpwstr>_Toc493073375</vt:lpwstr>
      </vt:variant>
      <vt:variant>
        <vt:i4>1703987</vt:i4>
      </vt:variant>
      <vt:variant>
        <vt:i4>182</vt:i4>
      </vt:variant>
      <vt:variant>
        <vt:i4>0</vt:i4>
      </vt:variant>
      <vt:variant>
        <vt:i4>5</vt:i4>
      </vt:variant>
      <vt:variant>
        <vt:lpwstr/>
      </vt:variant>
      <vt:variant>
        <vt:lpwstr>_Toc493073374</vt:lpwstr>
      </vt:variant>
      <vt:variant>
        <vt:i4>1966136</vt:i4>
      </vt:variant>
      <vt:variant>
        <vt:i4>173</vt:i4>
      </vt:variant>
      <vt:variant>
        <vt:i4>0</vt:i4>
      </vt:variant>
      <vt:variant>
        <vt:i4>5</vt:i4>
      </vt:variant>
      <vt:variant>
        <vt:lpwstr/>
      </vt:variant>
      <vt:variant>
        <vt:lpwstr>_Toc490653955</vt:lpwstr>
      </vt:variant>
      <vt:variant>
        <vt:i4>1507379</vt:i4>
      </vt:variant>
      <vt:variant>
        <vt:i4>164</vt:i4>
      </vt:variant>
      <vt:variant>
        <vt:i4>0</vt:i4>
      </vt:variant>
      <vt:variant>
        <vt:i4>5</vt:i4>
      </vt:variant>
      <vt:variant>
        <vt:lpwstr/>
      </vt:variant>
      <vt:variant>
        <vt:lpwstr>_Toc190009204</vt:lpwstr>
      </vt:variant>
      <vt:variant>
        <vt:i4>1507379</vt:i4>
      </vt:variant>
      <vt:variant>
        <vt:i4>158</vt:i4>
      </vt:variant>
      <vt:variant>
        <vt:i4>0</vt:i4>
      </vt:variant>
      <vt:variant>
        <vt:i4>5</vt:i4>
      </vt:variant>
      <vt:variant>
        <vt:lpwstr/>
      </vt:variant>
      <vt:variant>
        <vt:lpwstr>_Toc190009203</vt:lpwstr>
      </vt:variant>
      <vt:variant>
        <vt:i4>1507379</vt:i4>
      </vt:variant>
      <vt:variant>
        <vt:i4>152</vt:i4>
      </vt:variant>
      <vt:variant>
        <vt:i4>0</vt:i4>
      </vt:variant>
      <vt:variant>
        <vt:i4>5</vt:i4>
      </vt:variant>
      <vt:variant>
        <vt:lpwstr/>
      </vt:variant>
      <vt:variant>
        <vt:lpwstr>_Toc190009202</vt:lpwstr>
      </vt:variant>
      <vt:variant>
        <vt:i4>1507379</vt:i4>
      </vt:variant>
      <vt:variant>
        <vt:i4>146</vt:i4>
      </vt:variant>
      <vt:variant>
        <vt:i4>0</vt:i4>
      </vt:variant>
      <vt:variant>
        <vt:i4>5</vt:i4>
      </vt:variant>
      <vt:variant>
        <vt:lpwstr/>
      </vt:variant>
      <vt:variant>
        <vt:lpwstr>_Toc190009201</vt:lpwstr>
      </vt:variant>
      <vt:variant>
        <vt:i4>1507379</vt:i4>
      </vt:variant>
      <vt:variant>
        <vt:i4>140</vt:i4>
      </vt:variant>
      <vt:variant>
        <vt:i4>0</vt:i4>
      </vt:variant>
      <vt:variant>
        <vt:i4>5</vt:i4>
      </vt:variant>
      <vt:variant>
        <vt:lpwstr/>
      </vt:variant>
      <vt:variant>
        <vt:lpwstr>_Toc190009200</vt:lpwstr>
      </vt:variant>
      <vt:variant>
        <vt:i4>1966128</vt:i4>
      </vt:variant>
      <vt:variant>
        <vt:i4>134</vt:i4>
      </vt:variant>
      <vt:variant>
        <vt:i4>0</vt:i4>
      </vt:variant>
      <vt:variant>
        <vt:i4>5</vt:i4>
      </vt:variant>
      <vt:variant>
        <vt:lpwstr/>
      </vt:variant>
      <vt:variant>
        <vt:lpwstr>_Toc190009199</vt:lpwstr>
      </vt:variant>
      <vt:variant>
        <vt:i4>1966128</vt:i4>
      </vt:variant>
      <vt:variant>
        <vt:i4>128</vt:i4>
      </vt:variant>
      <vt:variant>
        <vt:i4>0</vt:i4>
      </vt:variant>
      <vt:variant>
        <vt:i4>5</vt:i4>
      </vt:variant>
      <vt:variant>
        <vt:lpwstr/>
      </vt:variant>
      <vt:variant>
        <vt:lpwstr>_Toc190009198</vt:lpwstr>
      </vt:variant>
      <vt:variant>
        <vt:i4>1966128</vt:i4>
      </vt:variant>
      <vt:variant>
        <vt:i4>122</vt:i4>
      </vt:variant>
      <vt:variant>
        <vt:i4>0</vt:i4>
      </vt:variant>
      <vt:variant>
        <vt:i4>5</vt:i4>
      </vt:variant>
      <vt:variant>
        <vt:lpwstr/>
      </vt:variant>
      <vt:variant>
        <vt:lpwstr>_Toc190009197</vt:lpwstr>
      </vt:variant>
      <vt:variant>
        <vt:i4>1966128</vt:i4>
      </vt:variant>
      <vt:variant>
        <vt:i4>116</vt:i4>
      </vt:variant>
      <vt:variant>
        <vt:i4>0</vt:i4>
      </vt:variant>
      <vt:variant>
        <vt:i4>5</vt:i4>
      </vt:variant>
      <vt:variant>
        <vt:lpwstr/>
      </vt:variant>
      <vt:variant>
        <vt:lpwstr>_Toc190009196</vt:lpwstr>
      </vt:variant>
      <vt:variant>
        <vt:i4>1966128</vt:i4>
      </vt:variant>
      <vt:variant>
        <vt:i4>110</vt:i4>
      </vt:variant>
      <vt:variant>
        <vt:i4>0</vt:i4>
      </vt:variant>
      <vt:variant>
        <vt:i4>5</vt:i4>
      </vt:variant>
      <vt:variant>
        <vt:lpwstr/>
      </vt:variant>
      <vt:variant>
        <vt:lpwstr>_Toc190009195</vt:lpwstr>
      </vt:variant>
      <vt:variant>
        <vt:i4>1966128</vt:i4>
      </vt:variant>
      <vt:variant>
        <vt:i4>104</vt:i4>
      </vt:variant>
      <vt:variant>
        <vt:i4>0</vt:i4>
      </vt:variant>
      <vt:variant>
        <vt:i4>5</vt:i4>
      </vt:variant>
      <vt:variant>
        <vt:lpwstr/>
      </vt:variant>
      <vt:variant>
        <vt:lpwstr>_Toc190009194</vt:lpwstr>
      </vt:variant>
      <vt:variant>
        <vt:i4>1966128</vt:i4>
      </vt:variant>
      <vt:variant>
        <vt:i4>98</vt:i4>
      </vt:variant>
      <vt:variant>
        <vt:i4>0</vt:i4>
      </vt:variant>
      <vt:variant>
        <vt:i4>5</vt:i4>
      </vt:variant>
      <vt:variant>
        <vt:lpwstr/>
      </vt:variant>
      <vt:variant>
        <vt:lpwstr>_Toc190009193</vt:lpwstr>
      </vt:variant>
      <vt:variant>
        <vt:i4>1966128</vt:i4>
      </vt:variant>
      <vt:variant>
        <vt:i4>92</vt:i4>
      </vt:variant>
      <vt:variant>
        <vt:i4>0</vt:i4>
      </vt:variant>
      <vt:variant>
        <vt:i4>5</vt:i4>
      </vt:variant>
      <vt:variant>
        <vt:lpwstr/>
      </vt:variant>
      <vt:variant>
        <vt:lpwstr>_Toc190009192</vt:lpwstr>
      </vt:variant>
      <vt:variant>
        <vt:i4>1966128</vt:i4>
      </vt:variant>
      <vt:variant>
        <vt:i4>86</vt:i4>
      </vt:variant>
      <vt:variant>
        <vt:i4>0</vt:i4>
      </vt:variant>
      <vt:variant>
        <vt:i4>5</vt:i4>
      </vt:variant>
      <vt:variant>
        <vt:lpwstr/>
      </vt:variant>
      <vt:variant>
        <vt:lpwstr>_Toc190009191</vt:lpwstr>
      </vt:variant>
      <vt:variant>
        <vt:i4>1966128</vt:i4>
      </vt:variant>
      <vt:variant>
        <vt:i4>80</vt:i4>
      </vt:variant>
      <vt:variant>
        <vt:i4>0</vt:i4>
      </vt:variant>
      <vt:variant>
        <vt:i4>5</vt:i4>
      </vt:variant>
      <vt:variant>
        <vt:lpwstr/>
      </vt:variant>
      <vt:variant>
        <vt:lpwstr>_Toc190009190</vt:lpwstr>
      </vt:variant>
      <vt:variant>
        <vt:i4>2031664</vt:i4>
      </vt:variant>
      <vt:variant>
        <vt:i4>74</vt:i4>
      </vt:variant>
      <vt:variant>
        <vt:i4>0</vt:i4>
      </vt:variant>
      <vt:variant>
        <vt:i4>5</vt:i4>
      </vt:variant>
      <vt:variant>
        <vt:lpwstr/>
      </vt:variant>
      <vt:variant>
        <vt:lpwstr>_Toc190009189</vt:lpwstr>
      </vt:variant>
      <vt:variant>
        <vt:i4>2031664</vt:i4>
      </vt:variant>
      <vt:variant>
        <vt:i4>68</vt:i4>
      </vt:variant>
      <vt:variant>
        <vt:i4>0</vt:i4>
      </vt:variant>
      <vt:variant>
        <vt:i4>5</vt:i4>
      </vt:variant>
      <vt:variant>
        <vt:lpwstr/>
      </vt:variant>
      <vt:variant>
        <vt:lpwstr>_Toc190009188</vt:lpwstr>
      </vt:variant>
      <vt:variant>
        <vt:i4>2031664</vt:i4>
      </vt:variant>
      <vt:variant>
        <vt:i4>62</vt:i4>
      </vt:variant>
      <vt:variant>
        <vt:i4>0</vt:i4>
      </vt:variant>
      <vt:variant>
        <vt:i4>5</vt:i4>
      </vt:variant>
      <vt:variant>
        <vt:lpwstr/>
      </vt:variant>
      <vt:variant>
        <vt:lpwstr>_Toc190009187</vt:lpwstr>
      </vt:variant>
      <vt:variant>
        <vt:i4>2031664</vt:i4>
      </vt:variant>
      <vt:variant>
        <vt:i4>56</vt:i4>
      </vt:variant>
      <vt:variant>
        <vt:i4>0</vt:i4>
      </vt:variant>
      <vt:variant>
        <vt:i4>5</vt:i4>
      </vt:variant>
      <vt:variant>
        <vt:lpwstr/>
      </vt:variant>
      <vt:variant>
        <vt:lpwstr>_Toc190009186</vt:lpwstr>
      </vt:variant>
      <vt:variant>
        <vt:i4>2031664</vt:i4>
      </vt:variant>
      <vt:variant>
        <vt:i4>50</vt:i4>
      </vt:variant>
      <vt:variant>
        <vt:i4>0</vt:i4>
      </vt:variant>
      <vt:variant>
        <vt:i4>5</vt:i4>
      </vt:variant>
      <vt:variant>
        <vt:lpwstr/>
      </vt:variant>
      <vt:variant>
        <vt:lpwstr>_Toc190009185</vt:lpwstr>
      </vt:variant>
      <vt:variant>
        <vt:i4>2031664</vt:i4>
      </vt:variant>
      <vt:variant>
        <vt:i4>44</vt:i4>
      </vt:variant>
      <vt:variant>
        <vt:i4>0</vt:i4>
      </vt:variant>
      <vt:variant>
        <vt:i4>5</vt:i4>
      </vt:variant>
      <vt:variant>
        <vt:lpwstr/>
      </vt:variant>
      <vt:variant>
        <vt:lpwstr>_Toc190009184</vt:lpwstr>
      </vt:variant>
      <vt:variant>
        <vt:i4>2031664</vt:i4>
      </vt:variant>
      <vt:variant>
        <vt:i4>38</vt:i4>
      </vt:variant>
      <vt:variant>
        <vt:i4>0</vt:i4>
      </vt:variant>
      <vt:variant>
        <vt:i4>5</vt:i4>
      </vt:variant>
      <vt:variant>
        <vt:lpwstr/>
      </vt:variant>
      <vt:variant>
        <vt:lpwstr>_Toc190009183</vt:lpwstr>
      </vt:variant>
      <vt:variant>
        <vt:i4>2031664</vt:i4>
      </vt:variant>
      <vt:variant>
        <vt:i4>32</vt:i4>
      </vt:variant>
      <vt:variant>
        <vt:i4>0</vt:i4>
      </vt:variant>
      <vt:variant>
        <vt:i4>5</vt:i4>
      </vt:variant>
      <vt:variant>
        <vt:lpwstr/>
      </vt:variant>
      <vt:variant>
        <vt:lpwstr>_Toc190009182</vt:lpwstr>
      </vt:variant>
      <vt:variant>
        <vt:i4>2031664</vt:i4>
      </vt:variant>
      <vt:variant>
        <vt:i4>26</vt:i4>
      </vt:variant>
      <vt:variant>
        <vt:i4>0</vt:i4>
      </vt:variant>
      <vt:variant>
        <vt:i4>5</vt:i4>
      </vt:variant>
      <vt:variant>
        <vt:lpwstr/>
      </vt:variant>
      <vt:variant>
        <vt:lpwstr>_Toc190009181</vt:lpwstr>
      </vt:variant>
      <vt:variant>
        <vt:i4>2031664</vt:i4>
      </vt:variant>
      <vt:variant>
        <vt:i4>20</vt:i4>
      </vt:variant>
      <vt:variant>
        <vt:i4>0</vt:i4>
      </vt:variant>
      <vt:variant>
        <vt:i4>5</vt:i4>
      </vt:variant>
      <vt:variant>
        <vt:lpwstr/>
      </vt:variant>
      <vt:variant>
        <vt:lpwstr>_Toc190009180</vt:lpwstr>
      </vt:variant>
      <vt:variant>
        <vt:i4>1048624</vt:i4>
      </vt:variant>
      <vt:variant>
        <vt:i4>14</vt:i4>
      </vt:variant>
      <vt:variant>
        <vt:i4>0</vt:i4>
      </vt:variant>
      <vt:variant>
        <vt:i4>5</vt:i4>
      </vt:variant>
      <vt:variant>
        <vt:lpwstr/>
      </vt:variant>
      <vt:variant>
        <vt:lpwstr>_Toc190009179</vt:lpwstr>
      </vt:variant>
      <vt:variant>
        <vt:i4>1048624</vt:i4>
      </vt:variant>
      <vt:variant>
        <vt:i4>8</vt:i4>
      </vt:variant>
      <vt:variant>
        <vt:i4>0</vt:i4>
      </vt:variant>
      <vt:variant>
        <vt:i4>5</vt:i4>
      </vt:variant>
      <vt:variant>
        <vt:lpwstr/>
      </vt:variant>
      <vt:variant>
        <vt:lpwstr>_Toc190009178</vt:lpwstr>
      </vt:variant>
      <vt:variant>
        <vt:i4>1048624</vt:i4>
      </vt:variant>
      <vt:variant>
        <vt:i4>2</vt:i4>
      </vt:variant>
      <vt:variant>
        <vt:i4>0</vt:i4>
      </vt:variant>
      <vt:variant>
        <vt:i4>5</vt:i4>
      </vt:variant>
      <vt:variant>
        <vt:lpwstr/>
      </vt:variant>
      <vt:variant>
        <vt:lpwstr>_Toc190009177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Lynn Reidinger</dc:creator>
  <cp:keywords/>
  <dc:description/>
  <cp:lastModifiedBy>Bartle-Haring, Suzanne</cp:lastModifiedBy>
  <cp:revision>2</cp:revision>
  <cp:lastPrinted>2017-09-12T20:35:00Z</cp:lastPrinted>
  <dcterms:created xsi:type="dcterms:W3CDTF">2025-03-25T19:52:00Z</dcterms:created>
  <dcterms:modified xsi:type="dcterms:W3CDTF">2025-03-25T19:52:00Z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id="cdli1kuy"/&gt;&lt;style id="http://www.zotero.org/styles/apa" locale="en-US" hasBibliography="1" bibliographyStyleHasBeenSet="1"/&gt;&lt;prefs&gt;&lt;pref name="fieldType" value="Field"/&gt;&lt;/prefs&gt;&lt;/data&gt;</vt:lpwstr>
  </property>
</Properties>
</file>